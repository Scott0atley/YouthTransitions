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229AB" w14:textId="77777777" w:rsidR="00090D48" w:rsidRPr="00220C73" w:rsidRDefault="00090D48" w:rsidP="00090D48">
      <w:pPr>
        <w:pStyle w:val="Heading1"/>
        <w:rPr>
          <w:rFonts w:ascii="Helvetica" w:eastAsia="NimbusSanL-Bold" w:hAnsi="Helvetica" w:cs="Helvetica"/>
          <w:sz w:val="24"/>
          <w:szCs w:val="24"/>
        </w:rPr>
      </w:pPr>
      <w:bookmarkStart w:id="0" w:name="_Toc131406620"/>
      <w:r w:rsidRPr="00220C73">
        <w:rPr>
          <w:rFonts w:ascii="Helvetica" w:eastAsia="NimbusSanL-Bold" w:hAnsi="Helvetica" w:cs="Helvetica"/>
          <w:sz w:val="24"/>
          <w:szCs w:val="24"/>
        </w:rPr>
        <w:t>Youth in Transition: Longitudinal Comparisons of Youth Transitions in the UK using Cohort and Synthetic Cohort Data</w:t>
      </w:r>
      <w:bookmarkEnd w:id="0"/>
    </w:p>
    <w:sdt>
      <w:sdtPr>
        <w:rPr>
          <w:rFonts w:ascii="Helvetica" w:eastAsiaTheme="minorHAnsi" w:hAnsi="Helvetica" w:cs="Helvetica"/>
          <w:color w:val="auto"/>
          <w:sz w:val="24"/>
          <w:szCs w:val="24"/>
          <w:lang w:val="en-GB"/>
        </w:rPr>
        <w:id w:val="-1861043396"/>
        <w:docPartObj>
          <w:docPartGallery w:val="Table of Contents"/>
          <w:docPartUnique/>
        </w:docPartObj>
      </w:sdtPr>
      <w:sdtEndPr>
        <w:rPr>
          <w:b/>
          <w:bCs/>
          <w:noProof/>
        </w:rPr>
      </w:sdtEndPr>
      <w:sdtContent>
        <w:commentRangeStart w:id="1" w:displacedByCustomXml="prev"/>
        <w:p w14:paraId="27331632" w14:textId="2134FC87" w:rsidR="00090D48" w:rsidRPr="00220C73" w:rsidRDefault="00090D48">
          <w:pPr>
            <w:pStyle w:val="TOCHeading"/>
            <w:rPr>
              <w:rFonts w:ascii="Helvetica" w:hAnsi="Helvetica" w:cs="Helvetica"/>
              <w:sz w:val="24"/>
              <w:szCs w:val="24"/>
            </w:rPr>
          </w:pPr>
          <w:r w:rsidRPr="00220C73">
            <w:rPr>
              <w:rFonts w:ascii="Helvetica" w:hAnsi="Helvetica" w:cs="Helvetica"/>
              <w:sz w:val="24"/>
              <w:szCs w:val="24"/>
            </w:rPr>
            <w:t>Contents</w:t>
          </w:r>
          <w:commentRangeEnd w:id="1"/>
          <w:r w:rsidR="00EB4B4D" w:rsidRPr="00220C73">
            <w:rPr>
              <w:rStyle w:val="CommentReference"/>
              <w:rFonts w:ascii="Helvetica" w:eastAsiaTheme="minorHAnsi" w:hAnsi="Helvetica" w:cs="Helvetica"/>
              <w:color w:val="auto"/>
              <w:sz w:val="24"/>
              <w:szCs w:val="24"/>
              <w:lang w:val="en-GB"/>
            </w:rPr>
            <w:commentReference w:id="1"/>
          </w:r>
        </w:p>
        <w:commentRangeStart w:id="2"/>
        <w:p w14:paraId="170E6ADC" w14:textId="21D2E1A5" w:rsidR="00BD7EC8" w:rsidRDefault="00090D48">
          <w:pPr>
            <w:pStyle w:val="TOC1"/>
            <w:rPr>
              <w:rFonts w:eastAsiaTheme="minorEastAsia"/>
              <w:noProof/>
              <w:lang w:eastAsia="en-GB"/>
            </w:rPr>
          </w:pPr>
          <w:r w:rsidRPr="00220C73">
            <w:rPr>
              <w:rFonts w:ascii="Helvetica" w:hAnsi="Helvetica" w:cs="Helvetica"/>
              <w:sz w:val="24"/>
              <w:szCs w:val="24"/>
            </w:rPr>
            <w:fldChar w:fldCharType="begin"/>
          </w:r>
          <w:r w:rsidRPr="00220C73">
            <w:rPr>
              <w:rFonts w:ascii="Helvetica" w:hAnsi="Helvetica" w:cs="Helvetica"/>
              <w:sz w:val="24"/>
              <w:szCs w:val="24"/>
            </w:rPr>
            <w:instrText xml:space="preserve"> TOC \o "1-3" \h \z \u </w:instrText>
          </w:r>
          <w:r w:rsidRPr="00220C73">
            <w:rPr>
              <w:rFonts w:ascii="Helvetica" w:hAnsi="Helvetica" w:cs="Helvetica"/>
              <w:sz w:val="24"/>
              <w:szCs w:val="24"/>
            </w:rPr>
            <w:fldChar w:fldCharType="separate"/>
          </w:r>
          <w:hyperlink w:anchor="_Toc131406620" w:history="1">
            <w:r w:rsidR="00BD7EC8" w:rsidRPr="00DD7A4F">
              <w:rPr>
                <w:rStyle w:val="Hyperlink"/>
                <w:rFonts w:ascii="Helvetica" w:eastAsia="NimbusSanL-Bold" w:hAnsi="Helvetica" w:cs="Helvetica"/>
                <w:noProof/>
              </w:rPr>
              <w:t>Youth in Transition: Longitudinal Comparisons of Youth Transitions in the UK using Cohort and Synthetic Cohort Data</w:t>
            </w:r>
            <w:r w:rsidR="00BD7EC8">
              <w:rPr>
                <w:noProof/>
                <w:webHidden/>
              </w:rPr>
              <w:tab/>
            </w:r>
            <w:r w:rsidR="00BD7EC8">
              <w:rPr>
                <w:noProof/>
                <w:webHidden/>
              </w:rPr>
              <w:fldChar w:fldCharType="begin"/>
            </w:r>
            <w:r w:rsidR="00BD7EC8">
              <w:rPr>
                <w:noProof/>
                <w:webHidden/>
              </w:rPr>
              <w:instrText xml:space="preserve"> PAGEREF _Toc131406620 \h </w:instrText>
            </w:r>
            <w:r w:rsidR="00BD7EC8">
              <w:rPr>
                <w:noProof/>
                <w:webHidden/>
              </w:rPr>
            </w:r>
            <w:r w:rsidR="00BD7EC8">
              <w:rPr>
                <w:noProof/>
                <w:webHidden/>
              </w:rPr>
              <w:fldChar w:fldCharType="separate"/>
            </w:r>
            <w:r w:rsidR="00BD7EC8">
              <w:rPr>
                <w:noProof/>
                <w:webHidden/>
              </w:rPr>
              <w:t>1</w:t>
            </w:r>
            <w:r w:rsidR="00BD7EC8">
              <w:rPr>
                <w:noProof/>
                <w:webHidden/>
              </w:rPr>
              <w:fldChar w:fldCharType="end"/>
            </w:r>
          </w:hyperlink>
        </w:p>
        <w:p w14:paraId="1F263E42" w14:textId="5196D2DC" w:rsidR="00BD7EC8" w:rsidRDefault="00BD7EC8">
          <w:pPr>
            <w:pStyle w:val="TOC1"/>
            <w:rPr>
              <w:rFonts w:eastAsiaTheme="minorEastAsia"/>
              <w:noProof/>
              <w:lang w:eastAsia="en-GB"/>
            </w:rPr>
          </w:pPr>
          <w:hyperlink w:anchor="_Toc131406621" w:history="1">
            <w:r w:rsidRPr="00DD7A4F">
              <w:rPr>
                <w:rStyle w:val="Hyperlink"/>
                <w:rFonts w:ascii="Helvetica" w:hAnsi="Helvetica" w:cs="Helvetica"/>
                <w:noProof/>
              </w:rPr>
              <w:t>Lay Summary</w:t>
            </w:r>
            <w:r>
              <w:rPr>
                <w:noProof/>
                <w:webHidden/>
              </w:rPr>
              <w:tab/>
            </w:r>
            <w:r>
              <w:rPr>
                <w:noProof/>
                <w:webHidden/>
              </w:rPr>
              <w:fldChar w:fldCharType="begin"/>
            </w:r>
            <w:r>
              <w:rPr>
                <w:noProof/>
                <w:webHidden/>
              </w:rPr>
              <w:instrText xml:space="preserve"> PAGEREF _Toc131406621 \h </w:instrText>
            </w:r>
            <w:r>
              <w:rPr>
                <w:noProof/>
                <w:webHidden/>
              </w:rPr>
            </w:r>
            <w:r>
              <w:rPr>
                <w:noProof/>
                <w:webHidden/>
              </w:rPr>
              <w:fldChar w:fldCharType="separate"/>
            </w:r>
            <w:r>
              <w:rPr>
                <w:noProof/>
                <w:webHidden/>
              </w:rPr>
              <w:t>4</w:t>
            </w:r>
            <w:r>
              <w:rPr>
                <w:noProof/>
                <w:webHidden/>
              </w:rPr>
              <w:fldChar w:fldCharType="end"/>
            </w:r>
          </w:hyperlink>
        </w:p>
        <w:p w14:paraId="192F36A2" w14:textId="440047C9" w:rsidR="00BD7EC8" w:rsidRDefault="00BD7EC8">
          <w:pPr>
            <w:pStyle w:val="TOC1"/>
            <w:rPr>
              <w:rFonts w:eastAsiaTheme="minorEastAsia"/>
              <w:noProof/>
              <w:lang w:eastAsia="en-GB"/>
            </w:rPr>
          </w:pPr>
          <w:hyperlink w:anchor="_Toc131406622" w:history="1">
            <w:r w:rsidRPr="00DD7A4F">
              <w:rPr>
                <w:rStyle w:val="Hyperlink"/>
                <w:rFonts w:ascii="Helvetica" w:hAnsi="Helvetica" w:cs="Helvetica"/>
                <w:noProof/>
              </w:rPr>
              <w:t>Abstract</w:t>
            </w:r>
            <w:r>
              <w:rPr>
                <w:noProof/>
                <w:webHidden/>
              </w:rPr>
              <w:tab/>
            </w:r>
            <w:r>
              <w:rPr>
                <w:noProof/>
                <w:webHidden/>
              </w:rPr>
              <w:fldChar w:fldCharType="begin"/>
            </w:r>
            <w:r>
              <w:rPr>
                <w:noProof/>
                <w:webHidden/>
              </w:rPr>
              <w:instrText xml:space="preserve"> PAGEREF _Toc131406622 \h </w:instrText>
            </w:r>
            <w:r>
              <w:rPr>
                <w:noProof/>
                <w:webHidden/>
              </w:rPr>
            </w:r>
            <w:r>
              <w:rPr>
                <w:noProof/>
                <w:webHidden/>
              </w:rPr>
              <w:fldChar w:fldCharType="separate"/>
            </w:r>
            <w:r>
              <w:rPr>
                <w:noProof/>
                <w:webHidden/>
              </w:rPr>
              <w:t>5</w:t>
            </w:r>
            <w:r>
              <w:rPr>
                <w:noProof/>
                <w:webHidden/>
              </w:rPr>
              <w:fldChar w:fldCharType="end"/>
            </w:r>
          </w:hyperlink>
        </w:p>
        <w:p w14:paraId="434F915C" w14:textId="47CDEA8A" w:rsidR="00BD7EC8" w:rsidRDefault="00BD7EC8">
          <w:pPr>
            <w:pStyle w:val="TOC1"/>
            <w:rPr>
              <w:rFonts w:eastAsiaTheme="minorEastAsia"/>
              <w:noProof/>
              <w:lang w:eastAsia="en-GB"/>
            </w:rPr>
          </w:pPr>
          <w:hyperlink w:anchor="_Toc131406623" w:history="1">
            <w:r w:rsidRPr="00DD7A4F">
              <w:rPr>
                <w:rStyle w:val="Hyperlink"/>
                <w:rFonts w:ascii="Helvetica" w:hAnsi="Helvetica" w:cs="Helvetica"/>
                <w:noProof/>
              </w:rPr>
              <w:t>Acknowledgements</w:t>
            </w:r>
            <w:r>
              <w:rPr>
                <w:noProof/>
                <w:webHidden/>
              </w:rPr>
              <w:tab/>
            </w:r>
            <w:r>
              <w:rPr>
                <w:noProof/>
                <w:webHidden/>
              </w:rPr>
              <w:fldChar w:fldCharType="begin"/>
            </w:r>
            <w:r>
              <w:rPr>
                <w:noProof/>
                <w:webHidden/>
              </w:rPr>
              <w:instrText xml:space="preserve"> PAGEREF _Toc131406623 \h </w:instrText>
            </w:r>
            <w:r>
              <w:rPr>
                <w:noProof/>
                <w:webHidden/>
              </w:rPr>
            </w:r>
            <w:r>
              <w:rPr>
                <w:noProof/>
                <w:webHidden/>
              </w:rPr>
              <w:fldChar w:fldCharType="separate"/>
            </w:r>
            <w:r>
              <w:rPr>
                <w:noProof/>
                <w:webHidden/>
              </w:rPr>
              <w:t>6</w:t>
            </w:r>
            <w:r>
              <w:rPr>
                <w:noProof/>
                <w:webHidden/>
              </w:rPr>
              <w:fldChar w:fldCharType="end"/>
            </w:r>
          </w:hyperlink>
        </w:p>
        <w:p w14:paraId="5E884C37" w14:textId="73A1FB04" w:rsidR="00BD7EC8" w:rsidRDefault="00BD7EC8">
          <w:pPr>
            <w:pStyle w:val="TOC1"/>
            <w:rPr>
              <w:rFonts w:eastAsiaTheme="minorEastAsia"/>
              <w:noProof/>
              <w:lang w:eastAsia="en-GB"/>
            </w:rPr>
          </w:pPr>
          <w:hyperlink w:anchor="_Toc131406624" w:history="1">
            <w:r w:rsidRPr="00DD7A4F">
              <w:rPr>
                <w:rStyle w:val="Hyperlink"/>
                <w:rFonts w:ascii="Helvetica" w:hAnsi="Helvetica" w:cs="Helvetica"/>
                <w:noProof/>
              </w:rPr>
              <w:t>Introduction</w:t>
            </w:r>
            <w:r>
              <w:rPr>
                <w:noProof/>
                <w:webHidden/>
              </w:rPr>
              <w:tab/>
            </w:r>
            <w:r>
              <w:rPr>
                <w:noProof/>
                <w:webHidden/>
              </w:rPr>
              <w:fldChar w:fldCharType="begin"/>
            </w:r>
            <w:r>
              <w:rPr>
                <w:noProof/>
                <w:webHidden/>
              </w:rPr>
              <w:instrText xml:space="preserve"> PAGEREF _Toc131406624 \h </w:instrText>
            </w:r>
            <w:r>
              <w:rPr>
                <w:noProof/>
                <w:webHidden/>
              </w:rPr>
            </w:r>
            <w:r>
              <w:rPr>
                <w:noProof/>
                <w:webHidden/>
              </w:rPr>
              <w:fldChar w:fldCharType="separate"/>
            </w:r>
            <w:r>
              <w:rPr>
                <w:noProof/>
                <w:webHidden/>
              </w:rPr>
              <w:t>7</w:t>
            </w:r>
            <w:r>
              <w:rPr>
                <w:noProof/>
                <w:webHidden/>
              </w:rPr>
              <w:fldChar w:fldCharType="end"/>
            </w:r>
          </w:hyperlink>
        </w:p>
        <w:p w14:paraId="2DE0B2FF" w14:textId="5ADE0E97" w:rsidR="00BD7EC8" w:rsidRDefault="00BD7EC8">
          <w:pPr>
            <w:pStyle w:val="TOC1"/>
            <w:rPr>
              <w:rFonts w:eastAsiaTheme="minorEastAsia"/>
              <w:noProof/>
              <w:lang w:eastAsia="en-GB"/>
            </w:rPr>
          </w:pPr>
          <w:hyperlink w:anchor="_Toc131406625" w:history="1">
            <w:r w:rsidRPr="00DD7A4F">
              <w:rPr>
                <w:rStyle w:val="Hyperlink"/>
                <w:rFonts w:ascii="Helvetica" w:hAnsi="Helvetica" w:cs="Helvetica"/>
                <w:noProof/>
              </w:rPr>
              <w:t>Literature Review:</w:t>
            </w:r>
            <w:r>
              <w:rPr>
                <w:noProof/>
                <w:webHidden/>
              </w:rPr>
              <w:tab/>
            </w:r>
            <w:r>
              <w:rPr>
                <w:noProof/>
                <w:webHidden/>
              </w:rPr>
              <w:fldChar w:fldCharType="begin"/>
            </w:r>
            <w:r>
              <w:rPr>
                <w:noProof/>
                <w:webHidden/>
              </w:rPr>
              <w:instrText xml:space="preserve"> PAGEREF _Toc131406625 \h </w:instrText>
            </w:r>
            <w:r>
              <w:rPr>
                <w:noProof/>
                <w:webHidden/>
              </w:rPr>
            </w:r>
            <w:r>
              <w:rPr>
                <w:noProof/>
                <w:webHidden/>
              </w:rPr>
              <w:fldChar w:fldCharType="separate"/>
            </w:r>
            <w:r>
              <w:rPr>
                <w:noProof/>
                <w:webHidden/>
              </w:rPr>
              <w:t>8</w:t>
            </w:r>
            <w:r>
              <w:rPr>
                <w:noProof/>
                <w:webHidden/>
              </w:rPr>
              <w:fldChar w:fldCharType="end"/>
            </w:r>
          </w:hyperlink>
        </w:p>
        <w:p w14:paraId="203FB263" w14:textId="571CFB4C" w:rsidR="00BD7EC8" w:rsidRDefault="00BD7EC8">
          <w:pPr>
            <w:pStyle w:val="TOC2"/>
            <w:tabs>
              <w:tab w:val="right" w:leader="dot" w:pos="9016"/>
            </w:tabs>
            <w:rPr>
              <w:rFonts w:eastAsiaTheme="minorEastAsia"/>
              <w:noProof/>
              <w:lang w:eastAsia="en-GB"/>
            </w:rPr>
          </w:pPr>
          <w:hyperlink w:anchor="_Toc131406626" w:history="1">
            <w:r w:rsidRPr="00DD7A4F">
              <w:rPr>
                <w:rStyle w:val="Hyperlink"/>
                <w:rFonts w:ascii="Helvetica" w:hAnsi="Helvetica" w:cs="Helvetica"/>
                <w:noProof/>
              </w:rPr>
              <w:t>Theoretical Orientation:</w:t>
            </w:r>
            <w:r>
              <w:rPr>
                <w:noProof/>
                <w:webHidden/>
              </w:rPr>
              <w:tab/>
            </w:r>
            <w:r>
              <w:rPr>
                <w:noProof/>
                <w:webHidden/>
              </w:rPr>
              <w:fldChar w:fldCharType="begin"/>
            </w:r>
            <w:r>
              <w:rPr>
                <w:noProof/>
                <w:webHidden/>
              </w:rPr>
              <w:instrText xml:space="preserve"> PAGEREF _Toc131406626 \h </w:instrText>
            </w:r>
            <w:r>
              <w:rPr>
                <w:noProof/>
                <w:webHidden/>
              </w:rPr>
            </w:r>
            <w:r>
              <w:rPr>
                <w:noProof/>
                <w:webHidden/>
              </w:rPr>
              <w:fldChar w:fldCharType="separate"/>
            </w:r>
            <w:r>
              <w:rPr>
                <w:noProof/>
                <w:webHidden/>
              </w:rPr>
              <w:t>8</w:t>
            </w:r>
            <w:r>
              <w:rPr>
                <w:noProof/>
                <w:webHidden/>
              </w:rPr>
              <w:fldChar w:fldCharType="end"/>
            </w:r>
          </w:hyperlink>
        </w:p>
        <w:p w14:paraId="46AB39F6" w14:textId="557E624B" w:rsidR="00BD7EC8" w:rsidRDefault="00BD7EC8">
          <w:pPr>
            <w:pStyle w:val="TOC3"/>
            <w:tabs>
              <w:tab w:val="right" w:leader="dot" w:pos="9016"/>
            </w:tabs>
            <w:rPr>
              <w:noProof/>
            </w:rPr>
          </w:pPr>
          <w:hyperlink w:anchor="_Toc131406627" w:history="1">
            <w:r w:rsidRPr="00DD7A4F">
              <w:rPr>
                <w:rStyle w:val="Hyperlink"/>
                <w:rFonts w:ascii="Helvetica" w:hAnsi="Helvetica" w:cs="Helvetica"/>
                <w:noProof/>
              </w:rPr>
              <w:t>Youth Transitions: Life course, Structuration/Individualisation, and Late Modernity</w:t>
            </w:r>
            <w:r>
              <w:rPr>
                <w:noProof/>
                <w:webHidden/>
              </w:rPr>
              <w:tab/>
            </w:r>
            <w:r>
              <w:rPr>
                <w:noProof/>
                <w:webHidden/>
              </w:rPr>
              <w:fldChar w:fldCharType="begin"/>
            </w:r>
            <w:r>
              <w:rPr>
                <w:noProof/>
                <w:webHidden/>
              </w:rPr>
              <w:instrText xml:space="preserve"> PAGEREF _Toc131406627 \h </w:instrText>
            </w:r>
            <w:r>
              <w:rPr>
                <w:noProof/>
                <w:webHidden/>
              </w:rPr>
            </w:r>
            <w:r>
              <w:rPr>
                <w:noProof/>
                <w:webHidden/>
              </w:rPr>
              <w:fldChar w:fldCharType="separate"/>
            </w:r>
            <w:r>
              <w:rPr>
                <w:noProof/>
                <w:webHidden/>
              </w:rPr>
              <w:t>8</w:t>
            </w:r>
            <w:r>
              <w:rPr>
                <w:noProof/>
                <w:webHidden/>
              </w:rPr>
              <w:fldChar w:fldCharType="end"/>
            </w:r>
          </w:hyperlink>
        </w:p>
        <w:p w14:paraId="31DB5C79" w14:textId="089EA0D0" w:rsidR="00BD7EC8" w:rsidRDefault="00BD7EC8">
          <w:pPr>
            <w:pStyle w:val="TOC2"/>
            <w:tabs>
              <w:tab w:val="right" w:leader="dot" w:pos="9016"/>
            </w:tabs>
            <w:rPr>
              <w:rFonts w:eastAsiaTheme="minorEastAsia"/>
              <w:noProof/>
              <w:lang w:eastAsia="en-GB"/>
            </w:rPr>
          </w:pPr>
          <w:hyperlink w:anchor="_Toc131406628" w:history="1">
            <w:r w:rsidRPr="00DD7A4F">
              <w:rPr>
                <w:rStyle w:val="Hyperlink"/>
                <w:rFonts w:ascii="Helvetica" w:hAnsi="Helvetica" w:cs="Helvetica"/>
                <w:noProof/>
              </w:rPr>
              <w:t>Historical Context</w:t>
            </w:r>
            <w:r>
              <w:rPr>
                <w:noProof/>
                <w:webHidden/>
              </w:rPr>
              <w:tab/>
            </w:r>
            <w:r>
              <w:rPr>
                <w:noProof/>
                <w:webHidden/>
              </w:rPr>
              <w:fldChar w:fldCharType="begin"/>
            </w:r>
            <w:r>
              <w:rPr>
                <w:noProof/>
                <w:webHidden/>
              </w:rPr>
              <w:instrText xml:space="preserve"> PAGEREF _Toc131406628 \h </w:instrText>
            </w:r>
            <w:r>
              <w:rPr>
                <w:noProof/>
                <w:webHidden/>
              </w:rPr>
            </w:r>
            <w:r>
              <w:rPr>
                <w:noProof/>
                <w:webHidden/>
              </w:rPr>
              <w:fldChar w:fldCharType="separate"/>
            </w:r>
            <w:r>
              <w:rPr>
                <w:noProof/>
                <w:webHidden/>
              </w:rPr>
              <w:t>12</w:t>
            </w:r>
            <w:r>
              <w:rPr>
                <w:noProof/>
                <w:webHidden/>
              </w:rPr>
              <w:fldChar w:fldCharType="end"/>
            </w:r>
          </w:hyperlink>
        </w:p>
        <w:p w14:paraId="47775A16" w14:textId="5AB8F265" w:rsidR="00BD7EC8" w:rsidRDefault="00BD7EC8">
          <w:pPr>
            <w:pStyle w:val="TOC3"/>
            <w:tabs>
              <w:tab w:val="right" w:leader="dot" w:pos="9016"/>
            </w:tabs>
            <w:rPr>
              <w:noProof/>
            </w:rPr>
          </w:pPr>
          <w:hyperlink w:anchor="_Toc131406629" w:history="1">
            <w:r w:rsidRPr="00DD7A4F">
              <w:rPr>
                <w:rStyle w:val="Hyperlink"/>
                <w:rFonts w:ascii="Helvetica" w:hAnsi="Helvetica" w:cs="Helvetica"/>
                <w:noProof/>
              </w:rPr>
              <w:t>The UK Educational System in Context</w:t>
            </w:r>
            <w:r>
              <w:rPr>
                <w:noProof/>
                <w:webHidden/>
              </w:rPr>
              <w:tab/>
            </w:r>
            <w:r>
              <w:rPr>
                <w:noProof/>
                <w:webHidden/>
              </w:rPr>
              <w:fldChar w:fldCharType="begin"/>
            </w:r>
            <w:r>
              <w:rPr>
                <w:noProof/>
                <w:webHidden/>
              </w:rPr>
              <w:instrText xml:space="preserve"> PAGEREF _Toc131406629 \h </w:instrText>
            </w:r>
            <w:r>
              <w:rPr>
                <w:noProof/>
                <w:webHidden/>
              </w:rPr>
            </w:r>
            <w:r>
              <w:rPr>
                <w:noProof/>
                <w:webHidden/>
              </w:rPr>
              <w:fldChar w:fldCharType="separate"/>
            </w:r>
            <w:r>
              <w:rPr>
                <w:noProof/>
                <w:webHidden/>
              </w:rPr>
              <w:t>12</w:t>
            </w:r>
            <w:r>
              <w:rPr>
                <w:noProof/>
                <w:webHidden/>
              </w:rPr>
              <w:fldChar w:fldCharType="end"/>
            </w:r>
          </w:hyperlink>
        </w:p>
        <w:p w14:paraId="48C7C673" w14:textId="78B077F7" w:rsidR="00BD7EC8" w:rsidRDefault="00BD7EC8">
          <w:pPr>
            <w:pStyle w:val="TOC3"/>
            <w:tabs>
              <w:tab w:val="right" w:leader="dot" w:pos="9016"/>
            </w:tabs>
            <w:rPr>
              <w:noProof/>
            </w:rPr>
          </w:pPr>
          <w:hyperlink w:anchor="_Toc131406630" w:history="1">
            <w:r w:rsidRPr="00DD7A4F">
              <w:rPr>
                <w:rStyle w:val="Hyperlink"/>
                <w:rFonts w:ascii="Helvetica" w:hAnsi="Helvetica" w:cs="Helvetica"/>
                <w:noProof/>
              </w:rPr>
              <w:t>The UK Labour Market in Context</w:t>
            </w:r>
            <w:r>
              <w:rPr>
                <w:noProof/>
                <w:webHidden/>
              </w:rPr>
              <w:tab/>
            </w:r>
            <w:r>
              <w:rPr>
                <w:noProof/>
                <w:webHidden/>
              </w:rPr>
              <w:fldChar w:fldCharType="begin"/>
            </w:r>
            <w:r>
              <w:rPr>
                <w:noProof/>
                <w:webHidden/>
              </w:rPr>
              <w:instrText xml:space="preserve"> PAGEREF _Toc131406630 \h </w:instrText>
            </w:r>
            <w:r>
              <w:rPr>
                <w:noProof/>
                <w:webHidden/>
              </w:rPr>
            </w:r>
            <w:r>
              <w:rPr>
                <w:noProof/>
                <w:webHidden/>
              </w:rPr>
              <w:fldChar w:fldCharType="separate"/>
            </w:r>
            <w:r>
              <w:rPr>
                <w:noProof/>
                <w:webHidden/>
              </w:rPr>
              <w:t>15</w:t>
            </w:r>
            <w:r>
              <w:rPr>
                <w:noProof/>
                <w:webHidden/>
              </w:rPr>
              <w:fldChar w:fldCharType="end"/>
            </w:r>
          </w:hyperlink>
        </w:p>
        <w:p w14:paraId="3314F60E" w14:textId="2DE721CF" w:rsidR="00BD7EC8" w:rsidRDefault="00BD7EC8">
          <w:pPr>
            <w:pStyle w:val="TOC3"/>
            <w:tabs>
              <w:tab w:val="right" w:leader="dot" w:pos="9016"/>
            </w:tabs>
            <w:rPr>
              <w:noProof/>
            </w:rPr>
          </w:pPr>
          <w:hyperlink w:anchor="_Toc131406631" w:history="1">
            <w:r w:rsidRPr="00DD7A4F">
              <w:rPr>
                <w:rStyle w:val="Hyperlink"/>
                <w:rFonts w:ascii="Helvetica" w:hAnsi="Helvetica" w:cs="Helvetica"/>
                <w:noProof/>
              </w:rPr>
              <w:t>Destinations after mandatory schooling in context</w:t>
            </w:r>
            <w:r>
              <w:rPr>
                <w:noProof/>
                <w:webHidden/>
              </w:rPr>
              <w:tab/>
            </w:r>
            <w:r>
              <w:rPr>
                <w:noProof/>
                <w:webHidden/>
              </w:rPr>
              <w:fldChar w:fldCharType="begin"/>
            </w:r>
            <w:r>
              <w:rPr>
                <w:noProof/>
                <w:webHidden/>
              </w:rPr>
              <w:instrText xml:space="preserve"> PAGEREF _Toc131406631 \h </w:instrText>
            </w:r>
            <w:r>
              <w:rPr>
                <w:noProof/>
                <w:webHidden/>
              </w:rPr>
            </w:r>
            <w:r>
              <w:rPr>
                <w:noProof/>
                <w:webHidden/>
              </w:rPr>
              <w:fldChar w:fldCharType="separate"/>
            </w:r>
            <w:r>
              <w:rPr>
                <w:noProof/>
                <w:webHidden/>
              </w:rPr>
              <w:t>15</w:t>
            </w:r>
            <w:r>
              <w:rPr>
                <w:noProof/>
                <w:webHidden/>
              </w:rPr>
              <w:fldChar w:fldCharType="end"/>
            </w:r>
          </w:hyperlink>
        </w:p>
        <w:p w14:paraId="46304D7A" w14:textId="1EE347B8" w:rsidR="00BD7EC8" w:rsidRDefault="00BD7EC8">
          <w:pPr>
            <w:pStyle w:val="TOC2"/>
            <w:tabs>
              <w:tab w:val="right" w:leader="dot" w:pos="9016"/>
            </w:tabs>
            <w:rPr>
              <w:rFonts w:eastAsiaTheme="minorEastAsia"/>
              <w:noProof/>
              <w:lang w:eastAsia="en-GB"/>
            </w:rPr>
          </w:pPr>
          <w:hyperlink w:anchor="_Toc131406632" w:history="1">
            <w:r w:rsidRPr="00DD7A4F">
              <w:rPr>
                <w:rStyle w:val="Hyperlink"/>
                <w:rFonts w:ascii="Helvetica" w:hAnsi="Helvetica" w:cs="Helvetica"/>
                <w:noProof/>
              </w:rPr>
              <w:t>Empirical Literature</w:t>
            </w:r>
            <w:r>
              <w:rPr>
                <w:noProof/>
                <w:webHidden/>
              </w:rPr>
              <w:tab/>
            </w:r>
            <w:r>
              <w:rPr>
                <w:noProof/>
                <w:webHidden/>
              </w:rPr>
              <w:fldChar w:fldCharType="begin"/>
            </w:r>
            <w:r>
              <w:rPr>
                <w:noProof/>
                <w:webHidden/>
              </w:rPr>
              <w:instrText xml:space="preserve"> PAGEREF _Toc131406632 \h </w:instrText>
            </w:r>
            <w:r>
              <w:rPr>
                <w:noProof/>
                <w:webHidden/>
              </w:rPr>
            </w:r>
            <w:r>
              <w:rPr>
                <w:noProof/>
                <w:webHidden/>
              </w:rPr>
              <w:fldChar w:fldCharType="separate"/>
            </w:r>
            <w:r>
              <w:rPr>
                <w:noProof/>
                <w:webHidden/>
              </w:rPr>
              <w:t>15</w:t>
            </w:r>
            <w:r>
              <w:rPr>
                <w:noProof/>
                <w:webHidden/>
              </w:rPr>
              <w:fldChar w:fldCharType="end"/>
            </w:r>
          </w:hyperlink>
        </w:p>
        <w:p w14:paraId="46192BB8" w14:textId="7E40D439" w:rsidR="00BD7EC8" w:rsidRDefault="00BD7EC8">
          <w:pPr>
            <w:pStyle w:val="TOC3"/>
            <w:tabs>
              <w:tab w:val="right" w:leader="dot" w:pos="9016"/>
            </w:tabs>
            <w:rPr>
              <w:noProof/>
            </w:rPr>
          </w:pPr>
          <w:hyperlink w:anchor="_Toc131406633" w:history="1">
            <w:r w:rsidRPr="00DD7A4F">
              <w:rPr>
                <w:rStyle w:val="Hyperlink"/>
                <w:rFonts w:ascii="Helvetica" w:hAnsi="Helvetica" w:cs="Helvetica"/>
                <w:noProof/>
              </w:rPr>
              <w:t>Current Literature on the UK Education System</w:t>
            </w:r>
            <w:r>
              <w:rPr>
                <w:noProof/>
                <w:webHidden/>
              </w:rPr>
              <w:tab/>
            </w:r>
            <w:r>
              <w:rPr>
                <w:noProof/>
                <w:webHidden/>
              </w:rPr>
              <w:fldChar w:fldCharType="begin"/>
            </w:r>
            <w:r>
              <w:rPr>
                <w:noProof/>
                <w:webHidden/>
              </w:rPr>
              <w:instrText xml:space="preserve"> PAGEREF _Toc131406633 \h </w:instrText>
            </w:r>
            <w:r>
              <w:rPr>
                <w:noProof/>
                <w:webHidden/>
              </w:rPr>
            </w:r>
            <w:r>
              <w:rPr>
                <w:noProof/>
                <w:webHidden/>
              </w:rPr>
              <w:fldChar w:fldCharType="separate"/>
            </w:r>
            <w:r>
              <w:rPr>
                <w:noProof/>
                <w:webHidden/>
              </w:rPr>
              <w:t>15</w:t>
            </w:r>
            <w:r>
              <w:rPr>
                <w:noProof/>
                <w:webHidden/>
              </w:rPr>
              <w:fldChar w:fldCharType="end"/>
            </w:r>
          </w:hyperlink>
        </w:p>
        <w:p w14:paraId="4EAF08FC" w14:textId="30A2F12F" w:rsidR="00BD7EC8" w:rsidRDefault="00BD7EC8">
          <w:pPr>
            <w:pStyle w:val="TOC3"/>
            <w:tabs>
              <w:tab w:val="right" w:leader="dot" w:pos="9016"/>
            </w:tabs>
            <w:rPr>
              <w:noProof/>
            </w:rPr>
          </w:pPr>
          <w:hyperlink w:anchor="_Toc131406634" w:history="1">
            <w:r w:rsidRPr="00DD7A4F">
              <w:rPr>
                <w:rStyle w:val="Hyperlink"/>
                <w:rFonts w:ascii="Helvetica" w:hAnsi="Helvetica" w:cs="Helvetica"/>
                <w:noProof/>
              </w:rPr>
              <w:t>Current Literature on the UK Labour Market</w:t>
            </w:r>
            <w:r>
              <w:rPr>
                <w:noProof/>
                <w:webHidden/>
              </w:rPr>
              <w:tab/>
            </w:r>
            <w:r>
              <w:rPr>
                <w:noProof/>
                <w:webHidden/>
              </w:rPr>
              <w:fldChar w:fldCharType="begin"/>
            </w:r>
            <w:r>
              <w:rPr>
                <w:noProof/>
                <w:webHidden/>
              </w:rPr>
              <w:instrText xml:space="preserve"> PAGEREF _Toc131406634 \h </w:instrText>
            </w:r>
            <w:r>
              <w:rPr>
                <w:noProof/>
                <w:webHidden/>
              </w:rPr>
            </w:r>
            <w:r>
              <w:rPr>
                <w:noProof/>
                <w:webHidden/>
              </w:rPr>
              <w:fldChar w:fldCharType="separate"/>
            </w:r>
            <w:r>
              <w:rPr>
                <w:noProof/>
                <w:webHidden/>
              </w:rPr>
              <w:t>18</w:t>
            </w:r>
            <w:r>
              <w:rPr>
                <w:noProof/>
                <w:webHidden/>
              </w:rPr>
              <w:fldChar w:fldCharType="end"/>
            </w:r>
          </w:hyperlink>
        </w:p>
        <w:p w14:paraId="2BF88EE7" w14:textId="5A8B1F10" w:rsidR="00BD7EC8" w:rsidRDefault="00BD7EC8">
          <w:pPr>
            <w:pStyle w:val="TOC3"/>
            <w:tabs>
              <w:tab w:val="right" w:leader="dot" w:pos="9016"/>
            </w:tabs>
            <w:rPr>
              <w:noProof/>
            </w:rPr>
          </w:pPr>
          <w:hyperlink w:anchor="_Toc131406635" w:history="1">
            <w:r w:rsidRPr="00DD7A4F">
              <w:rPr>
                <w:rStyle w:val="Hyperlink"/>
                <w:rFonts w:ascii="Helvetica" w:hAnsi="Helvetica" w:cs="Helvetica"/>
                <w:noProof/>
              </w:rPr>
              <w:t>Current Literature on Destinations after Mandatory Schooling</w:t>
            </w:r>
            <w:r>
              <w:rPr>
                <w:noProof/>
                <w:webHidden/>
              </w:rPr>
              <w:tab/>
            </w:r>
            <w:r>
              <w:rPr>
                <w:noProof/>
                <w:webHidden/>
              </w:rPr>
              <w:fldChar w:fldCharType="begin"/>
            </w:r>
            <w:r>
              <w:rPr>
                <w:noProof/>
                <w:webHidden/>
              </w:rPr>
              <w:instrText xml:space="preserve"> PAGEREF _Toc131406635 \h </w:instrText>
            </w:r>
            <w:r>
              <w:rPr>
                <w:noProof/>
                <w:webHidden/>
              </w:rPr>
            </w:r>
            <w:r>
              <w:rPr>
                <w:noProof/>
                <w:webHidden/>
              </w:rPr>
              <w:fldChar w:fldCharType="separate"/>
            </w:r>
            <w:r>
              <w:rPr>
                <w:noProof/>
                <w:webHidden/>
              </w:rPr>
              <w:t>20</w:t>
            </w:r>
            <w:r>
              <w:rPr>
                <w:noProof/>
                <w:webHidden/>
              </w:rPr>
              <w:fldChar w:fldCharType="end"/>
            </w:r>
          </w:hyperlink>
        </w:p>
        <w:p w14:paraId="798F0836" w14:textId="0D8DBD4B" w:rsidR="00BD7EC8" w:rsidRDefault="00BD7EC8">
          <w:pPr>
            <w:pStyle w:val="TOC2"/>
            <w:tabs>
              <w:tab w:val="right" w:leader="dot" w:pos="9016"/>
            </w:tabs>
            <w:rPr>
              <w:rFonts w:eastAsiaTheme="minorEastAsia"/>
              <w:noProof/>
              <w:lang w:eastAsia="en-GB"/>
            </w:rPr>
          </w:pPr>
          <w:hyperlink w:anchor="_Toc131406636" w:history="1">
            <w:r w:rsidRPr="00DD7A4F">
              <w:rPr>
                <w:rStyle w:val="Hyperlink"/>
                <w:rFonts w:ascii="Helvetica" w:hAnsi="Helvetica" w:cs="Helvetica"/>
                <w:noProof/>
              </w:rPr>
              <w:t>Research Questions</w:t>
            </w:r>
            <w:r>
              <w:rPr>
                <w:noProof/>
                <w:webHidden/>
              </w:rPr>
              <w:tab/>
            </w:r>
            <w:r>
              <w:rPr>
                <w:noProof/>
                <w:webHidden/>
              </w:rPr>
              <w:fldChar w:fldCharType="begin"/>
            </w:r>
            <w:r>
              <w:rPr>
                <w:noProof/>
                <w:webHidden/>
              </w:rPr>
              <w:instrText xml:space="preserve"> PAGEREF _Toc131406636 \h </w:instrText>
            </w:r>
            <w:r>
              <w:rPr>
                <w:noProof/>
                <w:webHidden/>
              </w:rPr>
            </w:r>
            <w:r>
              <w:rPr>
                <w:noProof/>
                <w:webHidden/>
              </w:rPr>
              <w:fldChar w:fldCharType="separate"/>
            </w:r>
            <w:r>
              <w:rPr>
                <w:noProof/>
                <w:webHidden/>
              </w:rPr>
              <w:t>21</w:t>
            </w:r>
            <w:r>
              <w:rPr>
                <w:noProof/>
                <w:webHidden/>
              </w:rPr>
              <w:fldChar w:fldCharType="end"/>
            </w:r>
          </w:hyperlink>
        </w:p>
        <w:p w14:paraId="7F3AE6B7" w14:textId="531D1093" w:rsidR="00BD7EC8" w:rsidRDefault="00BD7EC8">
          <w:pPr>
            <w:pStyle w:val="TOC2"/>
            <w:tabs>
              <w:tab w:val="right" w:leader="dot" w:pos="9016"/>
            </w:tabs>
            <w:rPr>
              <w:rFonts w:eastAsiaTheme="minorEastAsia"/>
              <w:noProof/>
              <w:lang w:eastAsia="en-GB"/>
            </w:rPr>
          </w:pPr>
          <w:hyperlink w:anchor="_Toc131406637" w:history="1">
            <w:r w:rsidRPr="00DD7A4F">
              <w:rPr>
                <w:rStyle w:val="Hyperlink"/>
                <w:rFonts w:ascii="Helvetica" w:hAnsi="Helvetica" w:cs="Helvetica"/>
                <w:noProof/>
              </w:rPr>
              <w:t>Overview of Cohorts</w:t>
            </w:r>
            <w:r>
              <w:rPr>
                <w:noProof/>
                <w:webHidden/>
              </w:rPr>
              <w:tab/>
            </w:r>
            <w:r>
              <w:rPr>
                <w:noProof/>
                <w:webHidden/>
              </w:rPr>
              <w:fldChar w:fldCharType="begin"/>
            </w:r>
            <w:r>
              <w:rPr>
                <w:noProof/>
                <w:webHidden/>
              </w:rPr>
              <w:instrText xml:space="preserve"> PAGEREF _Toc131406637 \h </w:instrText>
            </w:r>
            <w:r>
              <w:rPr>
                <w:noProof/>
                <w:webHidden/>
              </w:rPr>
            </w:r>
            <w:r>
              <w:rPr>
                <w:noProof/>
                <w:webHidden/>
              </w:rPr>
              <w:fldChar w:fldCharType="separate"/>
            </w:r>
            <w:r>
              <w:rPr>
                <w:noProof/>
                <w:webHidden/>
              </w:rPr>
              <w:t>22</w:t>
            </w:r>
            <w:r>
              <w:rPr>
                <w:noProof/>
                <w:webHidden/>
              </w:rPr>
              <w:fldChar w:fldCharType="end"/>
            </w:r>
          </w:hyperlink>
        </w:p>
        <w:p w14:paraId="11B1F84A" w14:textId="101CFDB3" w:rsidR="00BD7EC8" w:rsidRDefault="00BD7EC8">
          <w:pPr>
            <w:pStyle w:val="TOC2"/>
            <w:tabs>
              <w:tab w:val="right" w:leader="dot" w:pos="9016"/>
            </w:tabs>
            <w:rPr>
              <w:rFonts w:eastAsiaTheme="minorEastAsia"/>
              <w:noProof/>
              <w:lang w:eastAsia="en-GB"/>
            </w:rPr>
          </w:pPr>
          <w:hyperlink w:anchor="_Toc131406638" w:history="1">
            <w:r w:rsidRPr="00DD7A4F">
              <w:rPr>
                <w:rStyle w:val="Hyperlink"/>
                <w:rFonts w:ascii="Helvetica" w:hAnsi="Helvetica" w:cs="Helvetica"/>
                <w:noProof/>
              </w:rPr>
              <w:t>Panel and Cohort Surveys</w:t>
            </w:r>
            <w:r>
              <w:rPr>
                <w:noProof/>
                <w:webHidden/>
              </w:rPr>
              <w:tab/>
            </w:r>
            <w:r>
              <w:rPr>
                <w:noProof/>
                <w:webHidden/>
              </w:rPr>
              <w:fldChar w:fldCharType="begin"/>
            </w:r>
            <w:r>
              <w:rPr>
                <w:noProof/>
                <w:webHidden/>
              </w:rPr>
              <w:instrText xml:space="preserve"> PAGEREF _Toc131406638 \h </w:instrText>
            </w:r>
            <w:r>
              <w:rPr>
                <w:noProof/>
                <w:webHidden/>
              </w:rPr>
            </w:r>
            <w:r>
              <w:rPr>
                <w:noProof/>
                <w:webHidden/>
              </w:rPr>
              <w:fldChar w:fldCharType="separate"/>
            </w:r>
            <w:r>
              <w:rPr>
                <w:noProof/>
                <w:webHidden/>
              </w:rPr>
              <w:t>23</w:t>
            </w:r>
            <w:r>
              <w:rPr>
                <w:noProof/>
                <w:webHidden/>
              </w:rPr>
              <w:fldChar w:fldCharType="end"/>
            </w:r>
          </w:hyperlink>
        </w:p>
        <w:p w14:paraId="738EE175" w14:textId="6365BED3" w:rsidR="00BD7EC8" w:rsidRDefault="00BD7EC8">
          <w:pPr>
            <w:pStyle w:val="TOC3"/>
            <w:tabs>
              <w:tab w:val="right" w:leader="dot" w:pos="9016"/>
            </w:tabs>
            <w:rPr>
              <w:noProof/>
            </w:rPr>
          </w:pPr>
          <w:hyperlink w:anchor="_Toc131406639" w:history="1">
            <w:r w:rsidRPr="00DD7A4F">
              <w:rPr>
                <w:rStyle w:val="Hyperlink"/>
                <w:rFonts w:ascii="Helvetica" w:hAnsi="Helvetica" w:cs="Helvetica"/>
                <w:noProof/>
              </w:rPr>
              <w:t>National Childhood Development Survey</w:t>
            </w:r>
            <w:r>
              <w:rPr>
                <w:noProof/>
                <w:webHidden/>
              </w:rPr>
              <w:tab/>
            </w:r>
            <w:r>
              <w:rPr>
                <w:noProof/>
                <w:webHidden/>
              </w:rPr>
              <w:fldChar w:fldCharType="begin"/>
            </w:r>
            <w:r>
              <w:rPr>
                <w:noProof/>
                <w:webHidden/>
              </w:rPr>
              <w:instrText xml:space="preserve"> PAGEREF _Toc131406639 \h </w:instrText>
            </w:r>
            <w:r>
              <w:rPr>
                <w:noProof/>
                <w:webHidden/>
              </w:rPr>
            </w:r>
            <w:r>
              <w:rPr>
                <w:noProof/>
                <w:webHidden/>
              </w:rPr>
              <w:fldChar w:fldCharType="separate"/>
            </w:r>
            <w:r>
              <w:rPr>
                <w:noProof/>
                <w:webHidden/>
              </w:rPr>
              <w:t>23</w:t>
            </w:r>
            <w:r>
              <w:rPr>
                <w:noProof/>
                <w:webHidden/>
              </w:rPr>
              <w:fldChar w:fldCharType="end"/>
            </w:r>
          </w:hyperlink>
        </w:p>
        <w:p w14:paraId="4B6C36A5" w14:textId="79AA420A" w:rsidR="00BD7EC8" w:rsidRDefault="00BD7EC8">
          <w:pPr>
            <w:pStyle w:val="TOC3"/>
            <w:tabs>
              <w:tab w:val="right" w:leader="dot" w:pos="9016"/>
            </w:tabs>
            <w:rPr>
              <w:noProof/>
            </w:rPr>
          </w:pPr>
          <w:hyperlink w:anchor="_Toc131406640" w:history="1">
            <w:r w:rsidRPr="00DD7A4F">
              <w:rPr>
                <w:rStyle w:val="Hyperlink"/>
                <w:rFonts w:ascii="Helvetica" w:hAnsi="Helvetica" w:cs="Helvetica"/>
                <w:noProof/>
              </w:rPr>
              <w:t>British Cohort Survey</w:t>
            </w:r>
            <w:r>
              <w:rPr>
                <w:noProof/>
                <w:webHidden/>
              </w:rPr>
              <w:tab/>
            </w:r>
            <w:r>
              <w:rPr>
                <w:noProof/>
                <w:webHidden/>
              </w:rPr>
              <w:fldChar w:fldCharType="begin"/>
            </w:r>
            <w:r>
              <w:rPr>
                <w:noProof/>
                <w:webHidden/>
              </w:rPr>
              <w:instrText xml:space="preserve"> PAGEREF _Toc131406640 \h </w:instrText>
            </w:r>
            <w:r>
              <w:rPr>
                <w:noProof/>
                <w:webHidden/>
              </w:rPr>
            </w:r>
            <w:r>
              <w:rPr>
                <w:noProof/>
                <w:webHidden/>
              </w:rPr>
              <w:fldChar w:fldCharType="separate"/>
            </w:r>
            <w:r>
              <w:rPr>
                <w:noProof/>
                <w:webHidden/>
              </w:rPr>
              <w:t>24</w:t>
            </w:r>
            <w:r>
              <w:rPr>
                <w:noProof/>
                <w:webHidden/>
              </w:rPr>
              <w:fldChar w:fldCharType="end"/>
            </w:r>
          </w:hyperlink>
        </w:p>
        <w:p w14:paraId="11793C93" w14:textId="3B5705E2" w:rsidR="00BD7EC8" w:rsidRDefault="00BD7EC8">
          <w:pPr>
            <w:pStyle w:val="TOC3"/>
            <w:tabs>
              <w:tab w:val="right" w:leader="dot" w:pos="9016"/>
            </w:tabs>
            <w:rPr>
              <w:noProof/>
            </w:rPr>
          </w:pPr>
          <w:hyperlink w:anchor="_Toc131406641" w:history="1">
            <w:r w:rsidRPr="00DD7A4F">
              <w:rPr>
                <w:rStyle w:val="Hyperlink"/>
                <w:rFonts w:ascii="Helvetica" w:hAnsi="Helvetica" w:cs="Helvetica"/>
                <w:noProof/>
              </w:rPr>
              <w:t>British Household Panel Survey and UK Household Panel Survey</w:t>
            </w:r>
            <w:r>
              <w:rPr>
                <w:noProof/>
                <w:webHidden/>
              </w:rPr>
              <w:tab/>
            </w:r>
            <w:r>
              <w:rPr>
                <w:noProof/>
                <w:webHidden/>
              </w:rPr>
              <w:fldChar w:fldCharType="begin"/>
            </w:r>
            <w:r>
              <w:rPr>
                <w:noProof/>
                <w:webHidden/>
              </w:rPr>
              <w:instrText xml:space="preserve"> PAGEREF _Toc131406641 \h </w:instrText>
            </w:r>
            <w:r>
              <w:rPr>
                <w:noProof/>
                <w:webHidden/>
              </w:rPr>
            </w:r>
            <w:r>
              <w:rPr>
                <w:noProof/>
                <w:webHidden/>
              </w:rPr>
              <w:fldChar w:fldCharType="separate"/>
            </w:r>
            <w:r>
              <w:rPr>
                <w:noProof/>
                <w:webHidden/>
              </w:rPr>
              <w:t>24</w:t>
            </w:r>
            <w:r>
              <w:rPr>
                <w:noProof/>
                <w:webHidden/>
              </w:rPr>
              <w:fldChar w:fldCharType="end"/>
            </w:r>
          </w:hyperlink>
        </w:p>
        <w:p w14:paraId="731584B4" w14:textId="145D34AF" w:rsidR="00BD7EC8" w:rsidRDefault="00BD7EC8">
          <w:pPr>
            <w:pStyle w:val="TOC2"/>
            <w:tabs>
              <w:tab w:val="right" w:leader="dot" w:pos="9016"/>
            </w:tabs>
            <w:rPr>
              <w:rFonts w:eastAsiaTheme="minorEastAsia"/>
              <w:noProof/>
              <w:lang w:eastAsia="en-GB"/>
            </w:rPr>
          </w:pPr>
          <w:hyperlink w:anchor="_Toc131406642" w:history="1">
            <w:r w:rsidRPr="00DD7A4F">
              <w:rPr>
                <w:rStyle w:val="Hyperlink"/>
                <w:rFonts w:ascii="Helvetica" w:hAnsi="Helvetica" w:cs="Helvetica"/>
                <w:noProof/>
              </w:rPr>
              <w:t>Structure of Thesis</w:t>
            </w:r>
            <w:r>
              <w:rPr>
                <w:noProof/>
                <w:webHidden/>
              </w:rPr>
              <w:tab/>
            </w:r>
            <w:r>
              <w:rPr>
                <w:noProof/>
                <w:webHidden/>
              </w:rPr>
              <w:fldChar w:fldCharType="begin"/>
            </w:r>
            <w:r>
              <w:rPr>
                <w:noProof/>
                <w:webHidden/>
              </w:rPr>
              <w:instrText xml:space="preserve"> PAGEREF _Toc131406642 \h </w:instrText>
            </w:r>
            <w:r>
              <w:rPr>
                <w:noProof/>
                <w:webHidden/>
              </w:rPr>
            </w:r>
            <w:r>
              <w:rPr>
                <w:noProof/>
                <w:webHidden/>
              </w:rPr>
              <w:fldChar w:fldCharType="separate"/>
            </w:r>
            <w:r>
              <w:rPr>
                <w:noProof/>
                <w:webHidden/>
              </w:rPr>
              <w:t>25</w:t>
            </w:r>
            <w:r>
              <w:rPr>
                <w:noProof/>
                <w:webHidden/>
              </w:rPr>
              <w:fldChar w:fldCharType="end"/>
            </w:r>
          </w:hyperlink>
        </w:p>
        <w:p w14:paraId="1B90DB2A" w14:textId="66DBF9E6" w:rsidR="00BD7EC8" w:rsidRDefault="00BD7EC8">
          <w:pPr>
            <w:pStyle w:val="TOC1"/>
            <w:rPr>
              <w:rFonts w:eastAsiaTheme="minorEastAsia"/>
              <w:noProof/>
              <w:lang w:eastAsia="en-GB"/>
            </w:rPr>
          </w:pPr>
          <w:hyperlink w:anchor="_Toc131406643" w:history="1">
            <w:r w:rsidRPr="00DD7A4F">
              <w:rPr>
                <w:rStyle w:val="Hyperlink"/>
                <w:rFonts w:ascii="Helvetica" w:hAnsi="Helvetica" w:cs="Helvetica"/>
                <w:noProof/>
              </w:rPr>
              <w:t>Chapter One: The National Childhood Development Survey: Youth Transitions in Education and Employment</w:t>
            </w:r>
            <w:r>
              <w:rPr>
                <w:noProof/>
                <w:webHidden/>
              </w:rPr>
              <w:tab/>
            </w:r>
            <w:r>
              <w:rPr>
                <w:noProof/>
                <w:webHidden/>
              </w:rPr>
              <w:fldChar w:fldCharType="begin"/>
            </w:r>
            <w:r>
              <w:rPr>
                <w:noProof/>
                <w:webHidden/>
              </w:rPr>
              <w:instrText xml:space="preserve"> PAGEREF _Toc131406643 \h </w:instrText>
            </w:r>
            <w:r>
              <w:rPr>
                <w:noProof/>
                <w:webHidden/>
              </w:rPr>
            </w:r>
            <w:r>
              <w:rPr>
                <w:noProof/>
                <w:webHidden/>
              </w:rPr>
              <w:fldChar w:fldCharType="separate"/>
            </w:r>
            <w:r>
              <w:rPr>
                <w:noProof/>
                <w:webHidden/>
              </w:rPr>
              <w:t>26</w:t>
            </w:r>
            <w:r>
              <w:rPr>
                <w:noProof/>
                <w:webHidden/>
              </w:rPr>
              <w:fldChar w:fldCharType="end"/>
            </w:r>
          </w:hyperlink>
        </w:p>
        <w:p w14:paraId="1F3491C8" w14:textId="325A7235" w:rsidR="00BD7EC8" w:rsidRDefault="00BD7EC8">
          <w:pPr>
            <w:pStyle w:val="TOC2"/>
            <w:tabs>
              <w:tab w:val="right" w:leader="dot" w:pos="9016"/>
            </w:tabs>
            <w:rPr>
              <w:rFonts w:eastAsiaTheme="minorEastAsia"/>
              <w:noProof/>
              <w:lang w:eastAsia="en-GB"/>
            </w:rPr>
          </w:pPr>
          <w:hyperlink w:anchor="_Toc131406644" w:history="1">
            <w:r w:rsidRPr="00DD7A4F">
              <w:rPr>
                <w:rStyle w:val="Hyperlink"/>
                <w:rFonts w:ascii="Helvetica" w:hAnsi="Helvetica" w:cs="Helvetica"/>
                <w:noProof/>
              </w:rPr>
              <w:t>Introduction to Chapter One</w:t>
            </w:r>
            <w:r>
              <w:rPr>
                <w:noProof/>
                <w:webHidden/>
              </w:rPr>
              <w:tab/>
            </w:r>
            <w:r>
              <w:rPr>
                <w:noProof/>
                <w:webHidden/>
              </w:rPr>
              <w:fldChar w:fldCharType="begin"/>
            </w:r>
            <w:r>
              <w:rPr>
                <w:noProof/>
                <w:webHidden/>
              </w:rPr>
              <w:instrText xml:space="preserve"> PAGEREF _Toc131406644 \h </w:instrText>
            </w:r>
            <w:r>
              <w:rPr>
                <w:noProof/>
                <w:webHidden/>
              </w:rPr>
            </w:r>
            <w:r>
              <w:rPr>
                <w:noProof/>
                <w:webHidden/>
              </w:rPr>
              <w:fldChar w:fldCharType="separate"/>
            </w:r>
            <w:r>
              <w:rPr>
                <w:noProof/>
                <w:webHidden/>
              </w:rPr>
              <w:t>26</w:t>
            </w:r>
            <w:r>
              <w:rPr>
                <w:noProof/>
                <w:webHidden/>
              </w:rPr>
              <w:fldChar w:fldCharType="end"/>
            </w:r>
          </w:hyperlink>
        </w:p>
        <w:p w14:paraId="3EC96FFC" w14:textId="63EB5685" w:rsidR="00BD7EC8" w:rsidRDefault="00BD7EC8">
          <w:pPr>
            <w:pStyle w:val="TOC2"/>
            <w:tabs>
              <w:tab w:val="right" w:leader="dot" w:pos="9016"/>
            </w:tabs>
            <w:rPr>
              <w:rFonts w:eastAsiaTheme="minorEastAsia"/>
              <w:noProof/>
              <w:lang w:eastAsia="en-GB"/>
            </w:rPr>
          </w:pPr>
          <w:hyperlink w:anchor="_Toc131406645" w:history="1">
            <w:r w:rsidRPr="00DD7A4F">
              <w:rPr>
                <w:rStyle w:val="Hyperlink"/>
                <w:rFonts w:ascii="Helvetica" w:hAnsi="Helvetica" w:cs="Helvetica"/>
                <w:noProof/>
              </w:rPr>
              <w:t>Literature Review: NCDS Timeframe and Context</w:t>
            </w:r>
            <w:r>
              <w:rPr>
                <w:noProof/>
                <w:webHidden/>
              </w:rPr>
              <w:tab/>
            </w:r>
            <w:r>
              <w:rPr>
                <w:noProof/>
                <w:webHidden/>
              </w:rPr>
              <w:fldChar w:fldCharType="begin"/>
            </w:r>
            <w:r>
              <w:rPr>
                <w:noProof/>
                <w:webHidden/>
              </w:rPr>
              <w:instrText xml:space="preserve"> PAGEREF _Toc131406645 \h </w:instrText>
            </w:r>
            <w:r>
              <w:rPr>
                <w:noProof/>
                <w:webHidden/>
              </w:rPr>
            </w:r>
            <w:r>
              <w:rPr>
                <w:noProof/>
                <w:webHidden/>
              </w:rPr>
              <w:fldChar w:fldCharType="separate"/>
            </w:r>
            <w:r>
              <w:rPr>
                <w:noProof/>
                <w:webHidden/>
              </w:rPr>
              <w:t>27</w:t>
            </w:r>
            <w:r>
              <w:rPr>
                <w:noProof/>
                <w:webHidden/>
              </w:rPr>
              <w:fldChar w:fldCharType="end"/>
            </w:r>
          </w:hyperlink>
        </w:p>
        <w:p w14:paraId="50D9F794" w14:textId="3A410E4E" w:rsidR="00BD7EC8" w:rsidRDefault="00BD7EC8">
          <w:pPr>
            <w:pStyle w:val="TOC3"/>
            <w:tabs>
              <w:tab w:val="right" w:leader="dot" w:pos="9016"/>
            </w:tabs>
            <w:rPr>
              <w:noProof/>
            </w:rPr>
          </w:pPr>
          <w:hyperlink w:anchor="_Toc131406646" w:history="1">
            <w:r w:rsidRPr="00DD7A4F">
              <w:rPr>
                <w:rStyle w:val="Hyperlink"/>
                <w:rFonts w:ascii="Helvetica" w:hAnsi="Helvetica" w:cs="Helvetica"/>
                <w:noProof/>
              </w:rPr>
              <w:t>Education and Vocation</w:t>
            </w:r>
            <w:r>
              <w:rPr>
                <w:noProof/>
                <w:webHidden/>
              </w:rPr>
              <w:tab/>
            </w:r>
            <w:r>
              <w:rPr>
                <w:noProof/>
                <w:webHidden/>
              </w:rPr>
              <w:fldChar w:fldCharType="begin"/>
            </w:r>
            <w:r>
              <w:rPr>
                <w:noProof/>
                <w:webHidden/>
              </w:rPr>
              <w:instrText xml:space="preserve"> PAGEREF _Toc131406646 \h </w:instrText>
            </w:r>
            <w:r>
              <w:rPr>
                <w:noProof/>
                <w:webHidden/>
              </w:rPr>
            </w:r>
            <w:r>
              <w:rPr>
                <w:noProof/>
                <w:webHidden/>
              </w:rPr>
              <w:fldChar w:fldCharType="separate"/>
            </w:r>
            <w:r>
              <w:rPr>
                <w:noProof/>
                <w:webHidden/>
              </w:rPr>
              <w:t>27</w:t>
            </w:r>
            <w:r>
              <w:rPr>
                <w:noProof/>
                <w:webHidden/>
              </w:rPr>
              <w:fldChar w:fldCharType="end"/>
            </w:r>
          </w:hyperlink>
        </w:p>
        <w:p w14:paraId="54FBCB38" w14:textId="3F08903B" w:rsidR="00BD7EC8" w:rsidRDefault="00BD7EC8">
          <w:pPr>
            <w:pStyle w:val="TOC3"/>
            <w:tabs>
              <w:tab w:val="right" w:leader="dot" w:pos="9016"/>
            </w:tabs>
            <w:rPr>
              <w:noProof/>
            </w:rPr>
          </w:pPr>
          <w:hyperlink w:anchor="_Toc131406647" w:history="1">
            <w:r w:rsidRPr="00DD7A4F">
              <w:rPr>
                <w:rStyle w:val="Hyperlink"/>
                <w:rFonts w:ascii="Helvetica" w:hAnsi="Helvetica" w:cs="Helvetica"/>
                <w:noProof/>
              </w:rPr>
              <w:t>Labour Market</w:t>
            </w:r>
            <w:r>
              <w:rPr>
                <w:noProof/>
                <w:webHidden/>
              </w:rPr>
              <w:tab/>
            </w:r>
            <w:r>
              <w:rPr>
                <w:noProof/>
                <w:webHidden/>
              </w:rPr>
              <w:fldChar w:fldCharType="begin"/>
            </w:r>
            <w:r>
              <w:rPr>
                <w:noProof/>
                <w:webHidden/>
              </w:rPr>
              <w:instrText xml:space="preserve"> PAGEREF _Toc131406647 \h </w:instrText>
            </w:r>
            <w:r>
              <w:rPr>
                <w:noProof/>
                <w:webHidden/>
              </w:rPr>
            </w:r>
            <w:r>
              <w:rPr>
                <w:noProof/>
                <w:webHidden/>
              </w:rPr>
              <w:fldChar w:fldCharType="separate"/>
            </w:r>
            <w:r>
              <w:rPr>
                <w:noProof/>
                <w:webHidden/>
              </w:rPr>
              <w:t>28</w:t>
            </w:r>
            <w:r>
              <w:rPr>
                <w:noProof/>
                <w:webHidden/>
              </w:rPr>
              <w:fldChar w:fldCharType="end"/>
            </w:r>
          </w:hyperlink>
        </w:p>
        <w:p w14:paraId="5AB0171B" w14:textId="6C5BD0F1" w:rsidR="00BD7EC8" w:rsidRDefault="00BD7EC8">
          <w:pPr>
            <w:pStyle w:val="TOC3"/>
            <w:tabs>
              <w:tab w:val="right" w:leader="dot" w:pos="9016"/>
            </w:tabs>
            <w:rPr>
              <w:noProof/>
            </w:rPr>
          </w:pPr>
          <w:hyperlink w:anchor="_Toc131406648" w:history="1">
            <w:r w:rsidRPr="00DD7A4F">
              <w:rPr>
                <w:rStyle w:val="Hyperlink"/>
                <w:rFonts w:ascii="Helvetica" w:hAnsi="Helvetica" w:cs="Helvetica"/>
                <w:noProof/>
              </w:rPr>
              <w:t>Family</w:t>
            </w:r>
            <w:r>
              <w:rPr>
                <w:noProof/>
                <w:webHidden/>
              </w:rPr>
              <w:tab/>
            </w:r>
            <w:r>
              <w:rPr>
                <w:noProof/>
                <w:webHidden/>
              </w:rPr>
              <w:fldChar w:fldCharType="begin"/>
            </w:r>
            <w:r>
              <w:rPr>
                <w:noProof/>
                <w:webHidden/>
              </w:rPr>
              <w:instrText xml:space="preserve"> PAGEREF _Toc131406648 \h </w:instrText>
            </w:r>
            <w:r>
              <w:rPr>
                <w:noProof/>
                <w:webHidden/>
              </w:rPr>
            </w:r>
            <w:r>
              <w:rPr>
                <w:noProof/>
                <w:webHidden/>
              </w:rPr>
              <w:fldChar w:fldCharType="separate"/>
            </w:r>
            <w:r>
              <w:rPr>
                <w:noProof/>
                <w:webHidden/>
              </w:rPr>
              <w:t>30</w:t>
            </w:r>
            <w:r>
              <w:rPr>
                <w:noProof/>
                <w:webHidden/>
              </w:rPr>
              <w:fldChar w:fldCharType="end"/>
            </w:r>
          </w:hyperlink>
        </w:p>
        <w:p w14:paraId="30735900" w14:textId="46A727C6" w:rsidR="00BD7EC8" w:rsidRDefault="00BD7EC8">
          <w:pPr>
            <w:pStyle w:val="TOC2"/>
            <w:tabs>
              <w:tab w:val="right" w:leader="dot" w:pos="9016"/>
            </w:tabs>
            <w:rPr>
              <w:rFonts w:eastAsiaTheme="minorEastAsia"/>
              <w:noProof/>
              <w:lang w:eastAsia="en-GB"/>
            </w:rPr>
          </w:pPr>
          <w:hyperlink w:anchor="_Toc131406649" w:history="1">
            <w:r w:rsidRPr="00DD7A4F">
              <w:rPr>
                <w:rStyle w:val="Hyperlink"/>
                <w:rFonts w:ascii="Helvetica" w:hAnsi="Helvetica" w:cs="Helvetica"/>
                <w:noProof/>
              </w:rPr>
              <w:t>Data and Methods</w:t>
            </w:r>
            <w:r>
              <w:rPr>
                <w:noProof/>
                <w:webHidden/>
              </w:rPr>
              <w:tab/>
            </w:r>
            <w:r>
              <w:rPr>
                <w:noProof/>
                <w:webHidden/>
              </w:rPr>
              <w:fldChar w:fldCharType="begin"/>
            </w:r>
            <w:r>
              <w:rPr>
                <w:noProof/>
                <w:webHidden/>
              </w:rPr>
              <w:instrText xml:space="preserve"> PAGEREF _Toc131406649 \h </w:instrText>
            </w:r>
            <w:r>
              <w:rPr>
                <w:noProof/>
                <w:webHidden/>
              </w:rPr>
            </w:r>
            <w:r>
              <w:rPr>
                <w:noProof/>
                <w:webHidden/>
              </w:rPr>
              <w:fldChar w:fldCharType="separate"/>
            </w:r>
            <w:r>
              <w:rPr>
                <w:noProof/>
                <w:webHidden/>
              </w:rPr>
              <w:t>31</w:t>
            </w:r>
            <w:r>
              <w:rPr>
                <w:noProof/>
                <w:webHidden/>
              </w:rPr>
              <w:fldChar w:fldCharType="end"/>
            </w:r>
          </w:hyperlink>
        </w:p>
        <w:p w14:paraId="542A27F2" w14:textId="5A8A9305" w:rsidR="00BD7EC8" w:rsidRDefault="00BD7EC8">
          <w:pPr>
            <w:pStyle w:val="TOC3"/>
            <w:tabs>
              <w:tab w:val="right" w:leader="dot" w:pos="9016"/>
            </w:tabs>
            <w:rPr>
              <w:noProof/>
            </w:rPr>
          </w:pPr>
          <w:hyperlink w:anchor="_Toc131406650" w:history="1">
            <w:r w:rsidRPr="00DD7A4F">
              <w:rPr>
                <w:rStyle w:val="Hyperlink"/>
                <w:rFonts w:ascii="Helvetica" w:hAnsi="Helvetica" w:cs="Helvetica"/>
                <w:noProof/>
              </w:rPr>
              <w:t>Introduction to the NCDS data</w:t>
            </w:r>
            <w:r>
              <w:rPr>
                <w:noProof/>
                <w:webHidden/>
              </w:rPr>
              <w:tab/>
            </w:r>
            <w:r>
              <w:rPr>
                <w:noProof/>
                <w:webHidden/>
              </w:rPr>
              <w:fldChar w:fldCharType="begin"/>
            </w:r>
            <w:r>
              <w:rPr>
                <w:noProof/>
                <w:webHidden/>
              </w:rPr>
              <w:instrText xml:space="preserve"> PAGEREF _Toc131406650 \h </w:instrText>
            </w:r>
            <w:r>
              <w:rPr>
                <w:noProof/>
                <w:webHidden/>
              </w:rPr>
            </w:r>
            <w:r>
              <w:rPr>
                <w:noProof/>
                <w:webHidden/>
              </w:rPr>
              <w:fldChar w:fldCharType="separate"/>
            </w:r>
            <w:r>
              <w:rPr>
                <w:noProof/>
                <w:webHidden/>
              </w:rPr>
              <w:t>31</w:t>
            </w:r>
            <w:r>
              <w:rPr>
                <w:noProof/>
                <w:webHidden/>
              </w:rPr>
              <w:fldChar w:fldCharType="end"/>
            </w:r>
          </w:hyperlink>
        </w:p>
        <w:p w14:paraId="704B4BAC" w14:textId="1D76F013" w:rsidR="00BD7EC8" w:rsidRDefault="00BD7EC8">
          <w:pPr>
            <w:pStyle w:val="TOC3"/>
            <w:tabs>
              <w:tab w:val="right" w:leader="dot" w:pos="9016"/>
            </w:tabs>
            <w:rPr>
              <w:noProof/>
            </w:rPr>
          </w:pPr>
          <w:hyperlink w:anchor="_Toc131406651" w:history="1">
            <w:r w:rsidRPr="00DD7A4F">
              <w:rPr>
                <w:rStyle w:val="Hyperlink"/>
                <w:rFonts w:ascii="Helvetica" w:hAnsi="Helvetica" w:cs="Helvetica"/>
                <w:noProof/>
              </w:rPr>
              <w:t>Missing Data</w:t>
            </w:r>
            <w:r>
              <w:rPr>
                <w:noProof/>
                <w:webHidden/>
              </w:rPr>
              <w:tab/>
            </w:r>
            <w:r>
              <w:rPr>
                <w:noProof/>
                <w:webHidden/>
              </w:rPr>
              <w:fldChar w:fldCharType="begin"/>
            </w:r>
            <w:r>
              <w:rPr>
                <w:noProof/>
                <w:webHidden/>
              </w:rPr>
              <w:instrText xml:space="preserve"> PAGEREF _Toc131406651 \h </w:instrText>
            </w:r>
            <w:r>
              <w:rPr>
                <w:noProof/>
                <w:webHidden/>
              </w:rPr>
            </w:r>
            <w:r>
              <w:rPr>
                <w:noProof/>
                <w:webHidden/>
              </w:rPr>
              <w:fldChar w:fldCharType="separate"/>
            </w:r>
            <w:r>
              <w:rPr>
                <w:noProof/>
                <w:webHidden/>
              </w:rPr>
              <w:t>32</w:t>
            </w:r>
            <w:r>
              <w:rPr>
                <w:noProof/>
                <w:webHidden/>
              </w:rPr>
              <w:fldChar w:fldCharType="end"/>
            </w:r>
          </w:hyperlink>
        </w:p>
        <w:p w14:paraId="13A300BF" w14:textId="41FEB9A3" w:rsidR="00BD7EC8" w:rsidRDefault="00BD7EC8">
          <w:pPr>
            <w:pStyle w:val="TOC3"/>
            <w:tabs>
              <w:tab w:val="right" w:leader="dot" w:pos="9016"/>
            </w:tabs>
            <w:rPr>
              <w:noProof/>
            </w:rPr>
          </w:pPr>
          <w:hyperlink w:anchor="_Toc131406652" w:history="1">
            <w:r w:rsidRPr="00DD7A4F">
              <w:rPr>
                <w:rStyle w:val="Hyperlink"/>
                <w:rFonts w:ascii="Helvetica" w:hAnsi="Helvetica" w:cs="Helvetica"/>
                <w:noProof/>
              </w:rPr>
              <w:t>Missing Data in the NCDS</w:t>
            </w:r>
            <w:r>
              <w:rPr>
                <w:noProof/>
                <w:webHidden/>
              </w:rPr>
              <w:tab/>
            </w:r>
            <w:r>
              <w:rPr>
                <w:noProof/>
                <w:webHidden/>
              </w:rPr>
              <w:fldChar w:fldCharType="begin"/>
            </w:r>
            <w:r>
              <w:rPr>
                <w:noProof/>
                <w:webHidden/>
              </w:rPr>
              <w:instrText xml:space="preserve"> PAGEREF _Toc131406652 \h </w:instrText>
            </w:r>
            <w:r>
              <w:rPr>
                <w:noProof/>
                <w:webHidden/>
              </w:rPr>
            </w:r>
            <w:r>
              <w:rPr>
                <w:noProof/>
                <w:webHidden/>
              </w:rPr>
              <w:fldChar w:fldCharType="separate"/>
            </w:r>
            <w:r>
              <w:rPr>
                <w:noProof/>
                <w:webHidden/>
              </w:rPr>
              <w:t>33</w:t>
            </w:r>
            <w:r>
              <w:rPr>
                <w:noProof/>
                <w:webHidden/>
              </w:rPr>
              <w:fldChar w:fldCharType="end"/>
            </w:r>
          </w:hyperlink>
        </w:p>
        <w:p w14:paraId="6F604B38" w14:textId="2C5841AC" w:rsidR="00BD7EC8" w:rsidRDefault="00BD7EC8">
          <w:pPr>
            <w:pStyle w:val="TOC3"/>
            <w:tabs>
              <w:tab w:val="right" w:leader="dot" w:pos="9016"/>
            </w:tabs>
            <w:rPr>
              <w:noProof/>
            </w:rPr>
          </w:pPr>
          <w:hyperlink w:anchor="_Toc131406653" w:history="1">
            <w:r w:rsidRPr="00DD7A4F">
              <w:rPr>
                <w:rStyle w:val="Hyperlink"/>
                <w:rFonts w:ascii="Helvetica" w:hAnsi="Helvetica" w:cs="Helvetica"/>
                <w:noProof/>
              </w:rPr>
              <w:t>Introduction to measures for subsequent analysis</w:t>
            </w:r>
            <w:r>
              <w:rPr>
                <w:noProof/>
                <w:webHidden/>
              </w:rPr>
              <w:tab/>
            </w:r>
            <w:r>
              <w:rPr>
                <w:noProof/>
                <w:webHidden/>
              </w:rPr>
              <w:fldChar w:fldCharType="begin"/>
            </w:r>
            <w:r>
              <w:rPr>
                <w:noProof/>
                <w:webHidden/>
              </w:rPr>
              <w:instrText xml:space="preserve"> PAGEREF _Toc131406653 \h </w:instrText>
            </w:r>
            <w:r>
              <w:rPr>
                <w:noProof/>
                <w:webHidden/>
              </w:rPr>
            </w:r>
            <w:r>
              <w:rPr>
                <w:noProof/>
                <w:webHidden/>
              </w:rPr>
              <w:fldChar w:fldCharType="separate"/>
            </w:r>
            <w:r>
              <w:rPr>
                <w:noProof/>
                <w:webHidden/>
              </w:rPr>
              <w:t>33</w:t>
            </w:r>
            <w:r>
              <w:rPr>
                <w:noProof/>
                <w:webHidden/>
              </w:rPr>
              <w:fldChar w:fldCharType="end"/>
            </w:r>
          </w:hyperlink>
        </w:p>
        <w:p w14:paraId="5C328726" w14:textId="26D823FA" w:rsidR="00BD7EC8" w:rsidRDefault="00BD7EC8">
          <w:pPr>
            <w:pStyle w:val="TOC3"/>
            <w:tabs>
              <w:tab w:val="right" w:leader="dot" w:pos="9016"/>
            </w:tabs>
            <w:rPr>
              <w:noProof/>
            </w:rPr>
          </w:pPr>
          <w:hyperlink w:anchor="_Toc131406654" w:history="1">
            <w:r w:rsidRPr="00DD7A4F">
              <w:rPr>
                <w:rStyle w:val="Hyperlink"/>
                <w:rFonts w:ascii="Helvetica" w:hAnsi="Helvetica" w:cs="Helvetica"/>
                <w:noProof/>
              </w:rPr>
              <w:t>Analysis Methods</w:t>
            </w:r>
            <w:r>
              <w:rPr>
                <w:noProof/>
                <w:webHidden/>
              </w:rPr>
              <w:tab/>
            </w:r>
            <w:r>
              <w:rPr>
                <w:noProof/>
                <w:webHidden/>
              </w:rPr>
              <w:fldChar w:fldCharType="begin"/>
            </w:r>
            <w:r>
              <w:rPr>
                <w:noProof/>
                <w:webHidden/>
              </w:rPr>
              <w:instrText xml:space="preserve"> PAGEREF _Toc131406654 \h </w:instrText>
            </w:r>
            <w:r>
              <w:rPr>
                <w:noProof/>
                <w:webHidden/>
              </w:rPr>
            </w:r>
            <w:r>
              <w:rPr>
                <w:noProof/>
                <w:webHidden/>
              </w:rPr>
              <w:fldChar w:fldCharType="separate"/>
            </w:r>
            <w:r>
              <w:rPr>
                <w:noProof/>
                <w:webHidden/>
              </w:rPr>
              <w:t>40</w:t>
            </w:r>
            <w:r>
              <w:rPr>
                <w:noProof/>
                <w:webHidden/>
              </w:rPr>
              <w:fldChar w:fldCharType="end"/>
            </w:r>
          </w:hyperlink>
        </w:p>
        <w:p w14:paraId="1977948C" w14:textId="5630D230" w:rsidR="00BD7EC8" w:rsidRDefault="00BD7EC8">
          <w:pPr>
            <w:pStyle w:val="TOC2"/>
            <w:tabs>
              <w:tab w:val="right" w:leader="dot" w:pos="9016"/>
            </w:tabs>
            <w:rPr>
              <w:rFonts w:eastAsiaTheme="minorEastAsia"/>
              <w:noProof/>
              <w:lang w:eastAsia="en-GB"/>
            </w:rPr>
          </w:pPr>
          <w:hyperlink w:anchor="_Toc131406655" w:history="1">
            <w:r w:rsidRPr="00DD7A4F">
              <w:rPr>
                <w:rStyle w:val="Hyperlink"/>
                <w:rFonts w:ascii="Helvetica" w:hAnsi="Helvetica" w:cs="Helvetica"/>
                <w:noProof/>
              </w:rPr>
              <w:t>Descriptive Statistics</w:t>
            </w:r>
            <w:r>
              <w:rPr>
                <w:noProof/>
                <w:webHidden/>
              </w:rPr>
              <w:tab/>
            </w:r>
            <w:r>
              <w:rPr>
                <w:noProof/>
                <w:webHidden/>
              </w:rPr>
              <w:fldChar w:fldCharType="begin"/>
            </w:r>
            <w:r>
              <w:rPr>
                <w:noProof/>
                <w:webHidden/>
              </w:rPr>
              <w:instrText xml:space="preserve"> PAGEREF _Toc131406655 \h </w:instrText>
            </w:r>
            <w:r>
              <w:rPr>
                <w:noProof/>
                <w:webHidden/>
              </w:rPr>
            </w:r>
            <w:r>
              <w:rPr>
                <w:noProof/>
                <w:webHidden/>
              </w:rPr>
              <w:fldChar w:fldCharType="separate"/>
            </w:r>
            <w:r>
              <w:rPr>
                <w:noProof/>
                <w:webHidden/>
              </w:rPr>
              <w:t>41</w:t>
            </w:r>
            <w:r>
              <w:rPr>
                <w:noProof/>
                <w:webHidden/>
              </w:rPr>
              <w:fldChar w:fldCharType="end"/>
            </w:r>
          </w:hyperlink>
        </w:p>
        <w:p w14:paraId="1B8A8D3D" w14:textId="5FA326C7" w:rsidR="00BD7EC8" w:rsidRDefault="00BD7EC8">
          <w:pPr>
            <w:pStyle w:val="TOC2"/>
            <w:tabs>
              <w:tab w:val="right" w:leader="dot" w:pos="9016"/>
            </w:tabs>
            <w:rPr>
              <w:rFonts w:eastAsiaTheme="minorEastAsia"/>
              <w:noProof/>
              <w:lang w:eastAsia="en-GB"/>
            </w:rPr>
          </w:pPr>
          <w:hyperlink w:anchor="_Toc131406656" w:history="1">
            <w:r w:rsidRPr="00DD7A4F">
              <w:rPr>
                <w:rStyle w:val="Hyperlink"/>
                <w:rFonts w:ascii="Helvetica" w:hAnsi="Helvetica" w:cs="Helvetica"/>
                <w:noProof/>
              </w:rPr>
              <w:t>Modelling Main Economic Activity</w:t>
            </w:r>
            <w:r>
              <w:rPr>
                <w:noProof/>
                <w:webHidden/>
              </w:rPr>
              <w:tab/>
            </w:r>
            <w:r>
              <w:rPr>
                <w:noProof/>
                <w:webHidden/>
              </w:rPr>
              <w:fldChar w:fldCharType="begin"/>
            </w:r>
            <w:r>
              <w:rPr>
                <w:noProof/>
                <w:webHidden/>
              </w:rPr>
              <w:instrText xml:space="preserve"> PAGEREF _Toc131406656 \h </w:instrText>
            </w:r>
            <w:r>
              <w:rPr>
                <w:noProof/>
                <w:webHidden/>
              </w:rPr>
            </w:r>
            <w:r>
              <w:rPr>
                <w:noProof/>
                <w:webHidden/>
              </w:rPr>
              <w:fldChar w:fldCharType="separate"/>
            </w:r>
            <w:r>
              <w:rPr>
                <w:noProof/>
                <w:webHidden/>
              </w:rPr>
              <w:t>44</w:t>
            </w:r>
            <w:r>
              <w:rPr>
                <w:noProof/>
                <w:webHidden/>
              </w:rPr>
              <w:fldChar w:fldCharType="end"/>
            </w:r>
          </w:hyperlink>
        </w:p>
        <w:p w14:paraId="2D59107D" w14:textId="7BCC9150" w:rsidR="00BD7EC8" w:rsidRDefault="00BD7EC8">
          <w:pPr>
            <w:pStyle w:val="TOC3"/>
            <w:tabs>
              <w:tab w:val="right" w:leader="dot" w:pos="9016"/>
            </w:tabs>
            <w:rPr>
              <w:noProof/>
            </w:rPr>
          </w:pPr>
          <w:hyperlink w:anchor="_Toc131406657" w:history="1">
            <w:r w:rsidRPr="00DD7A4F">
              <w:rPr>
                <w:rStyle w:val="Hyperlink"/>
                <w:rFonts w:ascii="Helvetica" w:hAnsi="Helvetica" w:cs="Helvetica"/>
                <w:noProof/>
              </w:rPr>
              <w:t>Sensitivity Analysis of Independent Variables</w:t>
            </w:r>
            <w:r>
              <w:rPr>
                <w:noProof/>
                <w:webHidden/>
              </w:rPr>
              <w:tab/>
            </w:r>
            <w:r>
              <w:rPr>
                <w:noProof/>
                <w:webHidden/>
              </w:rPr>
              <w:fldChar w:fldCharType="begin"/>
            </w:r>
            <w:r>
              <w:rPr>
                <w:noProof/>
                <w:webHidden/>
              </w:rPr>
              <w:instrText xml:space="preserve"> PAGEREF _Toc131406657 \h </w:instrText>
            </w:r>
            <w:r>
              <w:rPr>
                <w:noProof/>
                <w:webHidden/>
              </w:rPr>
            </w:r>
            <w:r>
              <w:rPr>
                <w:noProof/>
                <w:webHidden/>
              </w:rPr>
              <w:fldChar w:fldCharType="separate"/>
            </w:r>
            <w:r>
              <w:rPr>
                <w:noProof/>
                <w:webHidden/>
              </w:rPr>
              <w:t>52</w:t>
            </w:r>
            <w:r>
              <w:rPr>
                <w:noProof/>
                <w:webHidden/>
              </w:rPr>
              <w:fldChar w:fldCharType="end"/>
            </w:r>
          </w:hyperlink>
        </w:p>
        <w:p w14:paraId="4CDA4F25" w14:textId="0D0AF7D5" w:rsidR="00BD7EC8" w:rsidRDefault="00BD7EC8">
          <w:pPr>
            <w:pStyle w:val="TOC3"/>
            <w:tabs>
              <w:tab w:val="right" w:leader="dot" w:pos="9016"/>
            </w:tabs>
            <w:rPr>
              <w:noProof/>
            </w:rPr>
          </w:pPr>
          <w:hyperlink w:anchor="_Toc131406658" w:history="1">
            <w:r w:rsidRPr="00DD7A4F">
              <w:rPr>
                <w:rStyle w:val="Hyperlink"/>
                <w:rFonts w:ascii="Helvetica" w:hAnsi="Helvetica" w:cs="Helvetica"/>
                <w:noProof/>
              </w:rPr>
              <w:t>Testing Measures of Parental Social Class</w:t>
            </w:r>
            <w:r>
              <w:rPr>
                <w:noProof/>
                <w:webHidden/>
              </w:rPr>
              <w:tab/>
            </w:r>
            <w:r>
              <w:rPr>
                <w:noProof/>
                <w:webHidden/>
              </w:rPr>
              <w:fldChar w:fldCharType="begin"/>
            </w:r>
            <w:r>
              <w:rPr>
                <w:noProof/>
                <w:webHidden/>
              </w:rPr>
              <w:instrText xml:space="preserve"> PAGEREF _Toc131406658 \h </w:instrText>
            </w:r>
            <w:r>
              <w:rPr>
                <w:noProof/>
                <w:webHidden/>
              </w:rPr>
            </w:r>
            <w:r>
              <w:rPr>
                <w:noProof/>
                <w:webHidden/>
              </w:rPr>
              <w:fldChar w:fldCharType="separate"/>
            </w:r>
            <w:r>
              <w:rPr>
                <w:noProof/>
                <w:webHidden/>
              </w:rPr>
              <w:t>52</w:t>
            </w:r>
            <w:r>
              <w:rPr>
                <w:noProof/>
                <w:webHidden/>
              </w:rPr>
              <w:fldChar w:fldCharType="end"/>
            </w:r>
          </w:hyperlink>
        </w:p>
        <w:p w14:paraId="6E1B2012" w14:textId="4B2339D0" w:rsidR="00BD7EC8" w:rsidRDefault="00BD7EC8">
          <w:pPr>
            <w:pStyle w:val="TOC3"/>
            <w:tabs>
              <w:tab w:val="right" w:leader="dot" w:pos="9016"/>
            </w:tabs>
            <w:rPr>
              <w:noProof/>
            </w:rPr>
          </w:pPr>
          <w:hyperlink w:anchor="_Toc131406659" w:history="1">
            <w:r w:rsidRPr="00DD7A4F">
              <w:rPr>
                <w:rStyle w:val="Hyperlink"/>
                <w:rFonts w:ascii="Helvetica" w:hAnsi="Helvetica" w:cs="Helvetica"/>
                <w:noProof/>
              </w:rPr>
              <w:t>Discussion and Conclusions</w:t>
            </w:r>
            <w:r>
              <w:rPr>
                <w:noProof/>
                <w:webHidden/>
              </w:rPr>
              <w:tab/>
            </w:r>
            <w:r>
              <w:rPr>
                <w:noProof/>
                <w:webHidden/>
              </w:rPr>
              <w:fldChar w:fldCharType="begin"/>
            </w:r>
            <w:r>
              <w:rPr>
                <w:noProof/>
                <w:webHidden/>
              </w:rPr>
              <w:instrText xml:space="preserve"> PAGEREF _Toc131406659 \h </w:instrText>
            </w:r>
            <w:r>
              <w:rPr>
                <w:noProof/>
                <w:webHidden/>
              </w:rPr>
            </w:r>
            <w:r>
              <w:rPr>
                <w:noProof/>
                <w:webHidden/>
              </w:rPr>
              <w:fldChar w:fldCharType="separate"/>
            </w:r>
            <w:r>
              <w:rPr>
                <w:noProof/>
                <w:webHidden/>
              </w:rPr>
              <w:t>57</w:t>
            </w:r>
            <w:r>
              <w:rPr>
                <w:noProof/>
                <w:webHidden/>
              </w:rPr>
              <w:fldChar w:fldCharType="end"/>
            </w:r>
          </w:hyperlink>
        </w:p>
        <w:p w14:paraId="21AA4661" w14:textId="76211223" w:rsidR="00BD7EC8" w:rsidRDefault="00BD7EC8">
          <w:pPr>
            <w:pStyle w:val="TOC2"/>
            <w:tabs>
              <w:tab w:val="right" w:leader="dot" w:pos="9016"/>
            </w:tabs>
            <w:rPr>
              <w:rFonts w:eastAsiaTheme="minorEastAsia"/>
              <w:noProof/>
              <w:lang w:eastAsia="en-GB"/>
            </w:rPr>
          </w:pPr>
          <w:hyperlink w:anchor="_Toc131406660" w:history="1">
            <w:r w:rsidRPr="00DD7A4F">
              <w:rPr>
                <w:rStyle w:val="Hyperlink"/>
                <w:rFonts w:ascii="Helvetica" w:hAnsi="Helvetica" w:cs="Helvetica"/>
                <w:noProof/>
              </w:rPr>
              <w:t>Missing Data in the NCDS</w:t>
            </w:r>
            <w:r>
              <w:rPr>
                <w:noProof/>
                <w:webHidden/>
              </w:rPr>
              <w:tab/>
            </w:r>
            <w:r>
              <w:rPr>
                <w:noProof/>
                <w:webHidden/>
              </w:rPr>
              <w:fldChar w:fldCharType="begin"/>
            </w:r>
            <w:r>
              <w:rPr>
                <w:noProof/>
                <w:webHidden/>
              </w:rPr>
              <w:instrText xml:space="preserve"> PAGEREF _Toc131406660 \h </w:instrText>
            </w:r>
            <w:r>
              <w:rPr>
                <w:noProof/>
                <w:webHidden/>
              </w:rPr>
            </w:r>
            <w:r>
              <w:rPr>
                <w:noProof/>
                <w:webHidden/>
              </w:rPr>
              <w:fldChar w:fldCharType="separate"/>
            </w:r>
            <w:r>
              <w:rPr>
                <w:noProof/>
                <w:webHidden/>
              </w:rPr>
              <w:t>57</w:t>
            </w:r>
            <w:r>
              <w:rPr>
                <w:noProof/>
                <w:webHidden/>
              </w:rPr>
              <w:fldChar w:fldCharType="end"/>
            </w:r>
          </w:hyperlink>
        </w:p>
        <w:p w14:paraId="1C5ACA30" w14:textId="2C99643B" w:rsidR="00BD7EC8" w:rsidRDefault="00BD7EC8">
          <w:pPr>
            <w:pStyle w:val="TOC3"/>
            <w:tabs>
              <w:tab w:val="right" w:leader="dot" w:pos="9016"/>
            </w:tabs>
            <w:rPr>
              <w:noProof/>
            </w:rPr>
          </w:pPr>
          <w:hyperlink w:anchor="_Toc131406661" w:history="1">
            <w:r w:rsidRPr="00DD7A4F">
              <w:rPr>
                <w:rStyle w:val="Hyperlink"/>
                <w:rFonts w:ascii="Helvetica" w:hAnsi="Helvetica" w:cs="Helvetica"/>
                <w:noProof/>
              </w:rPr>
              <w:t>Introduction</w:t>
            </w:r>
            <w:r>
              <w:rPr>
                <w:noProof/>
                <w:webHidden/>
              </w:rPr>
              <w:tab/>
            </w:r>
            <w:r>
              <w:rPr>
                <w:noProof/>
                <w:webHidden/>
              </w:rPr>
              <w:fldChar w:fldCharType="begin"/>
            </w:r>
            <w:r>
              <w:rPr>
                <w:noProof/>
                <w:webHidden/>
              </w:rPr>
              <w:instrText xml:space="preserve"> PAGEREF _Toc131406661 \h </w:instrText>
            </w:r>
            <w:r>
              <w:rPr>
                <w:noProof/>
                <w:webHidden/>
              </w:rPr>
            </w:r>
            <w:r>
              <w:rPr>
                <w:noProof/>
                <w:webHidden/>
              </w:rPr>
              <w:fldChar w:fldCharType="separate"/>
            </w:r>
            <w:r>
              <w:rPr>
                <w:noProof/>
                <w:webHidden/>
              </w:rPr>
              <w:t>57</w:t>
            </w:r>
            <w:r>
              <w:rPr>
                <w:noProof/>
                <w:webHidden/>
              </w:rPr>
              <w:fldChar w:fldCharType="end"/>
            </w:r>
          </w:hyperlink>
        </w:p>
        <w:p w14:paraId="620B49D5" w14:textId="1543212A" w:rsidR="00BD7EC8" w:rsidRDefault="00BD7EC8">
          <w:pPr>
            <w:pStyle w:val="TOC3"/>
            <w:tabs>
              <w:tab w:val="right" w:leader="dot" w:pos="9016"/>
            </w:tabs>
            <w:rPr>
              <w:noProof/>
            </w:rPr>
          </w:pPr>
          <w:hyperlink w:anchor="_Toc131406662" w:history="1">
            <w:r w:rsidRPr="00DD7A4F">
              <w:rPr>
                <w:rStyle w:val="Hyperlink"/>
                <w:rFonts w:ascii="Helvetica" w:hAnsi="Helvetica" w:cs="Helvetica"/>
                <w:noProof/>
              </w:rPr>
              <w:t>Multiple Imputation by Chained Equations</w:t>
            </w:r>
            <w:r>
              <w:rPr>
                <w:noProof/>
                <w:webHidden/>
              </w:rPr>
              <w:tab/>
            </w:r>
            <w:r>
              <w:rPr>
                <w:noProof/>
                <w:webHidden/>
              </w:rPr>
              <w:fldChar w:fldCharType="begin"/>
            </w:r>
            <w:r>
              <w:rPr>
                <w:noProof/>
                <w:webHidden/>
              </w:rPr>
              <w:instrText xml:space="preserve"> PAGEREF _Toc131406662 \h </w:instrText>
            </w:r>
            <w:r>
              <w:rPr>
                <w:noProof/>
                <w:webHidden/>
              </w:rPr>
            </w:r>
            <w:r>
              <w:rPr>
                <w:noProof/>
                <w:webHidden/>
              </w:rPr>
              <w:fldChar w:fldCharType="separate"/>
            </w:r>
            <w:r>
              <w:rPr>
                <w:noProof/>
                <w:webHidden/>
              </w:rPr>
              <w:t>57</w:t>
            </w:r>
            <w:r>
              <w:rPr>
                <w:noProof/>
                <w:webHidden/>
              </w:rPr>
              <w:fldChar w:fldCharType="end"/>
            </w:r>
          </w:hyperlink>
        </w:p>
        <w:p w14:paraId="661C6BA2" w14:textId="393C7617" w:rsidR="00BD7EC8" w:rsidRDefault="00BD7EC8">
          <w:pPr>
            <w:pStyle w:val="TOC3"/>
            <w:tabs>
              <w:tab w:val="right" w:leader="dot" w:pos="9016"/>
            </w:tabs>
            <w:rPr>
              <w:noProof/>
            </w:rPr>
          </w:pPr>
          <w:hyperlink w:anchor="_Toc131406663" w:history="1">
            <w:r w:rsidRPr="00DD7A4F">
              <w:rPr>
                <w:rStyle w:val="Hyperlink"/>
                <w:rFonts w:ascii="Helvetica" w:hAnsi="Helvetica" w:cs="Helvetica"/>
                <w:noProof/>
              </w:rPr>
              <w:t>Discussion and Conclusions</w:t>
            </w:r>
            <w:r>
              <w:rPr>
                <w:noProof/>
                <w:webHidden/>
              </w:rPr>
              <w:tab/>
            </w:r>
            <w:r>
              <w:rPr>
                <w:noProof/>
                <w:webHidden/>
              </w:rPr>
              <w:fldChar w:fldCharType="begin"/>
            </w:r>
            <w:r>
              <w:rPr>
                <w:noProof/>
                <w:webHidden/>
              </w:rPr>
              <w:instrText xml:space="preserve"> PAGEREF _Toc131406663 \h </w:instrText>
            </w:r>
            <w:r>
              <w:rPr>
                <w:noProof/>
                <w:webHidden/>
              </w:rPr>
            </w:r>
            <w:r>
              <w:rPr>
                <w:noProof/>
                <w:webHidden/>
              </w:rPr>
              <w:fldChar w:fldCharType="separate"/>
            </w:r>
            <w:r>
              <w:rPr>
                <w:noProof/>
                <w:webHidden/>
              </w:rPr>
              <w:t>63</w:t>
            </w:r>
            <w:r>
              <w:rPr>
                <w:noProof/>
                <w:webHidden/>
              </w:rPr>
              <w:fldChar w:fldCharType="end"/>
            </w:r>
          </w:hyperlink>
        </w:p>
        <w:p w14:paraId="6B5A1E55" w14:textId="3CC7740E" w:rsidR="00BD7EC8" w:rsidRDefault="00BD7EC8">
          <w:pPr>
            <w:pStyle w:val="TOC1"/>
            <w:rPr>
              <w:rFonts w:eastAsiaTheme="minorEastAsia"/>
              <w:noProof/>
              <w:lang w:eastAsia="en-GB"/>
            </w:rPr>
          </w:pPr>
          <w:hyperlink w:anchor="_Toc131406664" w:history="1">
            <w:r w:rsidRPr="00DD7A4F">
              <w:rPr>
                <w:rStyle w:val="Hyperlink"/>
                <w:rFonts w:ascii="Helvetica" w:hAnsi="Helvetica" w:cs="Helvetica"/>
                <w:noProof/>
              </w:rPr>
              <w:t>Chapter Two: The British Cohort Study</w:t>
            </w:r>
            <w:r>
              <w:rPr>
                <w:noProof/>
                <w:webHidden/>
              </w:rPr>
              <w:tab/>
            </w:r>
            <w:r>
              <w:rPr>
                <w:noProof/>
                <w:webHidden/>
              </w:rPr>
              <w:fldChar w:fldCharType="begin"/>
            </w:r>
            <w:r>
              <w:rPr>
                <w:noProof/>
                <w:webHidden/>
              </w:rPr>
              <w:instrText xml:space="preserve"> PAGEREF _Toc131406664 \h </w:instrText>
            </w:r>
            <w:r>
              <w:rPr>
                <w:noProof/>
                <w:webHidden/>
              </w:rPr>
            </w:r>
            <w:r>
              <w:rPr>
                <w:noProof/>
                <w:webHidden/>
              </w:rPr>
              <w:fldChar w:fldCharType="separate"/>
            </w:r>
            <w:r>
              <w:rPr>
                <w:noProof/>
                <w:webHidden/>
              </w:rPr>
              <w:t>64</w:t>
            </w:r>
            <w:r>
              <w:rPr>
                <w:noProof/>
                <w:webHidden/>
              </w:rPr>
              <w:fldChar w:fldCharType="end"/>
            </w:r>
          </w:hyperlink>
        </w:p>
        <w:p w14:paraId="7B4AA613" w14:textId="43C1B484" w:rsidR="00BD7EC8" w:rsidRDefault="00BD7EC8">
          <w:pPr>
            <w:pStyle w:val="TOC2"/>
            <w:tabs>
              <w:tab w:val="right" w:leader="dot" w:pos="9016"/>
            </w:tabs>
            <w:rPr>
              <w:rFonts w:eastAsiaTheme="minorEastAsia"/>
              <w:noProof/>
              <w:lang w:eastAsia="en-GB"/>
            </w:rPr>
          </w:pPr>
          <w:hyperlink w:anchor="_Toc131406665" w:history="1">
            <w:r w:rsidRPr="00DD7A4F">
              <w:rPr>
                <w:rStyle w:val="Hyperlink"/>
                <w:rFonts w:ascii="Helvetica" w:hAnsi="Helvetica" w:cs="Helvetica"/>
                <w:noProof/>
              </w:rPr>
              <w:t>Introduction to Chapter Two</w:t>
            </w:r>
            <w:r>
              <w:rPr>
                <w:noProof/>
                <w:webHidden/>
              </w:rPr>
              <w:tab/>
            </w:r>
            <w:r>
              <w:rPr>
                <w:noProof/>
                <w:webHidden/>
              </w:rPr>
              <w:fldChar w:fldCharType="begin"/>
            </w:r>
            <w:r>
              <w:rPr>
                <w:noProof/>
                <w:webHidden/>
              </w:rPr>
              <w:instrText xml:space="preserve"> PAGEREF _Toc131406665 \h </w:instrText>
            </w:r>
            <w:r>
              <w:rPr>
                <w:noProof/>
                <w:webHidden/>
              </w:rPr>
            </w:r>
            <w:r>
              <w:rPr>
                <w:noProof/>
                <w:webHidden/>
              </w:rPr>
              <w:fldChar w:fldCharType="separate"/>
            </w:r>
            <w:r>
              <w:rPr>
                <w:noProof/>
                <w:webHidden/>
              </w:rPr>
              <w:t>64</w:t>
            </w:r>
            <w:r>
              <w:rPr>
                <w:noProof/>
                <w:webHidden/>
              </w:rPr>
              <w:fldChar w:fldCharType="end"/>
            </w:r>
          </w:hyperlink>
        </w:p>
        <w:p w14:paraId="79D22933" w14:textId="78718C1A" w:rsidR="00BD7EC8" w:rsidRDefault="00BD7EC8">
          <w:pPr>
            <w:pStyle w:val="TOC2"/>
            <w:tabs>
              <w:tab w:val="right" w:leader="dot" w:pos="9016"/>
            </w:tabs>
            <w:rPr>
              <w:rFonts w:eastAsiaTheme="minorEastAsia"/>
              <w:noProof/>
              <w:lang w:eastAsia="en-GB"/>
            </w:rPr>
          </w:pPr>
          <w:hyperlink w:anchor="_Toc131406666" w:history="1">
            <w:r w:rsidRPr="00DD7A4F">
              <w:rPr>
                <w:rStyle w:val="Hyperlink"/>
                <w:rFonts w:ascii="Helvetica" w:hAnsi="Helvetica" w:cs="Helvetica"/>
                <w:noProof/>
              </w:rPr>
              <w:t>Literature Review:</w:t>
            </w:r>
            <w:r>
              <w:rPr>
                <w:noProof/>
                <w:webHidden/>
              </w:rPr>
              <w:tab/>
            </w:r>
            <w:r>
              <w:rPr>
                <w:noProof/>
                <w:webHidden/>
              </w:rPr>
              <w:fldChar w:fldCharType="begin"/>
            </w:r>
            <w:r>
              <w:rPr>
                <w:noProof/>
                <w:webHidden/>
              </w:rPr>
              <w:instrText xml:space="preserve"> PAGEREF _Toc131406666 \h </w:instrText>
            </w:r>
            <w:r>
              <w:rPr>
                <w:noProof/>
                <w:webHidden/>
              </w:rPr>
            </w:r>
            <w:r>
              <w:rPr>
                <w:noProof/>
                <w:webHidden/>
              </w:rPr>
              <w:fldChar w:fldCharType="separate"/>
            </w:r>
            <w:r>
              <w:rPr>
                <w:noProof/>
                <w:webHidden/>
              </w:rPr>
              <w:t>64</w:t>
            </w:r>
            <w:r>
              <w:rPr>
                <w:noProof/>
                <w:webHidden/>
              </w:rPr>
              <w:fldChar w:fldCharType="end"/>
            </w:r>
          </w:hyperlink>
        </w:p>
        <w:p w14:paraId="0E8384F0" w14:textId="1A9E5B8D" w:rsidR="00BD7EC8" w:rsidRDefault="00BD7EC8">
          <w:pPr>
            <w:pStyle w:val="TOC2"/>
            <w:tabs>
              <w:tab w:val="right" w:leader="dot" w:pos="9016"/>
            </w:tabs>
            <w:rPr>
              <w:rFonts w:eastAsiaTheme="minorEastAsia"/>
              <w:noProof/>
              <w:lang w:eastAsia="en-GB"/>
            </w:rPr>
          </w:pPr>
          <w:hyperlink w:anchor="_Toc131406667" w:history="1">
            <w:r w:rsidRPr="00DD7A4F">
              <w:rPr>
                <w:rStyle w:val="Hyperlink"/>
                <w:rFonts w:ascii="Helvetica" w:hAnsi="Helvetica" w:cs="Helvetica"/>
                <w:noProof/>
              </w:rPr>
              <w:t>BCS Timeframe and Context</w:t>
            </w:r>
            <w:r>
              <w:rPr>
                <w:noProof/>
                <w:webHidden/>
              </w:rPr>
              <w:tab/>
            </w:r>
            <w:r>
              <w:rPr>
                <w:noProof/>
                <w:webHidden/>
              </w:rPr>
              <w:fldChar w:fldCharType="begin"/>
            </w:r>
            <w:r>
              <w:rPr>
                <w:noProof/>
                <w:webHidden/>
              </w:rPr>
              <w:instrText xml:space="preserve"> PAGEREF _Toc131406667 \h </w:instrText>
            </w:r>
            <w:r>
              <w:rPr>
                <w:noProof/>
                <w:webHidden/>
              </w:rPr>
            </w:r>
            <w:r>
              <w:rPr>
                <w:noProof/>
                <w:webHidden/>
              </w:rPr>
              <w:fldChar w:fldCharType="separate"/>
            </w:r>
            <w:r>
              <w:rPr>
                <w:noProof/>
                <w:webHidden/>
              </w:rPr>
              <w:t>64</w:t>
            </w:r>
            <w:r>
              <w:rPr>
                <w:noProof/>
                <w:webHidden/>
              </w:rPr>
              <w:fldChar w:fldCharType="end"/>
            </w:r>
          </w:hyperlink>
        </w:p>
        <w:p w14:paraId="668FA4F5" w14:textId="24214A77" w:rsidR="00BD7EC8" w:rsidRDefault="00BD7EC8">
          <w:pPr>
            <w:pStyle w:val="TOC3"/>
            <w:tabs>
              <w:tab w:val="right" w:leader="dot" w:pos="9016"/>
            </w:tabs>
            <w:rPr>
              <w:noProof/>
            </w:rPr>
          </w:pPr>
          <w:hyperlink w:anchor="_Toc131406668" w:history="1">
            <w:r w:rsidRPr="00DD7A4F">
              <w:rPr>
                <w:rStyle w:val="Hyperlink"/>
                <w:rFonts w:ascii="Helvetica" w:hAnsi="Helvetica" w:cs="Helvetica"/>
                <w:noProof/>
              </w:rPr>
              <w:t>Education and Vocation</w:t>
            </w:r>
            <w:r>
              <w:rPr>
                <w:noProof/>
                <w:webHidden/>
              </w:rPr>
              <w:tab/>
            </w:r>
            <w:r>
              <w:rPr>
                <w:noProof/>
                <w:webHidden/>
              </w:rPr>
              <w:fldChar w:fldCharType="begin"/>
            </w:r>
            <w:r>
              <w:rPr>
                <w:noProof/>
                <w:webHidden/>
              </w:rPr>
              <w:instrText xml:space="preserve"> PAGEREF _Toc131406668 \h </w:instrText>
            </w:r>
            <w:r>
              <w:rPr>
                <w:noProof/>
                <w:webHidden/>
              </w:rPr>
            </w:r>
            <w:r>
              <w:rPr>
                <w:noProof/>
                <w:webHidden/>
              </w:rPr>
              <w:fldChar w:fldCharType="separate"/>
            </w:r>
            <w:r>
              <w:rPr>
                <w:noProof/>
                <w:webHidden/>
              </w:rPr>
              <w:t>64</w:t>
            </w:r>
            <w:r>
              <w:rPr>
                <w:noProof/>
                <w:webHidden/>
              </w:rPr>
              <w:fldChar w:fldCharType="end"/>
            </w:r>
          </w:hyperlink>
        </w:p>
        <w:p w14:paraId="2FB82691" w14:textId="79F68C18" w:rsidR="00BD7EC8" w:rsidRDefault="00BD7EC8">
          <w:pPr>
            <w:pStyle w:val="TOC3"/>
            <w:tabs>
              <w:tab w:val="right" w:leader="dot" w:pos="9016"/>
            </w:tabs>
            <w:rPr>
              <w:noProof/>
            </w:rPr>
          </w:pPr>
          <w:hyperlink w:anchor="_Toc131406669" w:history="1">
            <w:r w:rsidRPr="00DD7A4F">
              <w:rPr>
                <w:rStyle w:val="Hyperlink"/>
                <w:rFonts w:ascii="Helvetica" w:hAnsi="Helvetica" w:cs="Helvetica"/>
                <w:noProof/>
              </w:rPr>
              <w:t>Labour Market</w:t>
            </w:r>
            <w:r>
              <w:rPr>
                <w:noProof/>
                <w:webHidden/>
              </w:rPr>
              <w:tab/>
            </w:r>
            <w:r>
              <w:rPr>
                <w:noProof/>
                <w:webHidden/>
              </w:rPr>
              <w:fldChar w:fldCharType="begin"/>
            </w:r>
            <w:r>
              <w:rPr>
                <w:noProof/>
                <w:webHidden/>
              </w:rPr>
              <w:instrText xml:space="preserve"> PAGEREF _Toc131406669 \h </w:instrText>
            </w:r>
            <w:r>
              <w:rPr>
                <w:noProof/>
                <w:webHidden/>
              </w:rPr>
            </w:r>
            <w:r>
              <w:rPr>
                <w:noProof/>
                <w:webHidden/>
              </w:rPr>
              <w:fldChar w:fldCharType="separate"/>
            </w:r>
            <w:r>
              <w:rPr>
                <w:noProof/>
                <w:webHidden/>
              </w:rPr>
              <w:t>64</w:t>
            </w:r>
            <w:r>
              <w:rPr>
                <w:noProof/>
                <w:webHidden/>
              </w:rPr>
              <w:fldChar w:fldCharType="end"/>
            </w:r>
          </w:hyperlink>
        </w:p>
        <w:p w14:paraId="46AC612A" w14:textId="0208478B" w:rsidR="00BD7EC8" w:rsidRDefault="00BD7EC8">
          <w:pPr>
            <w:pStyle w:val="TOC3"/>
            <w:tabs>
              <w:tab w:val="right" w:leader="dot" w:pos="9016"/>
            </w:tabs>
            <w:rPr>
              <w:noProof/>
            </w:rPr>
          </w:pPr>
          <w:hyperlink w:anchor="_Toc131406670" w:history="1">
            <w:r w:rsidRPr="00DD7A4F">
              <w:rPr>
                <w:rStyle w:val="Hyperlink"/>
                <w:rFonts w:ascii="Helvetica" w:hAnsi="Helvetica" w:cs="Helvetica"/>
                <w:noProof/>
              </w:rPr>
              <w:t>Family</w:t>
            </w:r>
            <w:r>
              <w:rPr>
                <w:noProof/>
                <w:webHidden/>
              </w:rPr>
              <w:tab/>
            </w:r>
            <w:r>
              <w:rPr>
                <w:noProof/>
                <w:webHidden/>
              </w:rPr>
              <w:fldChar w:fldCharType="begin"/>
            </w:r>
            <w:r>
              <w:rPr>
                <w:noProof/>
                <w:webHidden/>
              </w:rPr>
              <w:instrText xml:space="preserve"> PAGEREF _Toc131406670 \h </w:instrText>
            </w:r>
            <w:r>
              <w:rPr>
                <w:noProof/>
                <w:webHidden/>
              </w:rPr>
            </w:r>
            <w:r>
              <w:rPr>
                <w:noProof/>
                <w:webHidden/>
              </w:rPr>
              <w:fldChar w:fldCharType="separate"/>
            </w:r>
            <w:r>
              <w:rPr>
                <w:noProof/>
                <w:webHidden/>
              </w:rPr>
              <w:t>64</w:t>
            </w:r>
            <w:r>
              <w:rPr>
                <w:noProof/>
                <w:webHidden/>
              </w:rPr>
              <w:fldChar w:fldCharType="end"/>
            </w:r>
          </w:hyperlink>
        </w:p>
        <w:p w14:paraId="5E1875F4" w14:textId="746A9D43" w:rsidR="00BD7EC8" w:rsidRDefault="00BD7EC8">
          <w:pPr>
            <w:pStyle w:val="TOC2"/>
            <w:tabs>
              <w:tab w:val="right" w:leader="dot" w:pos="9016"/>
            </w:tabs>
            <w:rPr>
              <w:rFonts w:eastAsiaTheme="minorEastAsia"/>
              <w:noProof/>
              <w:lang w:eastAsia="en-GB"/>
            </w:rPr>
          </w:pPr>
          <w:hyperlink w:anchor="_Toc131406671" w:history="1">
            <w:r w:rsidRPr="00DD7A4F">
              <w:rPr>
                <w:rStyle w:val="Hyperlink"/>
                <w:rFonts w:ascii="Helvetica" w:hAnsi="Helvetica" w:cs="Helvetica"/>
                <w:noProof/>
              </w:rPr>
              <w:t>Data and Methods</w:t>
            </w:r>
            <w:r>
              <w:rPr>
                <w:noProof/>
                <w:webHidden/>
              </w:rPr>
              <w:tab/>
            </w:r>
            <w:r>
              <w:rPr>
                <w:noProof/>
                <w:webHidden/>
              </w:rPr>
              <w:fldChar w:fldCharType="begin"/>
            </w:r>
            <w:r>
              <w:rPr>
                <w:noProof/>
                <w:webHidden/>
              </w:rPr>
              <w:instrText xml:space="preserve"> PAGEREF _Toc131406671 \h </w:instrText>
            </w:r>
            <w:r>
              <w:rPr>
                <w:noProof/>
                <w:webHidden/>
              </w:rPr>
            </w:r>
            <w:r>
              <w:rPr>
                <w:noProof/>
                <w:webHidden/>
              </w:rPr>
              <w:fldChar w:fldCharType="separate"/>
            </w:r>
            <w:r>
              <w:rPr>
                <w:noProof/>
                <w:webHidden/>
              </w:rPr>
              <w:t>64</w:t>
            </w:r>
            <w:r>
              <w:rPr>
                <w:noProof/>
                <w:webHidden/>
              </w:rPr>
              <w:fldChar w:fldCharType="end"/>
            </w:r>
          </w:hyperlink>
        </w:p>
        <w:p w14:paraId="6B71E87B" w14:textId="7F36E4A4" w:rsidR="00BD7EC8" w:rsidRDefault="00BD7EC8">
          <w:pPr>
            <w:pStyle w:val="TOC3"/>
            <w:tabs>
              <w:tab w:val="right" w:leader="dot" w:pos="9016"/>
            </w:tabs>
            <w:rPr>
              <w:noProof/>
            </w:rPr>
          </w:pPr>
          <w:hyperlink w:anchor="_Toc131406672" w:history="1">
            <w:r w:rsidRPr="00DD7A4F">
              <w:rPr>
                <w:rStyle w:val="Hyperlink"/>
                <w:rFonts w:ascii="Helvetica" w:hAnsi="Helvetica" w:cs="Helvetica"/>
                <w:noProof/>
              </w:rPr>
              <w:t>Introduction to the BCS data</w:t>
            </w:r>
            <w:r>
              <w:rPr>
                <w:noProof/>
                <w:webHidden/>
              </w:rPr>
              <w:tab/>
            </w:r>
            <w:r>
              <w:rPr>
                <w:noProof/>
                <w:webHidden/>
              </w:rPr>
              <w:fldChar w:fldCharType="begin"/>
            </w:r>
            <w:r>
              <w:rPr>
                <w:noProof/>
                <w:webHidden/>
              </w:rPr>
              <w:instrText xml:space="preserve"> PAGEREF _Toc131406672 \h </w:instrText>
            </w:r>
            <w:r>
              <w:rPr>
                <w:noProof/>
                <w:webHidden/>
              </w:rPr>
            </w:r>
            <w:r>
              <w:rPr>
                <w:noProof/>
                <w:webHidden/>
              </w:rPr>
              <w:fldChar w:fldCharType="separate"/>
            </w:r>
            <w:r>
              <w:rPr>
                <w:noProof/>
                <w:webHidden/>
              </w:rPr>
              <w:t>64</w:t>
            </w:r>
            <w:r>
              <w:rPr>
                <w:noProof/>
                <w:webHidden/>
              </w:rPr>
              <w:fldChar w:fldCharType="end"/>
            </w:r>
          </w:hyperlink>
        </w:p>
        <w:p w14:paraId="0BF0A488" w14:textId="5734E700" w:rsidR="00BD7EC8" w:rsidRDefault="00BD7EC8">
          <w:pPr>
            <w:pStyle w:val="TOC3"/>
            <w:tabs>
              <w:tab w:val="right" w:leader="dot" w:pos="9016"/>
            </w:tabs>
            <w:rPr>
              <w:noProof/>
            </w:rPr>
          </w:pPr>
          <w:hyperlink w:anchor="_Toc131406673" w:history="1">
            <w:r w:rsidRPr="00DD7A4F">
              <w:rPr>
                <w:rStyle w:val="Hyperlink"/>
                <w:rFonts w:ascii="Helvetica" w:hAnsi="Helvetica" w:cs="Helvetica"/>
                <w:noProof/>
              </w:rPr>
              <w:t>Introduction to measures for subsequent analysis</w:t>
            </w:r>
            <w:r>
              <w:rPr>
                <w:noProof/>
                <w:webHidden/>
              </w:rPr>
              <w:tab/>
            </w:r>
            <w:r>
              <w:rPr>
                <w:noProof/>
                <w:webHidden/>
              </w:rPr>
              <w:fldChar w:fldCharType="begin"/>
            </w:r>
            <w:r>
              <w:rPr>
                <w:noProof/>
                <w:webHidden/>
              </w:rPr>
              <w:instrText xml:space="preserve"> PAGEREF _Toc131406673 \h </w:instrText>
            </w:r>
            <w:r>
              <w:rPr>
                <w:noProof/>
                <w:webHidden/>
              </w:rPr>
            </w:r>
            <w:r>
              <w:rPr>
                <w:noProof/>
                <w:webHidden/>
              </w:rPr>
              <w:fldChar w:fldCharType="separate"/>
            </w:r>
            <w:r>
              <w:rPr>
                <w:noProof/>
                <w:webHidden/>
              </w:rPr>
              <w:t>64</w:t>
            </w:r>
            <w:r>
              <w:rPr>
                <w:noProof/>
                <w:webHidden/>
              </w:rPr>
              <w:fldChar w:fldCharType="end"/>
            </w:r>
          </w:hyperlink>
        </w:p>
        <w:p w14:paraId="29E4B3F9" w14:textId="62D6AE43" w:rsidR="00BD7EC8" w:rsidRDefault="00BD7EC8">
          <w:pPr>
            <w:pStyle w:val="TOC3"/>
            <w:tabs>
              <w:tab w:val="right" w:leader="dot" w:pos="9016"/>
            </w:tabs>
            <w:rPr>
              <w:noProof/>
            </w:rPr>
          </w:pPr>
          <w:hyperlink w:anchor="_Toc131406674" w:history="1">
            <w:r w:rsidRPr="00DD7A4F">
              <w:rPr>
                <w:rStyle w:val="Hyperlink"/>
                <w:rFonts w:ascii="Helvetica" w:hAnsi="Helvetica" w:cs="Helvetica"/>
                <w:noProof/>
              </w:rPr>
              <w:t>Analysis Methods</w:t>
            </w:r>
            <w:r>
              <w:rPr>
                <w:noProof/>
                <w:webHidden/>
              </w:rPr>
              <w:tab/>
            </w:r>
            <w:r>
              <w:rPr>
                <w:noProof/>
                <w:webHidden/>
              </w:rPr>
              <w:fldChar w:fldCharType="begin"/>
            </w:r>
            <w:r>
              <w:rPr>
                <w:noProof/>
                <w:webHidden/>
              </w:rPr>
              <w:instrText xml:space="preserve"> PAGEREF _Toc131406674 \h </w:instrText>
            </w:r>
            <w:r>
              <w:rPr>
                <w:noProof/>
                <w:webHidden/>
              </w:rPr>
            </w:r>
            <w:r>
              <w:rPr>
                <w:noProof/>
                <w:webHidden/>
              </w:rPr>
              <w:fldChar w:fldCharType="separate"/>
            </w:r>
            <w:r>
              <w:rPr>
                <w:noProof/>
                <w:webHidden/>
              </w:rPr>
              <w:t>64</w:t>
            </w:r>
            <w:r>
              <w:rPr>
                <w:noProof/>
                <w:webHidden/>
              </w:rPr>
              <w:fldChar w:fldCharType="end"/>
            </w:r>
          </w:hyperlink>
        </w:p>
        <w:p w14:paraId="45D924A2" w14:textId="48FA33D8" w:rsidR="00BD7EC8" w:rsidRDefault="00BD7EC8">
          <w:pPr>
            <w:pStyle w:val="TOC1"/>
            <w:rPr>
              <w:rFonts w:eastAsiaTheme="minorEastAsia"/>
              <w:noProof/>
              <w:lang w:eastAsia="en-GB"/>
            </w:rPr>
          </w:pPr>
          <w:hyperlink w:anchor="_Toc131406675" w:history="1">
            <w:r w:rsidRPr="00DD7A4F">
              <w:rPr>
                <w:rStyle w:val="Hyperlink"/>
                <w:rFonts w:ascii="Helvetica" w:hAnsi="Helvetica" w:cs="Helvetica"/>
                <w:noProof/>
              </w:rPr>
              <w:t>BCS Cohort: Pathways after Education</w:t>
            </w:r>
            <w:r>
              <w:rPr>
                <w:noProof/>
                <w:webHidden/>
              </w:rPr>
              <w:tab/>
            </w:r>
            <w:r>
              <w:rPr>
                <w:noProof/>
                <w:webHidden/>
              </w:rPr>
              <w:fldChar w:fldCharType="begin"/>
            </w:r>
            <w:r>
              <w:rPr>
                <w:noProof/>
                <w:webHidden/>
              </w:rPr>
              <w:instrText xml:space="preserve"> PAGEREF _Toc131406675 \h </w:instrText>
            </w:r>
            <w:r>
              <w:rPr>
                <w:noProof/>
                <w:webHidden/>
              </w:rPr>
            </w:r>
            <w:r>
              <w:rPr>
                <w:noProof/>
                <w:webHidden/>
              </w:rPr>
              <w:fldChar w:fldCharType="separate"/>
            </w:r>
            <w:r>
              <w:rPr>
                <w:noProof/>
                <w:webHidden/>
              </w:rPr>
              <w:t>64</w:t>
            </w:r>
            <w:r>
              <w:rPr>
                <w:noProof/>
                <w:webHidden/>
              </w:rPr>
              <w:fldChar w:fldCharType="end"/>
            </w:r>
          </w:hyperlink>
        </w:p>
        <w:p w14:paraId="365F3823" w14:textId="0C9A1613" w:rsidR="00BD7EC8" w:rsidRDefault="00BD7EC8">
          <w:pPr>
            <w:pStyle w:val="TOC2"/>
            <w:tabs>
              <w:tab w:val="right" w:leader="dot" w:pos="9016"/>
            </w:tabs>
            <w:rPr>
              <w:rFonts w:eastAsiaTheme="minorEastAsia"/>
              <w:noProof/>
              <w:lang w:eastAsia="en-GB"/>
            </w:rPr>
          </w:pPr>
          <w:hyperlink w:anchor="_Toc131406676" w:history="1">
            <w:r w:rsidRPr="00DD7A4F">
              <w:rPr>
                <w:rStyle w:val="Hyperlink"/>
                <w:rFonts w:ascii="Helvetica" w:hAnsi="Helvetica" w:cs="Helvetica"/>
                <w:noProof/>
              </w:rPr>
              <w:t>Introduction</w:t>
            </w:r>
            <w:r>
              <w:rPr>
                <w:noProof/>
                <w:webHidden/>
              </w:rPr>
              <w:tab/>
            </w:r>
            <w:r>
              <w:rPr>
                <w:noProof/>
                <w:webHidden/>
              </w:rPr>
              <w:fldChar w:fldCharType="begin"/>
            </w:r>
            <w:r>
              <w:rPr>
                <w:noProof/>
                <w:webHidden/>
              </w:rPr>
              <w:instrText xml:space="preserve"> PAGEREF _Toc131406676 \h </w:instrText>
            </w:r>
            <w:r>
              <w:rPr>
                <w:noProof/>
                <w:webHidden/>
              </w:rPr>
            </w:r>
            <w:r>
              <w:rPr>
                <w:noProof/>
                <w:webHidden/>
              </w:rPr>
              <w:fldChar w:fldCharType="separate"/>
            </w:r>
            <w:r>
              <w:rPr>
                <w:noProof/>
                <w:webHidden/>
              </w:rPr>
              <w:t>64</w:t>
            </w:r>
            <w:r>
              <w:rPr>
                <w:noProof/>
                <w:webHidden/>
              </w:rPr>
              <w:fldChar w:fldCharType="end"/>
            </w:r>
          </w:hyperlink>
        </w:p>
        <w:p w14:paraId="7DF97605" w14:textId="458E80DB" w:rsidR="00BD7EC8" w:rsidRDefault="00BD7EC8">
          <w:pPr>
            <w:pStyle w:val="TOC2"/>
            <w:tabs>
              <w:tab w:val="right" w:leader="dot" w:pos="9016"/>
            </w:tabs>
            <w:rPr>
              <w:rFonts w:eastAsiaTheme="minorEastAsia"/>
              <w:noProof/>
              <w:lang w:eastAsia="en-GB"/>
            </w:rPr>
          </w:pPr>
          <w:hyperlink w:anchor="_Toc131406677" w:history="1">
            <w:r w:rsidRPr="00DD7A4F">
              <w:rPr>
                <w:rStyle w:val="Hyperlink"/>
                <w:rFonts w:ascii="Helvetica" w:hAnsi="Helvetica" w:cs="Helvetica"/>
                <w:noProof/>
              </w:rPr>
              <w:t>Replicating analysis of NCDS</w:t>
            </w:r>
            <w:r>
              <w:rPr>
                <w:noProof/>
                <w:webHidden/>
              </w:rPr>
              <w:tab/>
            </w:r>
            <w:r>
              <w:rPr>
                <w:noProof/>
                <w:webHidden/>
              </w:rPr>
              <w:fldChar w:fldCharType="begin"/>
            </w:r>
            <w:r>
              <w:rPr>
                <w:noProof/>
                <w:webHidden/>
              </w:rPr>
              <w:instrText xml:space="preserve"> PAGEREF _Toc131406677 \h </w:instrText>
            </w:r>
            <w:r>
              <w:rPr>
                <w:noProof/>
                <w:webHidden/>
              </w:rPr>
            </w:r>
            <w:r>
              <w:rPr>
                <w:noProof/>
                <w:webHidden/>
              </w:rPr>
              <w:fldChar w:fldCharType="separate"/>
            </w:r>
            <w:r>
              <w:rPr>
                <w:noProof/>
                <w:webHidden/>
              </w:rPr>
              <w:t>64</w:t>
            </w:r>
            <w:r>
              <w:rPr>
                <w:noProof/>
                <w:webHidden/>
              </w:rPr>
              <w:fldChar w:fldCharType="end"/>
            </w:r>
          </w:hyperlink>
        </w:p>
        <w:p w14:paraId="66319FD1" w14:textId="3061B4F9" w:rsidR="00BD7EC8" w:rsidRDefault="00BD7EC8">
          <w:pPr>
            <w:pStyle w:val="TOC2"/>
            <w:tabs>
              <w:tab w:val="right" w:leader="dot" w:pos="9016"/>
            </w:tabs>
            <w:rPr>
              <w:rFonts w:eastAsiaTheme="minorEastAsia"/>
              <w:noProof/>
              <w:lang w:eastAsia="en-GB"/>
            </w:rPr>
          </w:pPr>
          <w:hyperlink w:anchor="_Toc131406678" w:history="1">
            <w:r w:rsidRPr="00DD7A4F">
              <w:rPr>
                <w:rStyle w:val="Hyperlink"/>
                <w:rFonts w:ascii="Helvetica" w:hAnsi="Helvetica" w:cs="Helvetica"/>
                <w:noProof/>
              </w:rPr>
              <w:t>Descriptive Statistics</w:t>
            </w:r>
            <w:r>
              <w:rPr>
                <w:noProof/>
                <w:webHidden/>
              </w:rPr>
              <w:tab/>
            </w:r>
            <w:r>
              <w:rPr>
                <w:noProof/>
                <w:webHidden/>
              </w:rPr>
              <w:fldChar w:fldCharType="begin"/>
            </w:r>
            <w:r>
              <w:rPr>
                <w:noProof/>
                <w:webHidden/>
              </w:rPr>
              <w:instrText xml:space="preserve"> PAGEREF _Toc131406678 \h </w:instrText>
            </w:r>
            <w:r>
              <w:rPr>
                <w:noProof/>
                <w:webHidden/>
              </w:rPr>
            </w:r>
            <w:r>
              <w:rPr>
                <w:noProof/>
                <w:webHidden/>
              </w:rPr>
              <w:fldChar w:fldCharType="separate"/>
            </w:r>
            <w:r>
              <w:rPr>
                <w:noProof/>
                <w:webHidden/>
              </w:rPr>
              <w:t>64</w:t>
            </w:r>
            <w:r>
              <w:rPr>
                <w:noProof/>
                <w:webHidden/>
              </w:rPr>
              <w:fldChar w:fldCharType="end"/>
            </w:r>
          </w:hyperlink>
        </w:p>
        <w:p w14:paraId="18CCF476" w14:textId="6137F091" w:rsidR="00BD7EC8" w:rsidRDefault="00BD7EC8">
          <w:pPr>
            <w:pStyle w:val="TOC2"/>
            <w:tabs>
              <w:tab w:val="right" w:leader="dot" w:pos="9016"/>
            </w:tabs>
            <w:rPr>
              <w:rFonts w:eastAsiaTheme="minorEastAsia"/>
              <w:noProof/>
              <w:lang w:eastAsia="en-GB"/>
            </w:rPr>
          </w:pPr>
          <w:hyperlink w:anchor="_Toc131406679" w:history="1">
            <w:r w:rsidRPr="00DD7A4F">
              <w:rPr>
                <w:rStyle w:val="Hyperlink"/>
                <w:rFonts w:ascii="Helvetica" w:hAnsi="Helvetica" w:cs="Helvetica"/>
                <w:noProof/>
              </w:rPr>
              <w:t>Modelling Educational Attainment</w:t>
            </w:r>
            <w:r>
              <w:rPr>
                <w:noProof/>
                <w:webHidden/>
              </w:rPr>
              <w:tab/>
            </w:r>
            <w:r>
              <w:rPr>
                <w:noProof/>
                <w:webHidden/>
              </w:rPr>
              <w:fldChar w:fldCharType="begin"/>
            </w:r>
            <w:r>
              <w:rPr>
                <w:noProof/>
                <w:webHidden/>
              </w:rPr>
              <w:instrText xml:space="preserve"> PAGEREF _Toc131406679 \h </w:instrText>
            </w:r>
            <w:r>
              <w:rPr>
                <w:noProof/>
                <w:webHidden/>
              </w:rPr>
            </w:r>
            <w:r>
              <w:rPr>
                <w:noProof/>
                <w:webHidden/>
              </w:rPr>
              <w:fldChar w:fldCharType="separate"/>
            </w:r>
            <w:r>
              <w:rPr>
                <w:noProof/>
                <w:webHidden/>
              </w:rPr>
              <w:t>64</w:t>
            </w:r>
            <w:r>
              <w:rPr>
                <w:noProof/>
                <w:webHidden/>
              </w:rPr>
              <w:fldChar w:fldCharType="end"/>
            </w:r>
          </w:hyperlink>
        </w:p>
        <w:p w14:paraId="09CB1D0D" w14:textId="3E3D4DA2" w:rsidR="00BD7EC8" w:rsidRDefault="00BD7EC8">
          <w:pPr>
            <w:pStyle w:val="TOC2"/>
            <w:tabs>
              <w:tab w:val="right" w:leader="dot" w:pos="9016"/>
            </w:tabs>
            <w:rPr>
              <w:rFonts w:eastAsiaTheme="minorEastAsia"/>
              <w:noProof/>
              <w:lang w:eastAsia="en-GB"/>
            </w:rPr>
          </w:pPr>
          <w:hyperlink w:anchor="_Toc131406680" w:history="1">
            <w:r w:rsidRPr="00DD7A4F">
              <w:rPr>
                <w:rStyle w:val="Hyperlink"/>
                <w:rFonts w:ascii="Helvetica" w:hAnsi="Helvetica" w:cs="Helvetica"/>
                <w:noProof/>
              </w:rPr>
              <w:t>Discussion and Conclusions</w:t>
            </w:r>
            <w:r>
              <w:rPr>
                <w:noProof/>
                <w:webHidden/>
              </w:rPr>
              <w:tab/>
            </w:r>
            <w:r>
              <w:rPr>
                <w:noProof/>
                <w:webHidden/>
              </w:rPr>
              <w:fldChar w:fldCharType="begin"/>
            </w:r>
            <w:r>
              <w:rPr>
                <w:noProof/>
                <w:webHidden/>
              </w:rPr>
              <w:instrText xml:space="preserve"> PAGEREF _Toc131406680 \h </w:instrText>
            </w:r>
            <w:r>
              <w:rPr>
                <w:noProof/>
                <w:webHidden/>
              </w:rPr>
            </w:r>
            <w:r>
              <w:rPr>
                <w:noProof/>
                <w:webHidden/>
              </w:rPr>
              <w:fldChar w:fldCharType="separate"/>
            </w:r>
            <w:r>
              <w:rPr>
                <w:noProof/>
                <w:webHidden/>
              </w:rPr>
              <w:t>64</w:t>
            </w:r>
            <w:r>
              <w:rPr>
                <w:noProof/>
                <w:webHidden/>
              </w:rPr>
              <w:fldChar w:fldCharType="end"/>
            </w:r>
          </w:hyperlink>
        </w:p>
        <w:p w14:paraId="50262874" w14:textId="7CEABE56" w:rsidR="00BD7EC8" w:rsidRDefault="00BD7EC8">
          <w:pPr>
            <w:pStyle w:val="TOC1"/>
            <w:rPr>
              <w:rFonts w:eastAsiaTheme="minorEastAsia"/>
              <w:noProof/>
              <w:lang w:eastAsia="en-GB"/>
            </w:rPr>
          </w:pPr>
          <w:hyperlink w:anchor="_Toc131406681" w:history="1">
            <w:r w:rsidRPr="00DD7A4F">
              <w:rPr>
                <w:rStyle w:val="Hyperlink"/>
                <w:rFonts w:ascii="Helvetica" w:hAnsi="Helvetica" w:cs="Helvetica"/>
                <w:noProof/>
              </w:rPr>
              <w:t>BCS Cohort: Missing Data</w:t>
            </w:r>
            <w:r>
              <w:rPr>
                <w:noProof/>
                <w:webHidden/>
              </w:rPr>
              <w:tab/>
            </w:r>
            <w:r>
              <w:rPr>
                <w:noProof/>
                <w:webHidden/>
              </w:rPr>
              <w:fldChar w:fldCharType="begin"/>
            </w:r>
            <w:r>
              <w:rPr>
                <w:noProof/>
                <w:webHidden/>
              </w:rPr>
              <w:instrText xml:space="preserve"> PAGEREF _Toc131406681 \h </w:instrText>
            </w:r>
            <w:r>
              <w:rPr>
                <w:noProof/>
                <w:webHidden/>
              </w:rPr>
            </w:r>
            <w:r>
              <w:rPr>
                <w:noProof/>
                <w:webHidden/>
              </w:rPr>
              <w:fldChar w:fldCharType="separate"/>
            </w:r>
            <w:r>
              <w:rPr>
                <w:noProof/>
                <w:webHidden/>
              </w:rPr>
              <w:t>64</w:t>
            </w:r>
            <w:r>
              <w:rPr>
                <w:noProof/>
                <w:webHidden/>
              </w:rPr>
              <w:fldChar w:fldCharType="end"/>
            </w:r>
          </w:hyperlink>
        </w:p>
        <w:p w14:paraId="62EAD4D6" w14:textId="761D2ED2" w:rsidR="00BD7EC8" w:rsidRDefault="00BD7EC8">
          <w:pPr>
            <w:pStyle w:val="TOC2"/>
            <w:tabs>
              <w:tab w:val="right" w:leader="dot" w:pos="9016"/>
            </w:tabs>
            <w:rPr>
              <w:rFonts w:eastAsiaTheme="minorEastAsia"/>
              <w:noProof/>
              <w:lang w:eastAsia="en-GB"/>
            </w:rPr>
          </w:pPr>
          <w:hyperlink w:anchor="_Toc131406682" w:history="1">
            <w:r w:rsidRPr="00DD7A4F">
              <w:rPr>
                <w:rStyle w:val="Hyperlink"/>
                <w:rFonts w:ascii="Helvetica" w:hAnsi="Helvetica" w:cs="Helvetica"/>
                <w:noProof/>
              </w:rPr>
              <w:t>Missing Data in the NCDS</w:t>
            </w:r>
            <w:r>
              <w:rPr>
                <w:noProof/>
                <w:webHidden/>
              </w:rPr>
              <w:tab/>
            </w:r>
            <w:r>
              <w:rPr>
                <w:noProof/>
                <w:webHidden/>
              </w:rPr>
              <w:fldChar w:fldCharType="begin"/>
            </w:r>
            <w:r>
              <w:rPr>
                <w:noProof/>
                <w:webHidden/>
              </w:rPr>
              <w:instrText xml:space="preserve"> PAGEREF _Toc131406682 \h </w:instrText>
            </w:r>
            <w:r>
              <w:rPr>
                <w:noProof/>
                <w:webHidden/>
              </w:rPr>
            </w:r>
            <w:r>
              <w:rPr>
                <w:noProof/>
                <w:webHidden/>
              </w:rPr>
              <w:fldChar w:fldCharType="separate"/>
            </w:r>
            <w:r>
              <w:rPr>
                <w:noProof/>
                <w:webHidden/>
              </w:rPr>
              <w:t>64</w:t>
            </w:r>
            <w:r>
              <w:rPr>
                <w:noProof/>
                <w:webHidden/>
              </w:rPr>
              <w:fldChar w:fldCharType="end"/>
            </w:r>
          </w:hyperlink>
        </w:p>
        <w:p w14:paraId="65F408C1" w14:textId="046FE5AF" w:rsidR="00BD7EC8" w:rsidRDefault="00BD7EC8">
          <w:pPr>
            <w:pStyle w:val="TOC2"/>
            <w:tabs>
              <w:tab w:val="right" w:leader="dot" w:pos="9016"/>
            </w:tabs>
            <w:rPr>
              <w:rFonts w:eastAsiaTheme="minorEastAsia"/>
              <w:noProof/>
              <w:lang w:eastAsia="en-GB"/>
            </w:rPr>
          </w:pPr>
          <w:hyperlink w:anchor="_Toc131406683" w:history="1">
            <w:r w:rsidRPr="00DD7A4F">
              <w:rPr>
                <w:rStyle w:val="Hyperlink"/>
                <w:rFonts w:ascii="Helvetica" w:hAnsi="Helvetica" w:cs="Helvetica"/>
                <w:noProof/>
              </w:rPr>
              <w:t>Description of the Missing Data</w:t>
            </w:r>
            <w:r>
              <w:rPr>
                <w:noProof/>
                <w:webHidden/>
              </w:rPr>
              <w:tab/>
            </w:r>
            <w:r>
              <w:rPr>
                <w:noProof/>
                <w:webHidden/>
              </w:rPr>
              <w:fldChar w:fldCharType="begin"/>
            </w:r>
            <w:r>
              <w:rPr>
                <w:noProof/>
                <w:webHidden/>
              </w:rPr>
              <w:instrText xml:space="preserve"> PAGEREF _Toc131406683 \h </w:instrText>
            </w:r>
            <w:r>
              <w:rPr>
                <w:noProof/>
                <w:webHidden/>
              </w:rPr>
            </w:r>
            <w:r>
              <w:rPr>
                <w:noProof/>
                <w:webHidden/>
              </w:rPr>
              <w:fldChar w:fldCharType="separate"/>
            </w:r>
            <w:r>
              <w:rPr>
                <w:noProof/>
                <w:webHidden/>
              </w:rPr>
              <w:t>64</w:t>
            </w:r>
            <w:r>
              <w:rPr>
                <w:noProof/>
                <w:webHidden/>
              </w:rPr>
              <w:fldChar w:fldCharType="end"/>
            </w:r>
          </w:hyperlink>
        </w:p>
        <w:p w14:paraId="5E00CD59" w14:textId="6FA3D30B" w:rsidR="00BD7EC8" w:rsidRDefault="00BD7EC8">
          <w:pPr>
            <w:pStyle w:val="TOC2"/>
            <w:tabs>
              <w:tab w:val="right" w:leader="dot" w:pos="9016"/>
            </w:tabs>
            <w:rPr>
              <w:rFonts w:eastAsiaTheme="minorEastAsia"/>
              <w:noProof/>
              <w:lang w:eastAsia="en-GB"/>
            </w:rPr>
          </w:pPr>
          <w:hyperlink w:anchor="_Toc131406684" w:history="1">
            <w:r w:rsidRPr="00DD7A4F">
              <w:rPr>
                <w:rStyle w:val="Hyperlink"/>
                <w:rFonts w:ascii="Helvetica" w:hAnsi="Helvetica" w:cs="Helvetica"/>
                <w:noProof/>
              </w:rPr>
              <w:t>Missing Data for Independent Variables</w:t>
            </w:r>
            <w:r>
              <w:rPr>
                <w:noProof/>
                <w:webHidden/>
              </w:rPr>
              <w:tab/>
            </w:r>
            <w:r>
              <w:rPr>
                <w:noProof/>
                <w:webHidden/>
              </w:rPr>
              <w:fldChar w:fldCharType="begin"/>
            </w:r>
            <w:r>
              <w:rPr>
                <w:noProof/>
                <w:webHidden/>
              </w:rPr>
              <w:instrText xml:space="preserve"> PAGEREF _Toc131406684 \h </w:instrText>
            </w:r>
            <w:r>
              <w:rPr>
                <w:noProof/>
                <w:webHidden/>
              </w:rPr>
            </w:r>
            <w:r>
              <w:rPr>
                <w:noProof/>
                <w:webHidden/>
              </w:rPr>
              <w:fldChar w:fldCharType="separate"/>
            </w:r>
            <w:r>
              <w:rPr>
                <w:noProof/>
                <w:webHidden/>
              </w:rPr>
              <w:t>64</w:t>
            </w:r>
            <w:r>
              <w:rPr>
                <w:noProof/>
                <w:webHidden/>
              </w:rPr>
              <w:fldChar w:fldCharType="end"/>
            </w:r>
          </w:hyperlink>
        </w:p>
        <w:p w14:paraId="5FD2A520" w14:textId="2392A488" w:rsidR="00BD7EC8" w:rsidRDefault="00BD7EC8">
          <w:pPr>
            <w:pStyle w:val="TOC2"/>
            <w:tabs>
              <w:tab w:val="right" w:leader="dot" w:pos="9016"/>
            </w:tabs>
            <w:rPr>
              <w:rFonts w:eastAsiaTheme="minorEastAsia"/>
              <w:noProof/>
              <w:lang w:eastAsia="en-GB"/>
            </w:rPr>
          </w:pPr>
          <w:hyperlink w:anchor="_Toc131406685" w:history="1">
            <w:r w:rsidRPr="00DD7A4F">
              <w:rPr>
                <w:rStyle w:val="Hyperlink"/>
                <w:rFonts w:ascii="Helvetica" w:hAnsi="Helvetica" w:cs="Helvetica"/>
                <w:noProof/>
              </w:rPr>
              <w:t>Multiple Imputation by Chained Equations</w:t>
            </w:r>
            <w:r>
              <w:rPr>
                <w:noProof/>
                <w:webHidden/>
              </w:rPr>
              <w:tab/>
            </w:r>
            <w:r>
              <w:rPr>
                <w:noProof/>
                <w:webHidden/>
              </w:rPr>
              <w:fldChar w:fldCharType="begin"/>
            </w:r>
            <w:r>
              <w:rPr>
                <w:noProof/>
                <w:webHidden/>
              </w:rPr>
              <w:instrText xml:space="preserve"> PAGEREF _Toc131406685 \h </w:instrText>
            </w:r>
            <w:r>
              <w:rPr>
                <w:noProof/>
                <w:webHidden/>
              </w:rPr>
            </w:r>
            <w:r>
              <w:rPr>
                <w:noProof/>
                <w:webHidden/>
              </w:rPr>
              <w:fldChar w:fldCharType="separate"/>
            </w:r>
            <w:r>
              <w:rPr>
                <w:noProof/>
                <w:webHidden/>
              </w:rPr>
              <w:t>64</w:t>
            </w:r>
            <w:r>
              <w:rPr>
                <w:noProof/>
                <w:webHidden/>
              </w:rPr>
              <w:fldChar w:fldCharType="end"/>
            </w:r>
          </w:hyperlink>
        </w:p>
        <w:p w14:paraId="2F1595A4" w14:textId="4A75061E" w:rsidR="00BD7EC8" w:rsidRDefault="00BD7EC8">
          <w:pPr>
            <w:pStyle w:val="TOC2"/>
            <w:tabs>
              <w:tab w:val="right" w:leader="dot" w:pos="9016"/>
            </w:tabs>
            <w:rPr>
              <w:rFonts w:eastAsiaTheme="minorEastAsia"/>
              <w:noProof/>
              <w:lang w:eastAsia="en-GB"/>
            </w:rPr>
          </w:pPr>
          <w:hyperlink w:anchor="_Toc131406686" w:history="1">
            <w:r w:rsidRPr="00DD7A4F">
              <w:rPr>
                <w:rStyle w:val="Hyperlink"/>
                <w:rFonts w:ascii="Helvetica" w:hAnsi="Helvetica" w:cs="Helvetica"/>
                <w:noProof/>
              </w:rPr>
              <w:t>Discussion and Conclusions</w:t>
            </w:r>
            <w:r>
              <w:rPr>
                <w:noProof/>
                <w:webHidden/>
              </w:rPr>
              <w:tab/>
            </w:r>
            <w:r>
              <w:rPr>
                <w:noProof/>
                <w:webHidden/>
              </w:rPr>
              <w:fldChar w:fldCharType="begin"/>
            </w:r>
            <w:r>
              <w:rPr>
                <w:noProof/>
                <w:webHidden/>
              </w:rPr>
              <w:instrText xml:space="preserve"> PAGEREF _Toc131406686 \h </w:instrText>
            </w:r>
            <w:r>
              <w:rPr>
                <w:noProof/>
                <w:webHidden/>
              </w:rPr>
            </w:r>
            <w:r>
              <w:rPr>
                <w:noProof/>
                <w:webHidden/>
              </w:rPr>
              <w:fldChar w:fldCharType="separate"/>
            </w:r>
            <w:r>
              <w:rPr>
                <w:noProof/>
                <w:webHidden/>
              </w:rPr>
              <w:t>64</w:t>
            </w:r>
            <w:r>
              <w:rPr>
                <w:noProof/>
                <w:webHidden/>
              </w:rPr>
              <w:fldChar w:fldCharType="end"/>
            </w:r>
          </w:hyperlink>
        </w:p>
        <w:p w14:paraId="6A1A8653" w14:textId="6275E036" w:rsidR="00BD7EC8" w:rsidRDefault="00BD7EC8">
          <w:pPr>
            <w:pStyle w:val="TOC1"/>
            <w:rPr>
              <w:rFonts w:eastAsiaTheme="minorEastAsia"/>
              <w:noProof/>
              <w:lang w:eastAsia="en-GB"/>
            </w:rPr>
          </w:pPr>
          <w:hyperlink w:anchor="_Toc131406687" w:history="1">
            <w:r w:rsidRPr="00DD7A4F">
              <w:rPr>
                <w:rStyle w:val="Hyperlink"/>
                <w:rFonts w:ascii="Helvetica" w:hAnsi="Helvetica" w:cs="Helvetica"/>
                <w:noProof/>
              </w:rPr>
              <w:t>Chapter Three: The Contemporary Context of the BHPS and UKHLS Synthetic Cohorts</w:t>
            </w:r>
            <w:r>
              <w:rPr>
                <w:noProof/>
                <w:webHidden/>
              </w:rPr>
              <w:tab/>
            </w:r>
            <w:r>
              <w:rPr>
                <w:noProof/>
                <w:webHidden/>
              </w:rPr>
              <w:fldChar w:fldCharType="begin"/>
            </w:r>
            <w:r>
              <w:rPr>
                <w:noProof/>
                <w:webHidden/>
              </w:rPr>
              <w:instrText xml:space="preserve"> PAGEREF _Toc131406687 \h </w:instrText>
            </w:r>
            <w:r>
              <w:rPr>
                <w:noProof/>
                <w:webHidden/>
              </w:rPr>
            </w:r>
            <w:r>
              <w:rPr>
                <w:noProof/>
                <w:webHidden/>
              </w:rPr>
              <w:fldChar w:fldCharType="separate"/>
            </w:r>
            <w:r>
              <w:rPr>
                <w:noProof/>
                <w:webHidden/>
              </w:rPr>
              <w:t>64</w:t>
            </w:r>
            <w:r>
              <w:rPr>
                <w:noProof/>
                <w:webHidden/>
              </w:rPr>
              <w:fldChar w:fldCharType="end"/>
            </w:r>
          </w:hyperlink>
        </w:p>
        <w:p w14:paraId="169FFE83" w14:textId="273AFD65" w:rsidR="00BD7EC8" w:rsidRDefault="00BD7EC8">
          <w:pPr>
            <w:pStyle w:val="TOC2"/>
            <w:tabs>
              <w:tab w:val="right" w:leader="dot" w:pos="9016"/>
            </w:tabs>
            <w:rPr>
              <w:rFonts w:eastAsiaTheme="minorEastAsia"/>
              <w:noProof/>
              <w:lang w:eastAsia="en-GB"/>
            </w:rPr>
          </w:pPr>
          <w:hyperlink w:anchor="_Toc131406688" w:history="1">
            <w:r w:rsidRPr="00DD7A4F">
              <w:rPr>
                <w:rStyle w:val="Hyperlink"/>
                <w:rFonts w:ascii="Helvetica" w:hAnsi="Helvetica" w:cs="Helvetica"/>
                <w:noProof/>
              </w:rPr>
              <w:t>Introduction to Chapter Three</w:t>
            </w:r>
            <w:r>
              <w:rPr>
                <w:noProof/>
                <w:webHidden/>
              </w:rPr>
              <w:tab/>
            </w:r>
            <w:r>
              <w:rPr>
                <w:noProof/>
                <w:webHidden/>
              </w:rPr>
              <w:fldChar w:fldCharType="begin"/>
            </w:r>
            <w:r>
              <w:rPr>
                <w:noProof/>
                <w:webHidden/>
              </w:rPr>
              <w:instrText xml:space="preserve"> PAGEREF _Toc131406688 \h </w:instrText>
            </w:r>
            <w:r>
              <w:rPr>
                <w:noProof/>
                <w:webHidden/>
              </w:rPr>
            </w:r>
            <w:r>
              <w:rPr>
                <w:noProof/>
                <w:webHidden/>
              </w:rPr>
              <w:fldChar w:fldCharType="separate"/>
            </w:r>
            <w:r>
              <w:rPr>
                <w:noProof/>
                <w:webHidden/>
              </w:rPr>
              <w:t>64</w:t>
            </w:r>
            <w:r>
              <w:rPr>
                <w:noProof/>
                <w:webHidden/>
              </w:rPr>
              <w:fldChar w:fldCharType="end"/>
            </w:r>
          </w:hyperlink>
        </w:p>
        <w:p w14:paraId="12F3B1B2" w14:textId="5C1174CF" w:rsidR="00BD7EC8" w:rsidRDefault="00BD7EC8">
          <w:pPr>
            <w:pStyle w:val="TOC2"/>
            <w:tabs>
              <w:tab w:val="right" w:leader="dot" w:pos="9016"/>
            </w:tabs>
            <w:rPr>
              <w:rFonts w:eastAsiaTheme="minorEastAsia"/>
              <w:noProof/>
              <w:lang w:eastAsia="en-GB"/>
            </w:rPr>
          </w:pPr>
          <w:hyperlink w:anchor="_Toc131406689" w:history="1">
            <w:r w:rsidRPr="00DD7A4F">
              <w:rPr>
                <w:rStyle w:val="Hyperlink"/>
                <w:rFonts w:ascii="Helvetica" w:hAnsi="Helvetica" w:cs="Helvetica"/>
                <w:noProof/>
              </w:rPr>
              <w:t>BHPS and UKHLS Timeframe and Context</w:t>
            </w:r>
            <w:r>
              <w:rPr>
                <w:noProof/>
                <w:webHidden/>
              </w:rPr>
              <w:tab/>
            </w:r>
            <w:r>
              <w:rPr>
                <w:noProof/>
                <w:webHidden/>
              </w:rPr>
              <w:fldChar w:fldCharType="begin"/>
            </w:r>
            <w:r>
              <w:rPr>
                <w:noProof/>
                <w:webHidden/>
              </w:rPr>
              <w:instrText xml:space="preserve"> PAGEREF _Toc131406689 \h </w:instrText>
            </w:r>
            <w:r>
              <w:rPr>
                <w:noProof/>
                <w:webHidden/>
              </w:rPr>
            </w:r>
            <w:r>
              <w:rPr>
                <w:noProof/>
                <w:webHidden/>
              </w:rPr>
              <w:fldChar w:fldCharType="separate"/>
            </w:r>
            <w:r>
              <w:rPr>
                <w:noProof/>
                <w:webHidden/>
              </w:rPr>
              <w:t>64</w:t>
            </w:r>
            <w:r>
              <w:rPr>
                <w:noProof/>
                <w:webHidden/>
              </w:rPr>
              <w:fldChar w:fldCharType="end"/>
            </w:r>
          </w:hyperlink>
        </w:p>
        <w:p w14:paraId="29F4C5CB" w14:textId="244D6578" w:rsidR="00BD7EC8" w:rsidRDefault="00BD7EC8">
          <w:pPr>
            <w:pStyle w:val="TOC3"/>
            <w:tabs>
              <w:tab w:val="right" w:leader="dot" w:pos="9016"/>
            </w:tabs>
            <w:rPr>
              <w:noProof/>
            </w:rPr>
          </w:pPr>
          <w:hyperlink w:anchor="_Toc131406690" w:history="1">
            <w:r w:rsidRPr="00DD7A4F">
              <w:rPr>
                <w:rStyle w:val="Hyperlink"/>
                <w:rFonts w:ascii="Helvetica" w:hAnsi="Helvetica" w:cs="Helvetica"/>
                <w:noProof/>
              </w:rPr>
              <w:t>Education and Vocation</w:t>
            </w:r>
            <w:r>
              <w:rPr>
                <w:noProof/>
                <w:webHidden/>
              </w:rPr>
              <w:tab/>
            </w:r>
            <w:r>
              <w:rPr>
                <w:noProof/>
                <w:webHidden/>
              </w:rPr>
              <w:fldChar w:fldCharType="begin"/>
            </w:r>
            <w:r>
              <w:rPr>
                <w:noProof/>
                <w:webHidden/>
              </w:rPr>
              <w:instrText xml:space="preserve"> PAGEREF _Toc131406690 \h </w:instrText>
            </w:r>
            <w:r>
              <w:rPr>
                <w:noProof/>
                <w:webHidden/>
              </w:rPr>
            </w:r>
            <w:r>
              <w:rPr>
                <w:noProof/>
                <w:webHidden/>
              </w:rPr>
              <w:fldChar w:fldCharType="separate"/>
            </w:r>
            <w:r>
              <w:rPr>
                <w:noProof/>
                <w:webHidden/>
              </w:rPr>
              <w:t>64</w:t>
            </w:r>
            <w:r>
              <w:rPr>
                <w:noProof/>
                <w:webHidden/>
              </w:rPr>
              <w:fldChar w:fldCharType="end"/>
            </w:r>
          </w:hyperlink>
        </w:p>
        <w:p w14:paraId="2E54C534" w14:textId="0A3AC2A4" w:rsidR="00BD7EC8" w:rsidRDefault="00BD7EC8">
          <w:pPr>
            <w:pStyle w:val="TOC3"/>
            <w:tabs>
              <w:tab w:val="right" w:leader="dot" w:pos="9016"/>
            </w:tabs>
            <w:rPr>
              <w:noProof/>
            </w:rPr>
          </w:pPr>
          <w:hyperlink w:anchor="_Toc131406691" w:history="1">
            <w:r w:rsidRPr="00DD7A4F">
              <w:rPr>
                <w:rStyle w:val="Hyperlink"/>
                <w:rFonts w:ascii="Helvetica" w:hAnsi="Helvetica" w:cs="Helvetica"/>
                <w:noProof/>
              </w:rPr>
              <w:t>Labour Market</w:t>
            </w:r>
            <w:r>
              <w:rPr>
                <w:noProof/>
                <w:webHidden/>
              </w:rPr>
              <w:tab/>
            </w:r>
            <w:r>
              <w:rPr>
                <w:noProof/>
                <w:webHidden/>
              </w:rPr>
              <w:fldChar w:fldCharType="begin"/>
            </w:r>
            <w:r>
              <w:rPr>
                <w:noProof/>
                <w:webHidden/>
              </w:rPr>
              <w:instrText xml:space="preserve"> PAGEREF _Toc131406691 \h </w:instrText>
            </w:r>
            <w:r>
              <w:rPr>
                <w:noProof/>
                <w:webHidden/>
              </w:rPr>
            </w:r>
            <w:r>
              <w:rPr>
                <w:noProof/>
                <w:webHidden/>
              </w:rPr>
              <w:fldChar w:fldCharType="separate"/>
            </w:r>
            <w:r>
              <w:rPr>
                <w:noProof/>
                <w:webHidden/>
              </w:rPr>
              <w:t>64</w:t>
            </w:r>
            <w:r>
              <w:rPr>
                <w:noProof/>
                <w:webHidden/>
              </w:rPr>
              <w:fldChar w:fldCharType="end"/>
            </w:r>
          </w:hyperlink>
        </w:p>
        <w:p w14:paraId="051E282C" w14:textId="7B4C05F3" w:rsidR="00BD7EC8" w:rsidRDefault="00BD7EC8">
          <w:pPr>
            <w:pStyle w:val="TOC3"/>
            <w:tabs>
              <w:tab w:val="right" w:leader="dot" w:pos="9016"/>
            </w:tabs>
            <w:rPr>
              <w:noProof/>
            </w:rPr>
          </w:pPr>
          <w:hyperlink w:anchor="_Toc131406692" w:history="1">
            <w:r w:rsidRPr="00DD7A4F">
              <w:rPr>
                <w:rStyle w:val="Hyperlink"/>
                <w:rFonts w:ascii="Helvetica" w:hAnsi="Helvetica" w:cs="Helvetica"/>
                <w:noProof/>
              </w:rPr>
              <w:t>Family</w:t>
            </w:r>
            <w:r>
              <w:rPr>
                <w:noProof/>
                <w:webHidden/>
              </w:rPr>
              <w:tab/>
            </w:r>
            <w:r>
              <w:rPr>
                <w:noProof/>
                <w:webHidden/>
              </w:rPr>
              <w:fldChar w:fldCharType="begin"/>
            </w:r>
            <w:r>
              <w:rPr>
                <w:noProof/>
                <w:webHidden/>
              </w:rPr>
              <w:instrText xml:space="preserve"> PAGEREF _Toc131406692 \h </w:instrText>
            </w:r>
            <w:r>
              <w:rPr>
                <w:noProof/>
                <w:webHidden/>
              </w:rPr>
            </w:r>
            <w:r>
              <w:rPr>
                <w:noProof/>
                <w:webHidden/>
              </w:rPr>
              <w:fldChar w:fldCharType="separate"/>
            </w:r>
            <w:r>
              <w:rPr>
                <w:noProof/>
                <w:webHidden/>
              </w:rPr>
              <w:t>64</w:t>
            </w:r>
            <w:r>
              <w:rPr>
                <w:noProof/>
                <w:webHidden/>
              </w:rPr>
              <w:fldChar w:fldCharType="end"/>
            </w:r>
          </w:hyperlink>
        </w:p>
        <w:p w14:paraId="70F7D003" w14:textId="2D0C0DA7" w:rsidR="00BD7EC8" w:rsidRDefault="00BD7EC8">
          <w:pPr>
            <w:pStyle w:val="TOC2"/>
            <w:tabs>
              <w:tab w:val="right" w:leader="dot" w:pos="9016"/>
            </w:tabs>
            <w:rPr>
              <w:rFonts w:eastAsiaTheme="minorEastAsia"/>
              <w:noProof/>
              <w:lang w:eastAsia="en-GB"/>
            </w:rPr>
          </w:pPr>
          <w:hyperlink w:anchor="_Toc131406693" w:history="1">
            <w:r w:rsidRPr="00DD7A4F">
              <w:rPr>
                <w:rStyle w:val="Hyperlink"/>
                <w:rFonts w:ascii="Helvetica" w:hAnsi="Helvetica" w:cs="Helvetica"/>
                <w:noProof/>
              </w:rPr>
              <w:t>Data and Methods</w:t>
            </w:r>
            <w:r>
              <w:rPr>
                <w:noProof/>
                <w:webHidden/>
              </w:rPr>
              <w:tab/>
            </w:r>
            <w:r>
              <w:rPr>
                <w:noProof/>
                <w:webHidden/>
              </w:rPr>
              <w:fldChar w:fldCharType="begin"/>
            </w:r>
            <w:r>
              <w:rPr>
                <w:noProof/>
                <w:webHidden/>
              </w:rPr>
              <w:instrText xml:space="preserve"> PAGEREF _Toc131406693 \h </w:instrText>
            </w:r>
            <w:r>
              <w:rPr>
                <w:noProof/>
                <w:webHidden/>
              </w:rPr>
            </w:r>
            <w:r>
              <w:rPr>
                <w:noProof/>
                <w:webHidden/>
              </w:rPr>
              <w:fldChar w:fldCharType="separate"/>
            </w:r>
            <w:r>
              <w:rPr>
                <w:noProof/>
                <w:webHidden/>
              </w:rPr>
              <w:t>64</w:t>
            </w:r>
            <w:r>
              <w:rPr>
                <w:noProof/>
                <w:webHidden/>
              </w:rPr>
              <w:fldChar w:fldCharType="end"/>
            </w:r>
          </w:hyperlink>
        </w:p>
        <w:p w14:paraId="6DF3ED7C" w14:textId="0F9720A0" w:rsidR="00BD7EC8" w:rsidRDefault="00BD7EC8">
          <w:pPr>
            <w:pStyle w:val="TOC3"/>
            <w:tabs>
              <w:tab w:val="right" w:leader="dot" w:pos="9016"/>
            </w:tabs>
            <w:rPr>
              <w:noProof/>
            </w:rPr>
          </w:pPr>
          <w:hyperlink w:anchor="_Toc131406694" w:history="1">
            <w:r w:rsidRPr="00DD7A4F">
              <w:rPr>
                <w:rStyle w:val="Hyperlink"/>
                <w:rFonts w:ascii="Helvetica" w:hAnsi="Helvetica" w:cs="Helvetica"/>
                <w:noProof/>
              </w:rPr>
              <w:t>Introduction to the BCS data</w:t>
            </w:r>
            <w:r>
              <w:rPr>
                <w:noProof/>
                <w:webHidden/>
              </w:rPr>
              <w:tab/>
            </w:r>
            <w:r>
              <w:rPr>
                <w:noProof/>
                <w:webHidden/>
              </w:rPr>
              <w:fldChar w:fldCharType="begin"/>
            </w:r>
            <w:r>
              <w:rPr>
                <w:noProof/>
                <w:webHidden/>
              </w:rPr>
              <w:instrText xml:space="preserve"> PAGEREF _Toc131406694 \h </w:instrText>
            </w:r>
            <w:r>
              <w:rPr>
                <w:noProof/>
                <w:webHidden/>
              </w:rPr>
            </w:r>
            <w:r>
              <w:rPr>
                <w:noProof/>
                <w:webHidden/>
              </w:rPr>
              <w:fldChar w:fldCharType="separate"/>
            </w:r>
            <w:r>
              <w:rPr>
                <w:noProof/>
                <w:webHidden/>
              </w:rPr>
              <w:t>64</w:t>
            </w:r>
            <w:r>
              <w:rPr>
                <w:noProof/>
                <w:webHidden/>
              </w:rPr>
              <w:fldChar w:fldCharType="end"/>
            </w:r>
          </w:hyperlink>
        </w:p>
        <w:p w14:paraId="41EAAB8D" w14:textId="5AEDC52F" w:rsidR="00BD7EC8" w:rsidRDefault="00BD7EC8">
          <w:pPr>
            <w:pStyle w:val="TOC3"/>
            <w:tabs>
              <w:tab w:val="right" w:leader="dot" w:pos="9016"/>
            </w:tabs>
            <w:rPr>
              <w:noProof/>
            </w:rPr>
          </w:pPr>
          <w:hyperlink w:anchor="_Toc131406695" w:history="1">
            <w:r w:rsidRPr="00DD7A4F">
              <w:rPr>
                <w:rStyle w:val="Hyperlink"/>
                <w:rFonts w:ascii="Helvetica" w:hAnsi="Helvetica" w:cs="Helvetica"/>
                <w:noProof/>
              </w:rPr>
              <w:t>Introduction to measures for subsequent analysis</w:t>
            </w:r>
            <w:r>
              <w:rPr>
                <w:noProof/>
                <w:webHidden/>
              </w:rPr>
              <w:tab/>
            </w:r>
            <w:r>
              <w:rPr>
                <w:noProof/>
                <w:webHidden/>
              </w:rPr>
              <w:fldChar w:fldCharType="begin"/>
            </w:r>
            <w:r>
              <w:rPr>
                <w:noProof/>
                <w:webHidden/>
              </w:rPr>
              <w:instrText xml:space="preserve"> PAGEREF _Toc131406695 \h </w:instrText>
            </w:r>
            <w:r>
              <w:rPr>
                <w:noProof/>
                <w:webHidden/>
              </w:rPr>
            </w:r>
            <w:r>
              <w:rPr>
                <w:noProof/>
                <w:webHidden/>
              </w:rPr>
              <w:fldChar w:fldCharType="separate"/>
            </w:r>
            <w:r>
              <w:rPr>
                <w:noProof/>
                <w:webHidden/>
              </w:rPr>
              <w:t>64</w:t>
            </w:r>
            <w:r>
              <w:rPr>
                <w:noProof/>
                <w:webHidden/>
              </w:rPr>
              <w:fldChar w:fldCharType="end"/>
            </w:r>
          </w:hyperlink>
        </w:p>
        <w:p w14:paraId="62C423A7" w14:textId="7E8BF882" w:rsidR="00BD7EC8" w:rsidRDefault="00BD7EC8">
          <w:pPr>
            <w:pStyle w:val="TOC3"/>
            <w:tabs>
              <w:tab w:val="right" w:leader="dot" w:pos="9016"/>
            </w:tabs>
            <w:rPr>
              <w:noProof/>
            </w:rPr>
          </w:pPr>
          <w:hyperlink w:anchor="_Toc131406696" w:history="1">
            <w:r w:rsidRPr="00DD7A4F">
              <w:rPr>
                <w:rStyle w:val="Hyperlink"/>
                <w:rFonts w:ascii="Helvetica" w:hAnsi="Helvetica" w:cs="Helvetica"/>
                <w:noProof/>
              </w:rPr>
              <w:t>Analysis Methods</w:t>
            </w:r>
            <w:r>
              <w:rPr>
                <w:noProof/>
                <w:webHidden/>
              </w:rPr>
              <w:tab/>
            </w:r>
            <w:r>
              <w:rPr>
                <w:noProof/>
                <w:webHidden/>
              </w:rPr>
              <w:fldChar w:fldCharType="begin"/>
            </w:r>
            <w:r>
              <w:rPr>
                <w:noProof/>
                <w:webHidden/>
              </w:rPr>
              <w:instrText xml:space="preserve"> PAGEREF _Toc131406696 \h </w:instrText>
            </w:r>
            <w:r>
              <w:rPr>
                <w:noProof/>
                <w:webHidden/>
              </w:rPr>
            </w:r>
            <w:r>
              <w:rPr>
                <w:noProof/>
                <w:webHidden/>
              </w:rPr>
              <w:fldChar w:fldCharType="separate"/>
            </w:r>
            <w:r>
              <w:rPr>
                <w:noProof/>
                <w:webHidden/>
              </w:rPr>
              <w:t>64</w:t>
            </w:r>
            <w:r>
              <w:rPr>
                <w:noProof/>
                <w:webHidden/>
              </w:rPr>
              <w:fldChar w:fldCharType="end"/>
            </w:r>
          </w:hyperlink>
        </w:p>
        <w:p w14:paraId="199898EF" w14:textId="7D5CC777" w:rsidR="00BD7EC8" w:rsidRDefault="00BD7EC8">
          <w:pPr>
            <w:pStyle w:val="TOC1"/>
            <w:rPr>
              <w:rFonts w:eastAsiaTheme="minorEastAsia"/>
              <w:noProof/>
              <w:lang w:eastAsia="en-GB"/>
            </w:rPr>
          </w:pPr>
          <w:hyperlink w:anchor="_Toc131406697" w:history="1">
            <w:r w:rsidRPr="00DD7A4F">
              <w:rPr>
                <w:rStyle w:val="Hyperlink"/>
                <w:rFonts w:ascii="Helvetica" w:hAnsi="Helvetica" w:cs="Helvetica"/>
                <w:noProof/>
              </w:rPr>
              <w:t>Synthetic Cohorts at End of Mandatory Schooling a Replication Analysis</w:t>
            </w:r>
            <w:r>
              <w:rPr>
                <w:noProof/>
                <w:webHidden/>
              </w:rPr>
              <w:tab/>
            </w:r>
            <w:r>
              <w:rPr>
                <w:noProof/>
                <w:webHidden/>
              </w:rPr>
              <w:fldChar w:fldCharType="begin"/>
            </w:r>
            <w:r>
              <w:rPr>
                <w:noProof/>
                <w:webHidden/>
              </w:rPr>
              <w:instrText xml:space="preserve"> PAGEREF _Toc131406697 \h </w:instrText>
            </w:r>
            <w:r>
              <w:rPr>
                <w:noProof/>
                <w:webHidden/>
              </w:rPr>
            </w:r>
            <w:r>
              <w:rPr>
                <w:noProof/>
                <w:webHidden/>
              </w:rPr>
              <w:fldChar w:fldCharType="separate"/>
            </w:r>
            <w:r>
              <w:rPr>
                <w:noProof/>
                <w:webHidden/>
              </w:rPr>
              <w:t>65</w:t>
            </w:r>
            <w:r>
              <w:rPr>
                <w:noProof/>
                <w:webHidden/>
              </w:rPr>
              <w:fldChar w:fldCharType="end"/>
            </w:r>
          </w:hyperlink>
        </w:p>
        <w:p w14:paraId="0E2FC572" w14:textId="26E663CD" w:rsidR="00BD7EC8" w:rsidRDefault="00BD7EC8">
          <w:pPr>
            <w:pStyle w:val="TOC2"/>
            <w:tabs>
              <w:tab w:val="right" w:leader="dot" w:pos="9016"/>
            </w:tabs>
            <w:rPr>
              <w:rFonts w:eastAsiaTheme="minorEastAsia"/>
              <w:noProof/>
              <w:lang w:eastAsia="en-GB"/>
            </w:rPr>
          </w:pPr>
          <w:hyperlink w:anchor="_Toc131406698" w:history="1">
            <w:r w:rsidRPr="00DD7A4F">
              <w:rPr>
                <w:rStyle w:val="Hyperlink"/>
                <w:rFonts w:ascii="Helvetica" w:hAnsi="Helvetica" w:cs="Helvetica"/>
                <w:noProof/>
              </w:rPr>
              <w:t>Introduction</w:t>
            </w:r>
            <w:r>
              <w:rPr>
                <w:noProof/>
                <w:webHidden/>
              </w:rPr>
              <w:tab/>
            </w:r>
            <w:r>
              <w:rPr>
                <w:noProof/>
                <w:webHidden/>
              </w:rPr>
              <w:fldChar w:fldCharType="begin"/>
            </w:r>
            <w:r>
              <w:rPr>
                <w:noProof/>
                <w:webHidden/>
              </w:rPr>
              <w:instrText xml:space="preserve"> PAGEREF _Toc131406698 \h </w:instrText>
            </w:r>
            <w:r>
              <w:rPr>
                <w:noProof/>
                <w:webHidden/>
              </w:rPr>
            </w:r>
            <w:r>
              <w:rPr>
                <w:noProof/>
                <w:webHidden/>
              </w:rPr>
              <w:fldChar w:fldCharType="separate"/>
            </w:r>
            <w:r>
              <w:rPr>
                <w:noProof/>
                <w:webHidden/>
              </w:rPr>
              <w:t>65</w:t>
            </w:r>
            <w:r>
              <w:rPr>
                <w:noProof/>
                <w:webHidden/>
              </w:rPr>
              <w:fldChar w:fldCharType="end"/>
            </w:r>
          </w:hyperlink>
        </w:p>
        <w:p w14:paraId="59B657DE" w14:textId="59604C53" w:rsidR="00BD7EC8" w:rsidRDefault="00BD7EC8">
          <w:pPr>
            <w:pStyle w:val="TOC2"/>
            <w:tabs>
              <w:tab w:val="right" w:leader="dot" w:pos="9016"/>
            </w:tabs>
            <w:rPr>
              <w:rFonts w:eastAsiaTheme="minorEastAsia"/>
              <w:noProof/>
              <w:lang w:eastAsia="en-GB"/>
            </w:rPr>
          </w:pPr>
          <w:hyperlink w:anchor="_Toc131406699" w:history="1">
            <w:r w:rsidRPr="00DD7A4F">
              <w:rPr>
                <w:rStyle w:val="Hyperlink"/>
                <w:rFonts w:ascii="Helvetica" w:hAnsi="Helvetica" w:cs="Helvetica"/>
                <w:noProof/>
              </w:rPr>
              <w:t>Replicating Analysis</w:t>
            </w:r>
            <w:r>
              <w:rPr>
                <w:noProof/>
                <w:webHidden/>
              </w:rPr>
              <w:tab/>
            </w:r>
            <w:r>
              <w:rPr>
                <w:noProof/>
                <w:webHidden/>
              </w:rPr>
              <w:fldChar w:fldCharType="begin"/>
            </w:r>
            <w:r>
              <w:rPr>
                <w:noProof/>
                <w:webHidden/>
              </w:rPr>
              <w:instrText xml:space="preserve"> PAGEREF _Toc131406699 \h </w:instrText>
            </w:r>
            <w:r>
              <w:rPr>
                <w:noProof/>
                <w:webHidden/>
              </w:rPr>
            </w:r>
            <w:r>
              <w:rPr>
                <w:noProof/>
                <w:webHidden/>
              </w:rPr>
              <w:fldChar w:fldCharType="separate"/>
            </w:r>
            <w:r>
              <w:rPr>
                <w:noProof/>
                <w:webHidden/>
              </w:rPr>
              <w:t>65</w:t>
            </w:r>
            <w:r>
              <w:rPr>
                <w:noProof/>
                <w:webHidden/>
              </w:rPr>
              <w:fldChar w:fldCharType="end"/>
            </w:r>
          </w:hyperlink>
        </w:p>
        <w:p w14:paraId="4355B4FE" w14:textId="3448994F" w:rsidR="00BD7EC8" w:rsidRDefault="00BD7EC8">
          <w:pPr>
            <w:pStyle w:val="TOC2"/>
            <w:tabs>
              <w:tab w:val="right" w:leader="dot" w:pos="9016"/>
            </w:tabs>
            <w:rPr>
              <w:rFonts w:eastAsiaTheme="minorEastAsia"/>
              <w:noProof/>
              <w:lang w:eastAsia="en-GB"/>
            </w:rPr>
          </w:pPr>
          <w:hyperlink w:anchor="_Toc131406700" w:history="1">
            <w:r w:rsidRPr="00DD7A4F">
              <w:rPr>
                <w:rStyle w:val="Hyperlink"/>
                <w:rFonts w:ascii="Helvetica" w:hAnsi="Helvetica" w:cs="Helvetica"/>
                <w:noProof/>
              </w:rPr>
              <w:t>Synthetic Cohorts</w:t>
            </w:r>
            <w:r>
              <w:rPr>
                <w:noProof/>
                <w:webHidden/>
              </w:rPr>
              <w:tab/>
            </w:r>
            <w:r>
              <w:rPr>
                <w:noProof/>
                <w:webHidden/>
              </w:rPr>
              <w:fldChar w:fldCharType="begin"/>
            </w:r>
            <w:r>
              <w:rPr>
                <w:noProof/>
                <w:webHidden/>
              </w:rPr>
              <w:instrText xml:space="preserve"> PAGEREF _Toc131406700 \h </w:instrText>
            </w:r>
            <w:r>
              <w:rPr>
                <w:noProof/>
                <w:webHidden/>
              </w:rPr>
            </w:r>
            <w:r>
              <w:rPr>
                <w:noProof/>
                <w:webHidden/>
              </w:rPr>
              <w:fldChar w:fldCharType="separate"/>
            </w:r>
            <w:r>
              <w:rPr>
                <w:noProof/>
                <w:webHidden/>
              </w:rPr>
              <w:t>65</w:t>
            </w:r>
            <w:r>
              <w:rPr>
                <w:noProof/>
                <w:webHidden/>
              </w:rPr>
              <w:fldChar w:fldCharType="end"/>
            </w:r>
          </w:hyperlink>
        </w:p>
        <w:p w14:paraId="4A0D49D7" w14:textId="7608DD2D" w:rsidR="00BD7EC8" w:rsidRDefault="00BD7EC8">
          <w:pPr>
            <w:pStyle w:val="TOC2"/>
            <w:tabs>
              <w:tab w:val="right" w:leader="dot" w:pos="9016"/>
            </w:tabs>
            <w:rPr>
              <w:rFonts w:eastAsiaTheme="minorEastAsia"/>
              <w:noProof/>
              <w:lang w:eastAsia="en-GB"/>
            </w:rPr>
          </w:pPr>
          <w:hyperlink w:anchor="_Toc131406701" w:history="1">
            <w:r w:rsidRPr="00DD7A4F">
              <w:rPr>
                <w:rStyle w:val="Hyperlink"/>
                <w:rFonts w:ascii="Helvetica" w:hAnsi="Helvetica" w:cs="Helvetica"/>
                <w:noProof/>
              </w:rPr>
              <w:t>Descriptive Statistics</w:t>
            </w:r>
            <w:r>
              <w:rPr>
                <w:noProof/>
                <w:webHidden/>
              </w:rPr>
              <w:tab/>
            </w:r>
            <w:r>
              <w:rPr>
                <w:noProof/>
                <w:webHidden/>
              </w:rPr>
              <w:fldChar w:fldCharType="begin"/>
            </w:r>
            <w:r>
              <w:rPr>
                <w:noProof/>
                <w:webHidden/>
              </w:rPr>
              <w:instrText xml:space="preserve"> PAGEREF _Toc131406701 \h </w:instrText>
            </w:r>
            <w:r>
              <w:rPr>
                <w:noProof/>
                <w:webHidden/>
              </w:rPr>
            </w:r>
            <w:r>
              <w:rPr>
                <w:noProof/>
                <w:webHidden/>
              </w:rPr>
              <w:fldChar w:fldCharType="separate"/>
            </w:r>
            <w:r>
              <w:rPr>
                <w:noProof/>
                <w:webHidden/>
              </w:rPr>
              <w:t>65</w:t>
            </w:r>
            <w:r>
              <w:rPr>
                <w:noProof/>
                <w:webHidden/>
              </w:rPr>
              <w:fldChar w:fldCharType="end"/>
            </w:r>
          </w:hyperlink>
        </w:p>
        <w:p w14:paraId="7AD6A793" w14:textId="0E497F2A" w:rsidR="00BD7EC8" w:rsidRDefault="00BD7EC8">
          <w:pPr>
            <w:pStyle w:val="TOC2"/>
            <w:tabs>
              <w:tab w:val="right" w:leader="dot" w:pos="9016"/>
            </w:tabs>
            <w:rPr>
              <w:rFonts w:eastAsiaTheme="minorEastAsia"/>
              <w:noProof/>
              <w:lang w:eastAsia="en-GB"/>
            </w:rPr>
          </w:pPr>
          <w:hyperlink w:anchor="_Toc131406702" w:history="1">
            <w:r w:rsidRPr="00DD7A4F">
              <w:rPr>
                <w:rStyle w:val="Hyperlink"/>
                <w:rFonts w:ascii="Helvetica" w:hAnsi="Helvetica" w:cs="Helvetica"/>
                <w:noProof/>
              </w:rPr>
              <w:t>Modelling Educational Attainment</w:t>
            </w:r>
            <w:r>
              <w:rPr>
                <w:noProof/>
                <w:webHidden/>
              </w:rPr>
              <w:tab/>
            </w:r>
            <w:r>
              <w:rPr>
                <w:noProof/>
                <w:webHidden/>
              </w:rPr>
              <w:fldChar w:fldCharType="begin"/>
            </w:r>
            <w:r>
              <w:rPr>
                <w:noProof/>
                <w:webHidden/>
              </w:rPr>
              <w:instrText xml:space="preserve"> PAGEREF _Toc131406702 \h </w:instrText>
            </w:r>
            <w:r>
              <w:rPr>
                <w:noProof/>
                <w:webHidden/>
              </w:rPr>
            </w:r>
            <w:r>
              <w:rPr>
                <w:noProof/>
                <w:webHidden/>
              </w:rPr>
              <w:fldChar w:fldCharType="separate"/>
            </w:r>
            <w:r>
              <w:rPr>
                <w:noProof/>
                <w:webHidden/>
              </w:rPr>
              <w:t>65</w:t>
            </w:r>
            <w:r>
              <w:rPr>
                <w:noProof/>
                <w:webHidden/>
              </w:rPr>
              <w:fldChar w:fldCharType="end"/>
            </w:r>
          </w:hyperlink>
        </w:p>
        <w:p w14:paraId="17E7B6E1" w14:textId="4D9F8B0A" w:rsidR="00BD7EC8" w:rsidRDefault="00BD7EC8">
          <w:pPr>
            <w:pStyle w:val="TOC2"/>
            <w:tabs>
              <w:tab w:val="right" w:leader="dot" w:pos="9016"/>
            </w:tabs>
            <w:rPr>
              <w:rFonts w:eastAsiaTheme="minorEastAsia"/>
              <w:noProof/>
              <w:lang w:eastAsia="en-GB"/>
            </w:rPr>
          </w:pPr>
          <w:hyperlink w:anchor="_Toc131406703" w:history="1">
            <w:r w:rsidRPr="00DD7A4F">
              <w:rPr>
                <w:rStyle w:val="Hyperlink"/>
                <w:rFonts w:ascii="Helvetica" w:hAnsi="Helvetica" w:cs="Helvetica"/>
                <w:noProof/>
              </w:rPr>
              <w:t>Missing Data</w:t>
            </w:r>
            <w:r>
              <w:rPr>
                <w:noProof/>
                <w:webHidden/>
              </w:rPr>
              <w:tab/>
            </w:r>
            <w:r>
              <w:rPr>
                <w:noProof/>
                <w:webHidden/>
              </w:rPr>
              <w:fldChar w:fldCharType="begin"/>
            </w:r>
            <w:r>
              <w:rPr>
                <w:noProof/>
                <w:webHidden/>
              </w:rPr>
              <w:instrText xml:space="preserve"> PAGEREF _Toc131406703 \h </w:instrText>
            </w:r>
            <w:r>
              <w:rPr>
                <w:noProof/>
                <w:webHidden/>
              </w:rPr>
            </w:r>
            <w:r>
              <w:rPr>
                <w:noProof/>
                <w:webHidden/>
              </w:rPr>
              <w:fldChar w:fldCharType="separate"/>
            </w:r>
            <w:r>
              <w:rPr>
                <w:noProof/>
                <w:webHidden/>
              </w:rPr>
              <w:t>65</w:t>
            </w:r>
            <w:r>
              <w:rPr>
                <w:noProof/>
                <w:webHidden/>
              </w:rPr>
              <w:fldChar w:fldCharType="end"/>
            </w:r>
          </w:hyperlink>
        </w:p>
        <w:p w14:paraId="2F5F8E9C" w14:textId="34E7418B" w:rsidR="00BD7EC8" w:rsidRDefault="00BD7EC8">
          <w:pPr>
            <w:pStyle w:val="TOC2"/>
            <w:tabs>
              <w:tab w:val="right" w:leader="dot" w:pos="9016"/>
            </w:tabs>
            <w:rPr>
              <w:rFonts w:eastAsiaTheme="minorEastAsia"/>
              <w:noProof/>
              <w:lang w:eastAsia="en-GB"/>
            </w:rPr>
          </w:pPr>
          <w:hyperlink w:anchor="_Toc131406704" w:history="1">
            <w:r w:rsidRPr="00DD7A4F">
              <w:rPr>
                <w:rStyle w:val="Hyperlink"/>
                <w:rFonts w:ascii="Helvetica" w:hAnsi="Helvetica" w:cs="Helvetica"/>
                <w:noProof/>
              </w:rPr>
              <w:t>Discussion and Conclusions</w:t>
            </w:r>
            <w:r>
              <w:rPr>
                <w:noProof/>
                <w:webHidden/>
              </w:rPr>
              <w:tab/>
            </w:r>
            <w:r>
              <w:rPr>
                <w:noProof/>
                <w:webHidden/>
              </w:rPr>
              <w:fldChar w:fldCharType="begin"/>
            </w:r>
            <w:r>
              <w:rPr>
                <w:noProof/>
                <w:webHidden/>
              </w:rPr>
              <w:instrText xml:space="preserve"> PAGEREF _Toc131406704 \h </w:instrText>
            </w:r>
            <w:r>
              <w:rPr>
                <w:noProof/>
                <w:webHidden/>
              </w:rPr>
            </w:r>
            <w:r>
              <w:rPr>
                <w:noProof/>
                <w:webHidden/>
              </w:rPr>
              <w:fldChar w:fldCharType="separate"/>
            </w:r>
            <w:r>
              <w:rPr>
                <w:noProof/>
                <w:webHidden/>
              </w:rPr>
              <w:t>65</w:t>
            </w:r>
            <w:r>
              <w:rPr>
                <w:noProof/>
                <w:webHidden/>
              </w:rPr>
              <w:fldChar w:fldCharType="end"/>
            </w:r>
          </w:hyperlink>
        </w:p>
        <w:p w14:paraId="7FEECB56" w14:textId="1CF98FA3" w:rsidR="00BD7EC8" w:rsidRDefault="00BD7EC8">
          <w:pPr>
            <w:pStyle w:val="TOC1"/>
            <w:rPr>
              <w:rFonts w:eastAsiaTheme="minorEastAsia"/>
              <w:noProof/>
              <w:lang w:eastAsia="en-GB"/>
            </w:rPr>
          </w:pPr>
          <w:hyperlink w:anchor="_Toc131406705" w:history="1">
            <w:r w:rsidRPr="00DD7A4F">
              <w:rPr>
                <w:rStyle w:val="Hyperlink"/>
                <w:rFonts w:ascii="Helvetica" w:hAnsi="Helvetica" w:cs="Helvetica"/>
                <w:noProof/>
              </w:rPr>
              <w:t>Synthetic Cohorts and Pathways after Education</w:t>
            </w:r>
            <w:r>
              <w:rPr>
                <w:noProof/>
                <w:webHidden/>
              </w:rPr>
              <w:tab/>
            </w:r>
            <w:r>
              <w:rPr>
                <w:noProof/>
                <w:webHidden/>
              </w:rPr>
              <w:fldChar w:fldCharType="begin"/>
            </w:r>
            <w:r>
              <w:rPr>
                <w:noProof/>
                <w:webHidden/>
              </w:rPr>
              <w:instrText xml:space="preserve"> PAGEREF _Toc131406705 \h </w:instrText>
            </w:r>
            <w:r>
              <w:rPr>
                <w:noProof/>
                <w:webHidden/>
              </w:rPr>
            </w:r>
            <w:r>
              <w:rPr>
                <w:noProof/>
                <w:webHidden/>
              </w:rPr>
              <w:fldChar w:fldCharType="separate"/>
            </w:r>
            <w:r>
              <w:rPr>
                <w:noProof/>
                <w:webHidden/>
              </w:rPr>
              <w:t>65</w:t>
            </w:r>
            <w:r>
              <w:rPr>
                <w:noProof/>
                <w:webHidden/>
              </w:rPr>
              <w:fldChar w:fldCharType="end"/>
            </w:r>
          </w:hyperlink>
        </w:p>
        <w:p w14:paraId="06FBAC30" w14:textId="74C769FA" w:rsidR="00BD7EC8" w:rsidRDefault="00BD7EC8">
          <w:pPr>
            <w:pStyle w:val="TOC2"/>
            <w:tabs>
              <w:tab w:val="right" w:leader="dot" w:pos="9016"/>
            </w:tabs>
            <w:rPr>
              <w:rFonts w:eastAsiaTheme="minorEastAsia"/>
              <w:noProof/>
              <w:lang w:eastAsia="en-GB"/>
            </w:rPr>
          </w:pPr>
          <w:hyperlink w:anchor="_Toc131406706" w:history="1">
            <w:r w:rsidRPr="00DD7A4F">
              <w:rPr>
                <w:rStyle w:val="Hyperlink"/>
                <w:rFonts w:ascii="Helvetica" w:hAnsi="Helvetica" w:cs="Helvetica"/>
                <w:noProof/>
              </w:rPr>
              <w:t>Introduction</w:t>
            </w:r>
            <w:r>
              <w:rPr>
                <w:noProof/>
                <w:webHidden/>
              </w:rPr>
              <w:tab/>
            </w:r>
            <w:r>
              <w:rPr>
                <w:noProof/>
                <w:webHidden/>
              </w:rPr>
              <w:fldChar w:fldCharType="begin"/>
            </w:r>
            <w:r>
              <w:rPr>
                <w:noProof/>
                <w:webHidden/>
              </w:rPr>
              <w:instrText xml:space="preserve"> PAGEREF _Toc131406706 \h </w:instrText>
            </w:r>
            <w:r>
              <w:rPr>
                <w:noProof/>
                <w:webHidden/>
              </w:rPr>
            </w:r>
            <w:r>
              <w:rPr>
                <w:noProof/>
                <w:webHidden/>
              </w:rPr>
              <w:fldChar w:fldCharType="separate"/>
            </w:r>
            <w:r>
              <w:rPr>
                <w:noProof/>
                <w:webHidden/>
              </w:rPr>
              <w:t>65</w:t>
            </w:r>
            <w:r>
              <w:rPr>
                <w:noProof/>
                <w:webHidden/>
              </w:rPr>
              <w:fldChar w:fldCharType="end"/>
            </w:r>
          </w:hyperlink>
        </w:p>
        <w:p w14:paraId="0009705A" w14:textId="5F7E7128" w:rsidR="00BD7EC8" w:rsidRDefault="00BD7EC8">
          <w:pPr>
            <w:pStyle w:val="TOC2"/>
            <w:tabs>
              <w:tab w:val="right" w:leader="dot" w:pos="9016"/>
            </w:tabs>
            <w:rPr>
              <w:rFonts w:eastAsiaTheme="minorEastAsia"/>
              <w:noProof/>
              <w:lang w:eastAsia="en-GB"/>
            </w:rPr>
          </w:pPr>
          <w:hyperlink w:anchor="_Toc131406707" w:history="1">
            <w:r w:rsidRPr="00DD7A4F">
              <w:rPr>
                <w:rStyle w:val="Hyperlink"/>
                <w:rFonts w:ascii="Helvetica" w:hAnsi="Helvetica" w:cs="Helvetica"/>
                <w:noProof/>
              </w:rPr>
              <w:t>Replicating Analysis</w:t>
            </w:r>
            <w:r>
              <w:rPr>
                <w:noProof/>
                <w:webHidden/>
              </w:rPr>
              <w:tab/>
            </w:r>
            <w:r>
              <w:rPr>
                <w:noProof/>
                <w:webHidden/>
              </w:rPr>
              <w:fldChar w:fldCharType="begin"/>
            </w:r>
            <w:r>
              <w:rPr>
                <w:noProof/>
                <w:webHidden/>
              </w:rPr>
              <w:instrText xml:space="preserve"> PAGEREF _Toc131406707 \h </w:instrText>
            </w:r>
            <w:r>
              <w:rPr>
                <w:noProof/>
                <w:webHidden/>
              </w:rPr>
            </w:r>
            <w:r>
              <w:rPr>
                <w:noProof/>
                <w:webHidden/>
              </w:rPr>
              <w:fldChar w:fldCharType="separate"/>
            </w:r>
            <w:r>
              <w:rPr>
                <w:noProof/>
                <w:webHidden/>
              </w:rPr>
              <w:t>65</w:t>
            </w:r>
            <w:r>
              <w:rPr>
                <w:noProof/>
                <w:webHidden/>
              </w:rPr>
              <w:fldChar w:fldCharType="end"/>
            </w:r>
          </w:hyperlink>
        </w:p>
        <w:p w14:paraId="0527E80B" w14:textId="60D9064E" w:rsidR="00BD7EC8" w:rsidRDefault="00BD7EC8">
          <w:pPr>
            <w:pStyle w:val="TOC2"/>
            <w:tabs>
              <w:tab w:val="right" w:leader="dot" w:pos="9016"/>
            </w:tabs>
            <w:rPr>
              <w:rFonts w:eastAsiaTheme="minorEastAsia"/>
              <w:noProof/>
              <w:lang w:eastAsia="en-GB"/>
            </w:rPr>
          </w:pPr>
          <w:hyperlink w:anchor="_Toc131406708" w:history="1">
            <w:r w:rsidRPr="00DD7A4F">
              <w:rPr>
                <w:rStyle w:val="Hyperlink"/>
                <w:rFonts w:ascii="Helvetica" w:hAnsi="Helvetica" w:cs="Helvetica"/>
                <w:noProof/>
              </w:rPr>
              <w:t>Descriptive Statistics</w:t>
            </w:r>
            <w:r>
              <w:rPr>
                <w:noProof/>
                <w:webHidden/>
              </w:rPr>
              <w:tab/>
            </w:r>
            <w:r>
              <w:rPr>
                <w:noProof/>
                <w:webHidden/>
              </w:rPr>
              <w:fldChar w:fldCharType="begin"/>
            </w:r>
            <w:r>
              <w:rPr>
                <w:noProof/>
                <w:webHidden/>
              </w:rPr>
              <w:instrText xml:space="preserve"> PAGEREF _Toc131406708 \h </w:instrText>
            </w:r>
            <w:r>
              <w:rPr>
                <w:noProof/>
                <w:webHidden/>
              </w:rPr>
            </w:r>
            <w:r>
              <w:rPr>
                <w:noProof/>
                <w:webHidden/>
              </w:rPr>
              <w:fldChar w:fldCharType="separate"/>
            </w:r>
            <w:r>
              <w:rPr>
                <w:noProof/>
                <w:webHidden/>
              </w:rPr>
              <w:t>65</w:t>
            </w:r>
            <w:r>
              <w:rPr>
                <w:noProof/>
                <w:webHidden/>
              </w:rPr>
              <w:fldChar w:fldCharType="end"/>
            </w:r>
          </w:hyperlink>
        </w:p>
        <w:p w14:paraId="66FD9C14" w14:textId="5E0C4663" w:rsidR="00BD7EC8" w:rsidRDefault="00BD7EC8">
          <w:pPr>
            <w:pStyle w:val="TOC2"/>
            <w:tabs>
              <w:tab w:val="right" w:leader="dot" w:pos="9016"/>
            </w:tabs>
            <w:rPr>
              <w:rFonts w:eastAsiaTheme="minorEastAsia"/>
              <w:noProof/>
              <w:lang w:eastAsia="en-GB"/>
            </w:rPr>
          </w:pPr>
          <w:hyperlink w:anchor="_Toc131406709" w:history="1">
            <w:r w:rsidRPr="00DD7A4F">
              <w:rPr>
                <w:rStyle w:val="Hyperlink"/>
                <w:rFonts w:ascii="Helvetica" w:hAnsi="Helvetica" w:cs="Helvetica"/>
                <w:noProof/>
              </w:rPr>
              <w:t>Modelling Pathways after Mandatory Schooling</w:t>
            </w:r>
            <w:r>
              <w:rPr>
                <w:noProof/>
                <w:webHidden/>
              </w:rPr>
              <w:tab/>
            </w:r>
            <w:r>
              <w:rPr>
                <w:noProof/>
                <w:webHidden/>
              </w:rPr>
              <w:fldChar w:fldCharType="begin"/>
            </w:r>
            <w:r>
              <w:rPr>
                <w:noProof/>
                <w:webHidden/>
              </w:rPr>
              <w:instrText xml:space="preserve"> PAGEREF _Toc131406709 \h </w:instrText>
            </w:r>
            <w:r>
              <w:rPr>
                <w:noProof/>
                <w:webHidden/>
              </w:rPr>
            </w:r>
            <w:r>
              <w:rPr>
                <w:noProof/>
                <w:webHidden/>
              </w:rPr>
              <w:fldChar w:fldCharType="separate"/>
            </w:r>
            <w:r>
              <w:rPr>
                <w:noProof/>
                <w:webHidden/>
              </w:rPr>
              <w:t>65</w:t>
            </w:r>
            <w:r>
              <w:rPr>
                <w:noProof/>
                <w:webHidden/>
              </w:rPr>
              <w:fldChar w:fldCharType="end"/>
            </w:r>
          </w:hyperlink>
        </w:p>
        <w:p w14:paraId="2A598799" w14:textId="52F71FB3" w:rsidR="00BD7EC8" w:rsidRDefault="00BD7EC8">
          <w:pPr>
            <w:pStyle w:val="TOC2"/>
            <w:tabs>
              <w:tab w:val="right" w:leader="dot" w:pos="9016"/>
            </w:tabs>
            <w:rPr>
              <w:rFonts w:eastAsiaTheme="minorEastAsia"/>
              <w:noProof/>
              <w:lang w:eastAsia="en-GB"/>
            </w:rPr>
          </w:pPr>
          <w:hyperlink w:anchor="_Toc131406710" w:history="1">
            <w:r w:rsidRPr="00DD7A4F">
              <w:rPr>
                <w:rStyle w:val="Hyperlink"/>
                <w:rFonts w:ascii="Helvetica" w:hAnsi="Helvetica" w:cs="Helvetica"/>
                <w:noProof/>
              </w:rPr>
              <w:t>Missing Data</w:t>
            </w:r>
            <w:r>
              <w:rPr>
                <w:noProof/>
                <w:webHidden/>
              </w:rPr>
              <w:tab/>
            </w:r>
            <w:r>
              <w:rPr>
                <w:noProof/>
                <w:webHidden/>
              </w:rPr>
              <w:fldChar w:fldCharType="begin"/>
            </w:r>
            <w:r>
              <w:rPr>
                <w:noProof/>
                <w:webHidden/>
              </w:rPr>
              <w:instrText xml:space="preserve"> PAGEREF _Toc131406710 \h </w:instrText>
            </w:r>
            <w:r>
              <w:rPr>
                <w:noProof/>
                <w:webHidden/>
              </w:rPr>
            </w:r>
            <w:r>
              <w:rPr>
                <w:noProof/>
                <w:webHidden/>
              </w:rPr>
              <w:fldChar w:fldCharType="separate"/>
            </w:r>
            <w:r>
              <w:rPr>
                <w:noProof/>
                <w:webHidden/>
              </w:rPr>
              <w:t>65</w:t>
            </w:r>
            <w:r>
              <w:rPr>
                <w:noProof/>
                <w:webHidden/>
              </w:rPr>
              <w:fldChar w:fldCharType="end"/>
            </w:r>
          </w:hyperlink>
        </w:p>
        <w:p w14:paraId="47B3C229" w14:textId="70BA5184" w:rsidR="00BD7EC8" w:rsidRDefault="00BD7EC8">
          <w:pPr>
            <w:pStyle w:val="TOC2"/>
            <w:tabs>
              <w:tab w:val="right" w:leader="dot" w:pos="9016"/>
            </w:tabs>
            <w:rPr>
              <w:rFonts w:eastAsiaTheme="minorEastAsia"/>
              <w:noProof/>
              <w:lang w:eastAsia="en-GB"/>
            </w:rPr>
          </w:pPr>
          <w:hyperlink w:anchor="_Toc131406711" w:history="1">
            <w:r w:rsidRPr="00DD7A4F">
              <w:rPr>
                <w:rStyle w:val="Hyperlink"/>
                <w:rFonts w:ascii="Helvetica" w:hAnsi="Helvetica" w:cs="Helvetica"/>
                <w:noProof/>
              </w:rPr>
              <w:t>Discussion and Conclusions</w:t>
            </w:r>
            <w:r>
              <w:rPr>
                <w:noProof/>
                <w:webHidden/>
              </w:rPr>
              <w:tab/>
            </w:r>
            <w:r>
              <w:rPr>
                <w:noProof/>
                <w:webHidden/>
              </w:rPr>
              <w:fldChar w:fldCharType="begin"/>
            </w:r>
            <w:r>
              <w:rPr>
                <w:noProof/>
                <w:webHidden/>
              </w:rPr>
              <w:instrText xml:space="preserve"> PAGEREF _Toc131406711 \h </w:instrText>
            </w:r>
            <w:r>
              <w:rPr>
                <w:noProof/>
                <w:webHidden/>
              </w:rPr>
            </w:r>
            <w:r>
              <w:rPr>
                <w:noProof/>
                <w:webHidden/>
              </w:rPr>
              <w:fldChar w:fldCharType="separate"/>
            </w:r>
            <w:r>
              <w:rPr>
                <w:noProof/>
                <w:webHidden/>
              </w:rPr>
              <w:t>65</w:t>
            </w:r>
            <w:r>
              <w:rPr>
                <w:noProof/>
                <w:webHidden/>
              </w:rPr>
              <w:fldChar w:fldCharType="end"/>
            </w:r>
          </w:hyperlink>
        </w:p>
        <w:p w14:paraId="562C86F8" w14:textId="7E89EAAE" w:rsidR="00BD7EC8" w:rsidRDefault="00BD7EC8">
          <w:pPr>
            <w:pStyle w:val="TOC1"/>
            <w:rPr>
              <w:rFonts w:eastAsiaTheme="minorEastAsia"/>
              <w:noProof/>
              <w:lang w:eastAsia="en-GB"/>
            </w:rPr>
          </w:pPr>
          <w:hyperlink w:anchor="_Toc131406712" w:history="1">
            <w:r w:rsidRPr="00DD7A4F">
              <w:rPr>
                <w:rStyle w:val="Hyperlink"/>
                <w:rFonts w:ascii="Helvetica" w:hAnsi="Helvetica" w:cs="Helvetica"/>
                <w:noProof/>
              </w:rPr>
              <w:t>Synthetic Cohorts: Unemployment and the Labour Market</w:t>
            </w:r>
            <w:r>
              <w:rPr>
                <w:noProof/>
                <w:webHidden/>
              </w:rPr>
              <w:tab/>
            </w:r>
            <w:r>
              <w:rPr>
                <w:noProof/>
                <w:webHidden/>
              </w:rPr>
              <w:fldChar w:fldCharType="begin"/>
            </w:r>
            <w:r>
              <w:rPr>
                <w:noProof/>
                <w:webHidden/>
              </w:rPr>
              <w:instrText xml:space="preserve"> PAGEREF _Toc131406712 \h </w:instrText>
            </w:r>
            <w:r>
              <w:rPr>
                <w:noProof/>
                <w:webHidden/>
              </w:rPr>
            </w:r>
            <w:r>
              <w:rPr>
                <w:noProof/>
                <w:webHidden/>
              </w:rPr>
              <w:fldChar w:fldCharType="separate"/>
            </w:r>
            <w:r>
              <w:rPr>
                <w:noProof/>
                <w:webHidden/>
              </w:rPr>
              <w:t>65</w:t>
            </w:r>
            <w:r>
              <w:rPr>
                <w:noProof/>
                <w:webHidden/>
              </w:rPr>
              <w:fldChar w:fldCharType="end"/>
            </w:r>
          </w:hyperlink>
        </w:p>
        <w:p w14:paraId="0542BD67" w14:textId="3A18FA51" w:rsidR="00BD7EC8" w:rsidRDefault="00BD7EC8">
          <w:pPr>
            <w:pStyle w:val="TOC2"/>
            <w:tabs>
              <w:tab w:val="right" w:leader="dot" w:pos="9016"/>
            </w:tabs>
            <w:rPr>
              <w:rFonts w:eastAsiaTheme="minorEastAsia"/>
              <w:noProof/>
              <w:lang w:eastAsia="en-GB"/>
            </w:rPr>
          </w:pPr>
          <w:hyperlink w:anchor="_Toc131406713" w:history="1">
            <w:r w:rsidRPr="00DD7A4F">
              <w:rPr>
                <w:rStyle w:val="Hyperlink"/>
                <w:rFonts w:ascii="Helvetica" w:hAnsi="Helvetica" w:cs="Helvetica"/>
                <w:noProof/>
              </w:rPr>
              <w:t>Introduction</w:t>
            </w:r>
            <w:r>
              <w:rPr>
                <w:noProof/>
                <w:webHidden/>
              </w:rPr>
              <w:tab/>
            </w:r>
            <w:r>
              <w:rPr>
                <w:noProof/>
                <w:webHidden/>
              </w:rPr>
              <w:fldChar w:fldCharType="begin"/>
            </w:r>
            <w:r>
              <w:rPr>
                <w:noProof/>
                <w:webHidden/>
              </w:rPr>
              <w:instrText xml:space="preserve"> PAGEREF _Toc131406713 \h </w:instrText>
            </w:r>
            <w:r>
              <w:rPr>
                <w:noProof/>
                <w:webHidden/>
              </w:rPr>
            </w:r>
            <w:r>
              <w:rPr>
                <w:noProof/>
                <w:webHidden/>
              </w:rPr>
              <w:fldChar w:fldCharType="separate"/>
            </w:r>
            <w:r>
              <w:rPr>
                <w:noProof/>
                <w:webHidden/>
              </w:rPr>
              <w:t>65</w:t>
            </w:r>
            <w:r>
              <w:rPr>
                <w:noProof/>
                <w:webHidden/>
              </w:rPr>
              <w:fldChar w:fldCharType="end"/>
            </w:r>
          </w:hyperlink>
        </w:p>
        <w:p w14:paraId="6C68BBB5" w14:textId="03750919" w:rsidR="00BD7EC8" w:rsidRDefault="00BD7EC8">
          <w:pPr>
            <w:pStyle w:val="TOC2"/>
            <w:tabs>
              <w:tab w:val="right" w:leader="dot" w:pos="9016"/>
            </w:tabs>
            <w:rPr>
              <w:rFonts w:eastAsiaTheme="minorEastAsia"/>
              <w:noProof/>
              <w:lang w:eastAsia="en-GB"/>
            </w:rPr>
          </w:pPr>
          <w:hyperlink w:anchor="_Toc131406714" w:history="1">
            <w:r w:rsidRPr="00DD7A4F">
              <w:rPr>
                <w:rStyle w:val="Hyperlink"/>
                <w:rFonts w:ascii="Helvetica" w:hAnsi="Helvetica" w:cs="Helvetica"/>
                <w:noProof/>
              </w:rPr>
              <w:t>Descriptive Statistics</w:t>
            </w:r>
            <w:r>
              <w:rPr>
                <w:noProof/>
                <w:webHidden/>
              </w:rPr>
              <w:tab/>
            </w:r>
            <w:r>
              <w:rPr>
                <w:noProof/>
                <w:webHidden/>
              </w:rPr>
              <w:fldChar w:fldCharType="begin"/>
            </w:r>
            <w:r>
              <w:rPr>
                <w:noProof/>
                <w:webHidden/>
              </w:rPr>
              <w:instrText xml:space="preserve"> PAGEREF _Toc131406714 \h </w:instrText>
            </w:r>
            <w:r>
              <w:rPr>
                <w:noProof/>
                <w:webHidden/>
              </w:rPr>
            </w:r>
            <w:r>
              <w:rPr>
                <w:noProof/>
                <w:webHidden/>
              </w:rPr>
              <w:fldChar w:fldCharType="separate"/>
            </w:r>
            <w:r>
              <w:rPr>
                <w:noProof/>
                <w:webHidden/>
              </w:rPr>
              <w:t>65</w:t>
            </w:r>
            <w:r>
              <w:rPr>
                <w:noProof/>
                <w:webHidden/>
              </w:rPr>
              <w:fldChar w:fldCharType="end"/>
            </w:r>
          </w:hyperlink>
        </w:p>
        <w:p w14:paraId="08F5FDCD" w14:textId="2DF65C35" w:rsidR="00BD7EC8" w:rsidRDefault="00BD7EC8">
          <w:pPr>
            <w:pStyle w:val="TOC2"/>
            <w:tabs>
              <w:tab w:val="right" w:leader="dot" w:pos="9016"/>
            </w:tabs>
            <w:rPr>
              <w:rFonts w:eastAsiaTheme="minorEastAsia"/>
              <w:noProof/>
              <w:lang w:eastAsia="en-GB"/>
            </w:rPr>
          </w:pPr>
          <w:hyperlink w:anchor="_Toc131406715" w:history="1">
            <w:r w:rsidRPr="00DD7A4F">
              <w:rPr>
                <w:rStyle w:val="Hyperlink"/>
                <w:rFonts w:ascii="Helvetica" w:hAnsi="Helvetica" w:cs="Helvetica"/>
                <w:noProof/>
              </w:rPr>
              <w:t>Modelling Unemployment</w:t>
            </w:r>
            <w:r>
              <w:rPr>
                <w:noProof/>
                <w:webHidden/>
              </w:rPr>
              <w:tab/>
            </w:r>
            <w:r>
              <w:rPr>
                <w:noProof/>
                <w:webHidden/>
              </w:rPr>
              <w:fldChar w:fldCharType="begin"/>
            </w:r>
            <w:r>
              <w:rPr>
                <w:noProof/>
                <w:webHidden/>
              </w:rPr>
              <w:instrText xml:space="preserve"> PAGEREF _Toc131406715 \h </w:instrText>
            </w:r>
            <w:r>
              <w:rPr>
                <w:noProof/>
                <w:webHidden/>
              </w:rPr>
            </w:r>
            <w:r>
              <w:rPr>
                <w:noProof/>
                <w:webHidden/>
              </w:rPr>
              <w:fldChar w:fldCharType="separate"/>
            </w:r>
            <w:r>
              <w:rPr>
                <w:noProof/>
                <w:webHidden/>
              </w:rPr>
              <w:t>65</w:t>
            </w:r>
            <w:r>
              <w:rPr>
                <w:noProof/>
                <w:webHidden/>
              </w:rPr>
              <w:fldChar w:fldCharType="end"/>
            </w:r>
          </w:hyperlink>
        </w:p>
        <w:p w14:paraId="60165C71" w14:textId="1C916AE4" w:rsidR="00BD7EC8" w:rsidRDefault="00BD7EC8">
          <w:pPr>
            <w:pStyle w:val="TOC2"/>
            <w:tabs>
              <w:tab w:val="right" w:leader="dot" w:pos="9016"/>
            </w:tabs>
            <w:rPr>
              <w:rFonts w:eastAsiaTheme="minorEastAsia"/>
              <w:noProof/>
              <w:lang w:eastAsia="en-GB"/>
            </w:rPr>
          </w:pPr>
          <w:hyperlink w:anchor="_Toc131406716" w:history="1">
            <w:r w:rsidRPr="00DD7A4F">
              <w:rPr>
                <w:rStyle w:val="Hyperlink"/>
                <w:rFonts w:ascii="Helvetica" w:hAnsi="Helvetica" w:cs="Helvetica"/>
                <w:noProof/>
              </w:rPr>
              <w:t>Missing Data</w:t>
            </w:r>
            <w:r>
              <w:rPr>
                <w:noProof/>
                <w:webHidden/>
              </w:rPr>
              <w:tab/>
            </w:r>
            <w:r>
              <w:rPr>
                <w:noProof/>
                <w:webHidden/>
              </w:rPr>
              <w:fldChar w:fldCharType="begin"/>
            </w:r>
            <w:r>
              <w:rPr>
                <w:noProof/>
                <w:webHidden/>
              </w:rPr>
              <w:instrText xml:space="preserve"> PAGEREF _Toc131406716 \h </w:instrText>
            </w:r>
            <w:r>
              <w:rPr>
                <w:noProof/>
                <w:webHidden/>
              </w:rPr>
            </w:r>
            <w:r>
              <w:rPr>
                <w:noProof/>
                <w:webHidden/>
              </w:rPr>
              <w:fldChar w:fldCharType="separate"/>
            </w:r>
            <w:r>
              <w:rPr>
                <w:noProof/>
                <w:webHidden/>
              </w:rPr>
              <w:t>65</w:t>
            </w:r>
            <w:r>
              <w:rPr>
                <w:noProof/>
                <w:webHidden/>
              </w:rPr>
              <w:fldChar w:fldCharType="end"/>
            </w:r>
          </w:hyperlink>
        </w:p>
        <w:p w14:paraId="54E53304" w14:textId="097F0006" w:rsidR="00BD7EC8" w:rsidRDefault="00BD7EC8">
          <w:pPr>
            <w:pStyle w:val="TOC2"/>
            <w:tabs>
              <w:tab w:val="right" w:leader="dot" w:pos="9016"/>
            </w:tabs>
            <w:rPr>
              <w:rFonts w:eastAsiaTheme="minorEastAsia"/>
              <w:noProof/>
              <w:lang w:eastAsia="en-GB"/>
            </w:rPr>
          </w:pPr>
          <w:hyperlink w:anchor="_Toc131406717" w:history="1">
            <w:r w:rsidRPr="00DD7A4F">
              <w:rPr>
                <w:rStyle w:val="Hyperlink"/>
                <w:rFonts w:ascii="Helvetica" w:hAnsi="Helvetica" w:cs="Helvetica"/>
                <w:noProof/>
              </w:rPr>
              <w:t>Discussion and Conclusions</w:t>
            </w:r>
            <w:r>
              <w:rPr>
                <w:noProof/>
                <w:webHidden/>
              </w:rPr>
              <w:tab/>
            </w:r>
            <w:r>
              <w:rPr>
                <w:noProof/>
                <w:webHidden/>
              </w:rPr>
              <w:fldChar w:fldCharType="begin"/>
            </w:r>
            <w:r>
              <w:rPr>
                <w:noProof/>
                <w:webHidden/>
              </w:rPr>
              <w:instrText xml:space="preserve"> PAGEREF _Toc131406717 \h </w:instrText>
            </w:r>
            <w:r>
              <w:rPr>
                <w:noProof/>
                <w:webHidden/>
              </w:rPr>
            </w:r>
            <w:r>
              <w:rPr>
                <w:noProof/>
                <w:webHidden/>
              </w:rPr>
              <w:fldChar w:fldCharType="separate"/>
            </w:r>
            <w:r>
              <w:rPr>
                <w:noProof/>
                <w:webHidden/>
              </w:rPr>
              <w:t>65</w:t>
            </w:r>
            <w:r>
              <w:rPr>
                <w:noProof/>
                <w:webHidden/>
              </w:rPr>
              <w:fldChar w:fldCharType="end"/>
            </w:r>
          </w:hyperlink>
        </w:p>
        <w:p w14:paraId="77E303BB" w14:textId="3E230432" w:rsidR="00BD7EC8" w:rsidRDefault="00BD7EC8">
          <w:pPr>
            <w:pStyle w:val="TOC1"/>
            <w:rPr>
              <w:rFonts w:eastAsiaTheme="minorEastAsia"/>
              <w:noProof/>
              <w:lang w:eastAsia="en-GB"/>
            </w:rPr>
          </w:pPr>
          <w:hyperlink w:anchor="_Toc131406718" w:history="1">
            <w:r w:rsidRPr="00DD7A4F">
              <w:rPr>
                <w:rStyle w:val="Hyperlink"/>
                <w:rFonts w:ascii="Helvetica" w:hAnsi="Helvetica" w:cs="Helvetica"/>
                <w:noProof/>
              </w:rPr>
              <w:t>Missing data in the BHPS and UKHLS</w:t>
            </w:r>
            <w:r>
              <w:rPr>
                <w:noProof/>
                <w:webHidden/>
              </w:rPr>
              <w:tab/>
            </w:r>
            <w:r>
              <w:rPr>
                <w:noProof/>
                <w:webHidden/>
              </w:rPr>
              <w:fldChar w:fldCharType="begin"/>
            </w:r>
            <w:r>
              <w:rPr>
                <w:noProof/>
                <w:webHidden/>
              </w:rPr>
              <w:instrText xml:space="preserve"> PAGEREF _Toc131406718 \h </w:instrText>
            </w:r>
            <w:r>
              <w:rPr>
                <w:noProof/>
                <w:webHidden/>
              </w:rPr>
            </w:r>
            <w:r>
              <w:rPr>
                <w:noProof/>
                <w:webHidden/>
              </w:rPr>
              <w:fldChar w:fldCharType="separate"/>
            </w:r>
            <w:r>
              <w:rPr>
                <w:noProof/>
                <w:webHidden/>
              </w:rPr>
              <w:t>65</w:t>
            </w:r>
            <w:r>
              <w:rPr>
                <w:noProof/>
                <w:webHidden/>
              </w:rPr>
              <w:fldChar w:fldCharType="end"/>
            </w:r>
          </w:hyperlink>
        </w:p>
        <w:p w14:paraId="5B13109F" w14:textId="48DABDA5" w:rsidR="00BD7EC8" w:rsidRDefault="00BD7EC8">
          <w:pPr>
            <w:pStyle w:val="TOC2"/>
            <w:tabs>
              <w:tab w:val="right" w:leader="dot" w:pos="9016"/>
            </w:tabs>
            <w:rPr>
              <w:rFonts w:eastAsiaTheme="minorEastAsia"/>
              <w:noProof/>
              <w:lang w:eastAsia="en-GB"/>
            </w:rPr>
          </w:pPr>
          <w:hyperlink w:anchor="_Toc131406719" w:history="1">
            <w:r w:rsidRPr="00DD7A4F">
              <w:rPr>
                <w:rStyle w:val="Hyperlink"/>
                <w:rFonts w:ascii="Helvetica" w:hAnsi="Helvetica" w:cs="Helvetica"/>
                <w:noProof/>
              </w:rPr>
              <w:t>Introduction</w:t>
            </w:r>
            <w:r>
              <w:rPr>
                <w:noProof/>
                <w:webHidden/>
              </w:rPr>
              <w:tab/>
            </w:r>
            <w:r>
              <w:rPr>
                <w:noProof/>
                <w:webHidden/>
              </w:rPr>
              <w:fldChar w:fldCharType="begin"/>
            </w:r>
            <w:r>
              <w:rPr>
                <w:noProof/>
                <w:webHidden/>
              </w:rPr>
              <w:instrText xml:space="preserve"> PAGEREF _Toc131406719 \h </w:instrText>
            </w:r>
            <w:r>
              <w:rPr>
                <w:noProof/>
                <w:webHidden/>
              </w:rPr>
            </w:r>
            <w:r>
              <w:rPr>
                <w:noProof/>
                <w:webHidden/>
              </w:rPr>
              <w:fldChar w:fldCharType="separate"/>
            </w:r>
            <w:r>
              <w:rPr>
                <w:noProof/>
                <w:webHidden/>
              </w:rPr>
              <w:t>65</w:t>
            </w:r>
            <w:r>
              <w:rPr>
                <w:noProof/>
                <w:webHidden/>
              </w:rPr>
              <w:fldChar w:fldCharType="end"/>
            </w:r>
          </w:hyperlink>
        </w:p>
        <w:p w14:paraId="05718EFD" w14:textId="7E9333C5" w:rsidR="00BD7EC8" w:rsidRDefault="00BD7EC8">
          <w:pPr>
            <w:pStyle w:val="TOC2"/>
            <w:tabs>
              <w:tab w:val="right" w:leader="dot" w:pos="9016"/>
            </w:tabs>
            <w:rPr>
              <w:rFonts w:eastAsiaTheme="minorEastAsia"/>
              <w:noProof/>
              <w:lang w:eastAsia="en-GB"/>
            </w:rPr>
          </w:pPr>
          <w:hyperlink w:anchor="_Toc131406720" w:history="1">
            <w:r w:rsidRPr="00DD7A4F">
              <w:rPr>
                <w:rStyle w:val="Hyperlink"/>
                <w:rFonts w:ascii="Helvetica" w:hAnsi="Helvetica" w:cs="Helvetica"/>
                <w:noProof/>
              </w:rPr>
              <w:t>Missing Data</w:t>
            </w:r>
            <w:r>
              <w:rPr>
                <w:noProof/>
                <w:webHidden/>
              </w:rPr>
              <w:tab/>
            </w:r>
            <w:r>
              <w:rPr>
                <w:noProof/>
                <w:webHidden/>
              </w:rPr>
              <w:fldChar w:fldCharType="begin"/>
            </w:r>
            <w:r>
              <w:rPr>
                <w:noProof/>
                <w:webHidden/>
              </w:rPr>
              <w:instrText xml:space="preserve"> PAGEREF _Toc131406720 \h </w:instrText>
            </w:r>
            <w:r>
              <w:rPr>
                <w:noProof/>
                <w:webHidden/>
              </w:rPr>
            </w:r>
            <w:r>
              <w:rPr>
                <w:noProof/>
                <w:webHidden/>
              </w:rPr>
              <w:fldChar w:fldCharType="separate"/>
            </w:r>
            <w:r>
              <w:rPr>
                <w:noProof/>
                <w:webHidden/>
              </w:rPr>
              <w:t>65</w:t>
            </w:r>
            <w:r>
              <w:rPr>
                <w:noProof/>
                <w:webHidden/>
              </w:rPr>
              <w:fldChar w:fldCharType="end"/>
            </w:r>
          </w:hyperlink>
        </w:p>
        <w:p w14:paraId="7087309C" w14:textId="49A4D4F3" w:rsidR="00BD7EC8" w:rsidRDefault="00BD7EC8">
          <w:pPr>
            <w:pStyle w:val="TOC2"/>
            <w:tabs>
              <w:tab w:val="right" w:leader="dot" w:pos="9016"/>
            </w:tabs>
            <w:rPr>
              <w:rFonts w:eastAsiaTheme="minorEastAsia"/>
              <w:noProof/>
              <w:lang w:eastAsia="en-GB"/>
            </w:rPr>
          </w:pPr>
          <w:hyperlink w:anchor="_Toc131406721" w:history="1">
            <w:r w:rsidRPr="00DD7A4F">
              <w:rPr>
                <w:rStyle w:val="Hyperlink"/>
                <w:rFonts w:ascii="Helvetica" w:hAnsi="Helvetica" w:cs="Helvetica"/>
                <w:noProof/>
              </w:rPr>
              <w:t>Missing Data in the UKHLS</w:t>
            </w:r>
            <w:r>
              <w:rPr>
                <w:noProof/>
                <w:webHidden/>
              </w:rPr>
              <w:tab/>
            </w:r>
            <w:r>
              <w:rPr>
                <w:noProof/>
                <w:webHidden/>
              </w:rPr>
              <w:fldChar w:fldCharType="begin"/>
            </w:r>
            <w:r>
              <w:rPr>
                <w:noProof/>
                <w:webHidden/>
              </w:rPr>
              <w:instrText xml:space="preserve"> PAGEREF _Toc131406721 \h </w:instrText>
            </w:r>
            <w:r>
              <w:rPr>
                <w:noProof/>
                <w:webHidden/>
              </w:rPr>
            </w:r>
            <w:r>
              <w:rPr>
                <w:noProof/>
                <w:webHidden/>
              </w:rPr>
              <w:fldChar w:fldCharType="separate"/>
            </w:r>
            <w:r>
              <w:rPr>
                <w:noProof/>
                <w:webHidden/>
              </w:rPr>
              <w:t>65</w:t>
            </w:r>
            <w:r>
              <w:rPr>
                <w:noProof/>
                <w:webHidden/>
              </w:rPr>
              <w:fldChar w:fldCharType="end"/>
            </w:r>
          </w:hyperlink>
        </w:p>
        <w:p w14:paraId="0D60D36D" w14:textId="1AA486D8" w:rsidR="00BD7EC8" w:rsidRDefault="00BD7EC8">
          <w:pPr>
            <w:pStyle w:val="TOC2"/>
            <w:tabs>
              <w:tab w:val="right" w:leader="dot" w:pos="9016"/>
            </w:tabs>
            <w:rPr>
              <w:rFonts w:eastAsiaTheme="minorEastAsia"/>
              <w:noProof/>
              <w:lang w:eastAsia="en-GB"/>
            </w:rPr>
          </w:pPr>
          <w:hyperlink w:anchor="_Toc131406722" w:history="1">
            <w:r w:rsidRPr="00DD7A4F">
              <w:rPr>
                <w:rStyle w:val="Hyperlink"/>
                <w:rFonts w:ascii="Helvetica" w:hAnsi="Helvetica" w:cs="Helvetica"/>
                <w:noProof/>
              </w:rPr>
              <w:t>Description of the Missing Data</w:t>
            </w:r>
            <w:r>
              <w:rPr>
                <w:noProof/>
                <w:webHidden/>
              </w:rPr>
              <w:tab/>
            </w:r>
            <w:r>
              <w:rPr>
                <w:noProof/>
                <w:webHidden/>
              </w:rPr>
              <w:fldChar w:fldCharType="begin"/>
            </w:r>
            <w:r>
              <w:rPr>
                <w:noProof/>
                <w:webHidden/>
              </w:rPr>
              <w:instrText xml:space="preserve"> PAGEREF _Toc131406722 \h </w:instrText>
            </w:r>
            <w:r>
              <w:rPr>
                <w:noProof/>
                <w:webHidden/>
              </w:rPr>
            </w:r>
            <w:r>
              <w:rPr>
                <w:noProof/>
                <w:webHidden/>
              </w:rPr>
              <w:fldChar w:fldCharType="separate"/>
            </w:r>
            <w:r>
              <w:rPr>
                <w:noProof/>
                <w:webHidden/>
              </w:rPr>
              <w:t>65</w:t>
            </w:r>
            <w:r>
              <w:rPr>
                <w:noProof/>
                <w:webHidden/>
              </w:rPr>
              <w:fldChar w:fldCharType="end"/>
            </w:r>
          </w:hyperlink>
        </w:p>
        <w:p w14:paraId="569BAEB9" w14:textId="69D72CF5" w:rsidR="00BD7EC8" w:rsidRDefault="00BD7EC8">
          <w:pPr>
            <w:pStyle w:val="TOC2"/>
            <w:tabs>
              <w:tab w:val="right" w:leader="dot" w:pos="9016"/>
            </w:tabs>
            <w:rPr>
              <w:rFonts w:eastAsiaTheme="minorEastAsia"/>
              <w:noProof/>
              <w:lang w:eastAsia="en-GB"/>
            </w:rPr>
          </w:pPr>
          <w:hyperlink w:anchor="_Toc131406723" w:history="1">
            <w:r w:rsidRPr="00DD7A4F">
              <w:rPr>
                <w:rStyle w:val="Hyperlink"/>
                <w:rFonts w:ascii="Helvetica" w:hAnsi="Helvetica" w:cs="Helvetica"/>
                <w:noProof/>
              </w:rPr>
              <w:t>Missing Data for Independent Variables</w:t>
            </w:r>
            <w:r>
              <w:rPr>
                <w:noProof/>
                <w:webHidden/>
              </w:rPr>
              <w:tab/>
            </w:r>
            <w:r>
              <w:rPr>
                <w:noProof/>
                <w:webHidden/>
              </w:rPr>
              <w:fldChar w:fldCharType="begin"/>
            </w:r>
            <w:r>
              <w:rPr>
                <w:noProof/>
                <w:webHidden/>
              </w:rPr>
              <w:instrText xml:space="preserve"> PAGEREF _Toc131406723 \h </w:instrText>
            </w:r>
            <w:r>
              <w:rPr>
                <w:noProof/>
                <w:webHidden/>
              </w:rPr>
            </w:r>
            <w:r>
              <w:rPr>
                <w:noProof/>
                <w:webHidden/>
              </w:rPr>
              <w:fldChar w:fldCharType="separate"/>
            </w:r>
            <w:r>
              <w:rPr>
                <w:noProof/>
                <w:webHidden/>
              </w:rPr>
              <w:t>65</w:t>
            </w:r>
            <w:r>
              <w:rPr>
                <w:noProof/>
                <w:webHidden/>
              </w:rPr>
              <w:fldChar w:fldCharType="end"/>
            </w:r>
          </w:hyperlink>
        </w:p>
        <w:p w14:paraId="2D8ADCE7" w14:textId="56E56ACF" w:rsidR="00BD7EC8" w:rsidRDefault="00BD7EC8">
          <w:pPr>
            <w:pStyle w:val="TOC2"/>
            <w:tabs>
              <w:tab w:val="right" w:leader="dot" w:pos="9016"/>
            </w:tabs>
            <w:rPr>
              <w:rFonts w:eastAsiaTheme="minorEastAsia"/>
              <w:noProof/>
              <w:lang w:eastAsia="en-GB"/>
            </w:rPr>
          </w:pPr>
          <w:hyperlink w:anchor="_Toc131406724" w:history="1">
            <w:r w:rsidRPr="00DD7A4F">
              <w:rPr>
                <w:rStyle w:val="Hyperlink"/>
                <w:rFonts w:ascii="Helvetica" w:hAnsi="Helvetica" w:cs="Helvetica"/>
                <w:noProof/>
              </w:rPr>
              <w:t>Multiple Imputation by Chained Equations</w:t>
            </w:r>
            <w:r>
              <w:rPr>
                <w:noProof/>
                <w:webHidden/>
              </w:rPr>
              <w:tab/>
            </w:r>
            <w:r>
              <w:rPr>
                <w:noProof/>
                <w:webHidden/>
              </w:rPr>
              <w:fldChar w:fldCharType="begin"/>
            </w:r>
            <w:r>
              <w:rPr>
                <w:noProof/>
                <w:webHidden/>
              </w:rPr>
              <w:instrText xml:space="preserve"> PAGEREF _Toc131406724 \h </w:instrText>
            </w:r>
            <w:r>
              <w:rPr>
                <w:noProof/>
                <w:webHidden/>
              </w:rPr>
            </w:r>
            <w:r>
              <w:rPr>
                <w:noProof/>
                <w:webHidden/>
              </w:rPr>
              <w:fldChar w:fldCharType="separate"/>
            </w:r>
            <w:r>
              <w:rPr>
                <w:noProof/>
                <w:webHidden/>
              </w:rPr>
              <w:t>65</w:t>
            </w:r>
            <w:r>
              <w:rPr>
                <w:noProof/>
                <w:webHidden/>
              </w:rPr>
              <w:fldChar w:fldCharType="end"/>
            </w:r>
          </w:hyperlink>
        </w:p>
        <w:p w14:paraId="434960C3" w14:textId="700A8BD9" w:rsidR="00BD7EC8" w:rsidRDefault="00BD7EC8">
          <w:pPr>
            <w:pStyle w:val="TOC2"/>
            <w:tabs>
              <w:tab w:val="right" w:leader="dot" w:pos="9016"/>
            </w:tabs>
            <w:rPr>
              <w:rFonts w:eastAsiaTheme="minorEastAsia"/>
              <w:noProof/>
              <w:lang w:eastAsia="en-GB"/>
            </w:rPr>
          </w:pPr>
          <w:hyperlink w:anchor="_Toc131406725" w:history="1">
            <w:r w:rsidRPr="00DD7A4F">
              <w:rPr>
                <w:rStyle w:val="Hyperlink"/>
                <w:rFonts w:ascii="Helvetica" w:hAnsi="Helvetica" w:cs="Helvetica"/>
                <w:noProof/>
              </w:rPr>
              <w:t>Discussion and Conclusions</w:t>
            </w:r>
            <w:r>
              <w:rPr>
                <w:noProof/>
                <w:webHidden/>
              </w:rPr>
              <w:tab/>
            </w:r>
            <w:r>
              <w:rPr>
                <w:noProof/>
                <w:webHidden/>
              </w:rPr>
              <w:fldChar w:fldCharType="begin"/>
            </w:r>
            <w:r>
              <w:rPr>
                <w:noProof/>
                <w:webHidden/>
              </w:rPr>
              <w:instrText xml:space="preserve"> PAGEREF _Toc131406725 \h </w:instrText>
            </w:r>
            <w:r>
              <w:rPr>
                <w:noProof/>
                <w:webHidden/>
              </w:rPr>
            </w:r>
            <w:r>
              <w:rPr>
                <w:noProof/>
                <w:webHidden/>
              </w:rPr>
              <w:fldChar w:fldCharType="separate"/>
            </w:r>
            <w:r>
              <w:rPr>
                <w:noProof/>
                <w:webHidden/>
              </w:rPr>
              <w:t>65</w:t>
            </w:r>
            <w:r>
              <w:rPr>
                <w:noProof/>
                <w:webHidden/>
              </w:rPr>
              <w:fldChar w:fldCharType="end"/>
            </w:r>
          </w:hyperlink>
        </w:p>
        <w:p w14:paraId="7111E052" w14:textId="25191C4D" w:rsidR="00BD7EC8" w:rsidRDefault="00BD7EC8">
          <w:pPr>
            <w:pStyle w:val="TOC1"/>
            <w:rPr>
              <w:rFonts w:eastAsiaTheme="minorEastAsia"/>
              <w:noProof/>
              <w:lang w:eastAsia="en-GB"/>
            </w:rPr>
          </w:pPr>
          <w:hyperlink w:anchor="_Toc131406726" w:history="1">
            <w:r w:rsidRPr="00DD7A4F">
              <w:rPr>
                <w:rStyle w:val="Hyperlink"/>
                <w:rFonts w:ascii="Helvetica" w:hAnsi="Helvetica" w:cs="Helvetica"/>
                <w:noProof/>
              </w:rPr>
              <w:t>Chapter Four: Youth Transitions in Comparative Perspective</w:t>
            </w:r>
            <w:r>
              <w:rPr>
                <w:noProof/>
                <w:webHidden/>
              </w:rPr>
              <w:tab/>
            </w:r>
            <w:r>
              <w:rPr>
                <w:noProof/>
                <w:webHidden/>
              </w:rPr>
              <w:fldChar w:fldCharType="begin"/>
            </w:r>
            <w:r>
              <w:rPr>
                <w:noProof/>
                <w:webHidden/>
              </w:rPr>
              <w:instrText xml:space="preserve"> PAGEREF _Toc131406726 \h </w:instrText>
            </w:r>
            <w:r>
              <w:rPr>
                <w:noProof/>
                <w:webHidden/>
              </w:rPr>
            </w:r>
            <w:r>
              <w:rPr>
                <w:noProof/>
                <w:webHidden/>
              </w:rPr>
              <w:fldChar w:fldCharType="separate"/>
            </w:r>
            <w:r>
              <w:rPr>
                <w:noProof/>
                <w:webHidden/>
              </w:rPr>
              <w:t>65</w:t>
            </w:r>
            <w:r>
              <w:rPr>
                <w:noProof/>
                <w:webHidden/>
              </w:rPr>
              <w:fldChar w:fldCharType="end"/>
            </w:r>
          </w:hyperlink>
        </w:p>
        <w:p w14:paraId="55D78E91" w14:textId="75DDDFA6" w:rsidR="00BD7EC8" w:rsidRDefault="00BD7EC8">
          <w:pPr>
            <w:pStyle w:val="TOC1"/>
            <w:rPr>
              <w:rFonts w:eastAsiaTheme="minorEastAsia"/>
              <w:noProof/>
              <w:lang w:eastAsia="en-GB"/>
            </w:rPr>
          </w:pPr>
          <w:hyperlink w:anchor="_Toc131406727" w:history="1">
            <w:r w:rsidRPr="00DD7A4F">
              <w:rPr>
                <w:rStyle w:val="Hyperlink"/>
                <w:rFonts w:ascii="Helvetica" w:hAnsi="Helvetica" w:cs="Helvetica"/>
                <w:noProof/>
              </w:rPr>
              <w:t>Chapter Five: Conclusions</w:t>
            </w:r>
            <w:r>
              <w:rPr>
                <w:noProof/>
                <w:webHidden/>
              </w:rPr>
              <w:tab/>
            </w:r>
            <w:r>
              <w:rPr>
                <w:noProof/>
                <w:webHidden/>
              </w:rPr>
              <w:fldChar w:fldCharType="begin"/>
            </w:r>
            <w:r>
              <w:rPr>
                <w:noProof/>
                <w:webHidden/>
              </w:rPr>
              <w:instrText xml:space="preserve"> PAGEREF _Toc131406727 \h </w:instrText>
            </w:r>
            <w:r>
              <w:rPr>
                <w:noProof/>
                <w:webHidden/>
              </w:rPr>
            </w:r>
            <w:r>
              <w:rPr>
                <w:noProof/>
                <w:webHidden/>
              </w:rPr>
              <w:fldChar w:fldCharType="separate"/>
            </w:r>
            <w:r>
              <w:rPr>
                <w:noProof/>
                <w:webHidden/>
              </w:rPr>
              <w:t>65</w:t>
            </w:r>
            <w:r>
              <w:rPr>
                <w:noProof/>
                <w:webHidden/>
              </w:rPr>
              <w:fldChar w:fldCharType="end"/>
            </w:r>
          </w:hyperlink>
        </w:p>
        <w:p w14:paraId="4985365A" w14:textId="584CCCF9" w:rsidR="00BD7EC8" w:rsidRDefault="00BD7EC8">
          <w:pPr>
            <w:pStyle w:val="TOC2"/>
            <w:tabs>
              <w:tab w:val="right" w:leader="dot" w:pos="9016"/>
            </w:tabs>
            <w:rPr>
              <w:rFonts w:eastAsiaTheme="minorEastAsia"/>
              <w:noProof/>
              <w:lang w:eastAsia="en-GB"/>
            </w:rPr>
          </w:pPr>
          <w:hyperlink w:anchor="_Toc131406728" w:history="1">
            <w:r w:rsidRPr="00DD7A4F">
              <w:rPr>
                <w:rStyle w:val="Hyperlink"/>
                <w:rFonts w:ascii="Helvetica" w:hAnsi="Helvetica" w:cs="Helvetica"/>
                <w:noProof/>
              </w:rPr>
              <w:t>Introduction</w:t>
            </w:r>
            <w:r>
              <w:rPr>
                <w:noProof/>
                <w:webHidden/>
              </w:rPr>
              <w:tab/>
            </w:r>
            <w:r>
              <w:rPr>
                <w:noProof/>
                <w:webHidden/>
              </w:rPr>
              <w:fldChar w:fldCharType="begin"/>
            </w:r>
            <w:r>
              <w:rPr>
                <w:noProof/>
                <w:webHidden/>
              </w:rPr>
              <w:instrText xml:space="preserve"> PAGEREF _Toc131406728 \h </w:instrText>
            </w:r>
            <w:r>
              <w:rPr>
                <w:noProof/>
                <w:webHidden/>
              </w:rPr>
            </w:r>
            <w:r>
              <w:rPr>
                <w:noProof/>
                <w:webHidden/>
              </w:rPr>
              <w:fldChar w:fldCharType="separate"/>
            </w:r>
            <w:r>
              <w:rPr>
                <w:noProof/>
                <w:webHidden/>
              </w:rPr>
              <w:t>65</w:t>
            </w:r>
            <w:r>
              <w:rPr>
                <w:noProof/>
                <w:webHidden/>
              </w:rPr>
              <w:fldChar w:fldCharType="end"/>
            </w:r>
          </w:hyperlink>
        </w:p>
        <w:p w14:paraId="16830732" w14:textId="5DAF1005" w:rsidR="00BD7EC8" w:rsidRDefault="00BD7EC8">
          <w:pPr>
            <w:pStyle w:val="TOC2"/>
            <w:tabs>
              <w:tab w:val="right" w:leader="dot" w:pos="9016"/>
            </w:tabs>
            <w:rPr>
              <w:rFonts w:eastAsiaTheme="minorEastAsia"/>
              <w:noProof/>
              <w:lang w:eastAsia="en-GB"/>
            </w:rPr>
          </w:pPr>
          <w:hyperlink w:anchor="_Toc131406729" w:history="1">
            <w:r w:rsidRPr="00DD7A4F">
              <w:rPr>
                <w:rStyle w:val="Hyperlink"/>
                <w:rFonts w:ascii="Helvetica" w:hAnsi="Helvetica" w:cs="Helvetica"/>
                <w:noProof/>
              </w:rPr>
              <w:t>Substantive Conclusions</w:t>
            </w:r>
            <w:r>
              <w:rPr>
                <w:noProof/>
                <w:webHidden/>
              </w:rPr>
              <w:tab/>
            </w:r>
            <w:r>
              <w:rPr>
                <w:noProof/>
                <w:webHidden/>
              </w:rPr>
              <w:fldChar w:fldCharType="begin"/>
            </w:r>
            <w:r>
              <w:rPr>
                <w:noProof/>
                <w:webHidden/>
              </w:rPr>
              <w:instrText xml:space="preserve"> PAGEREF _Toc131406729 \h </w:instrText>
            </w:r>
            <w:r>
              <w:rPr>
                <w:noProof/>
                <w:webHidden/>
              </w:rPr>
            </w:r>
            <w:r>
              <w:rPr>
                <w:noProof/>
                <w:webHidden/>
              </w:rPr>
              <w:fldChar w:fldCharType="separate"/>
            </w:r>
            <w:r>
              <w:rPr>
                <w:noProof/>
                <w:webHidden/>
              </w:rPr>
              <w:t>65</w:t>
            </w:r>
            <w:r>
              <w:rPr>
                <w:noProof/>
                <w:webHidden/>
              </w:rPr>
              <w:fldChar w:fldCharType="end"/>
            </w:r>
          </w:hyperlink>
        </w:p>
        <w:p w14:paraId="3BB7BD3D" w14:textId="310EB018" w:rsidR="00BD7EC8" w:rsidRDefault="00BD7EC8">
          <w:pPr>
            <w:pStyle w:val="TOC2"/>
            <w:tabs>
              <w:tab w:val="right" w:leader="dot" w:pos="9016"/>
            </w:tabs>
            <w:rPr>
              <w:rFonts w:eastAsiaTheme="minorEastAsia"/>
              <w:noProof/>
              <w:lang w:eastAsia="en-GB"/>
            </w:rPr>
          </w:pPr>
          <w:hyperlink w:anchor="_Toc131406730" w:history="1">
            <w:r w:rsidRPr="00DD7A4F">
              <w:rPr>
                <w:rStyle w:val="Hyperlink"/>
                <w:rFonts w:ascii="Helvetica" w:hAnsi="Helvetica" w:cs="Helvetica"/>
                <w:noProof/>
              </w:rPr>
              <w:t>Methodological Reflections</w:t>
            </w:r>
            <w:r>
              <w:rPr>
                <w:noProof/>
                <w:webHidden/>
              </w:rPr>
              <w:tab/>
            </w:r>
            <w:r>
              <w:rPr>
                <w:noProof/>
                <w:webHidden/>
              </w:rPr>
              <w:fldChar w:fldCharType="begin"/>
            </w:r>
            <w:r>
              <w:rPr>
                <w:noProof/>
                <w:webHidden/>
              </w:rPr>
              <w:instrText xml:space="preserve"> PAGEREF _Toc131406730 \h </w:instrText>
            </w:r>
            <w:r>
              <w:rPr>
                <w:noProof/>
                <w:webHidden/>
              </w:rPr>
            </w:r>
            <w:r>
              <w:rPr>
                <w:noProof/>
                <w:webHidden/>
              </w:rPr>
              <w:fldChar w:fldCharType="separate"/>
            </w:r>
            <w:r>
              <w:rPr>
                <w:noProof/>
                <w:webHidden/>
              </w:rPr>
              <w:t>65</w:t>
            </w:r>
            <w:r>
              <w:rPr>
                <w:noProof/>
                <w:webHidden/>
              </w:rPr>
              <w:fldChar w:fldCharType="end"/>
            </w:r>
          </w:hyperlink>
        </w:p>
        <w:p w14:paraId="12E3B038" w14:textId="5A140493" w:rsidR="00BD7EC8" w:rsidRDefault="00BD7EC8">
          <w:pPr>
            <w:pStyle w:val="TOC2"/>
            <w:tabs>
              <w:tab w:val="right" w:leader="dot" w:pos="9016"/>
            </w:tabs>
            <w:rPr>
              <w:rFonts w:eastAsiaTheme="minorEastAsia"/>
              <w:noProof/>
              <w:lang w:eastAsia="en-GB"/>
            </w:rPr>
          </w:pPr>
          <w:hyperlink w:anchor="_Toc131406731" w:history="1">
            <w:r w:rsidRPr="00DD7A4F">
              <w:rPr>
                <w:rStyle w:val="Hyperlink"/>
                <w:rFonts w:ascii="Helvetica" w:hAnsi="Helvetica" w:cs="Helvetica"/>
                <w:noProof/>
              </w:rPr>
              <w:t>Large Scale Social Science Surveys</w:t>
            </w:r>
            <w:r>
              <w:rPr>
                <w:noProof/>
                <w:webHidden/>
              </w:rPr>
              <w:tab/>
            </w:r>
            <w:r>
              <w:rPr>
                <w:noProof/>
                <w:webHidden/>
              </w:rPr>
              <w:fldChar w:fldCharType="begin"/>
            </w:r>
            <w:r>
              <w:rPr>
                <w:noProof/>
                <w:webHidden/>
              </w:rPr>
              <w:instrText xml:space="preserve"> PAGEREF _Toc131406731 \h </w:instrText>
            </w:r>
            <w:r>
              <w:rPr>
                <w:noProof/>
                <w:webHidden/>
              </w:rPr>
            </w:r>
            <w:r>
              <w:rPr>
                <w:noProof/>
                <w:webHidden/>
              </w:rPr>
              <w:fldChar w:fldCharType="separate"/>
            </w:r>
            <w:r>
              <w:rPr>
                <w:noProof/>
                <w:webHidden/>
              </w:rPr>
              <w:t>65</w:t>
            </w:r>
            <w:r>
              <w:rPr>
                <w:noProof/>
                <w:webHidden/>
              </w:rPr>
              <w:fldChar w:fldCharType="end"/>
            </w:r>
          </w:hyperlink>
        </w:p>
        <w:p w14:paraId="43EC0CC4" w14:textId="1A5ACFB2" w:rsidR="00BD7EC8" w:rsidRDefault="00BD7EC8">
          <w:pPr>
            <w:pStyle w:val="TOC2"/>
            <w:tabs>
              <w:tab w:val="right" w:leader="dot" w:pos="9016"/>
            </w:tabs>
            <w:rPr>
              <w:rFonts w:eastAsiaTheme="minorEastAsia"/>
              <w:noProof/>
              <w:lang w:eastAsia="en-GB"/>
            </w:rPr>
          </w:pPr>
          <w:hyperlink w:anchor="_Toc131406732" w:history="1">
            <w:r w:rsidRPr="00DD7A4F">
              <w:rPr>
                <w:rStyle w:val="Hyperlink"/>
                <w:rFonts w:ascii="Helvetica" w:hAnsi="Helvetica" w:cs="Helvetica"/>
                <w:noProof/>
              </w:rPr>
              <w:t>Final Remarks</w:t>
            </w:r>
            <w:r>
              <w:rPr>
                <w:noProof/>
                <w:webHidden/>
              </w:rPr>
              <w:tab/>
            </w:r>
            <w:r>
              <w:rPr>
                <w:noProof/>
                <w:webHidden/>
              </w:rPr>
              <w:fldChar w:fldCharType="begin"/>
            </w:r>
            <w:r>
              <w:rPr>
                <w:noProof/>
                <w:webHidden/>
              </w:rPr>
              <w:instrText xml:space="preserve"> PAGEREF _Toc131406732 \h </w:instrText>
            </w:r>
            <w:r>
              <w:rPr>
                <w:noProof/>
                <w:webHidden/>
              </w:rPr>
            </w:r>
            <w:r>
              <w:rPr>
                <w:noProof/>
                <w:webHidden/>
              </w:rPr>
              <w:fldChar w:fldCharType="separate"/>
            </w:r>
            <w:r>
              <w:rPr>
                <w:noProof/>
                <w:webHidden/>
              </w:rPr>
              <w:t>65</w:t>
            </w:r>
            <w:r>
              <w:rPr>
                <w:noProof/>
                <w:webHidden/>
              </w:rPr>
              <w:fldChar w:fldCharType="end"/>
            </w:r>
          </w:hyperlink>
        </w:p>
        <w:p w14:paraId="51B28C6D" w14:textId="48A21ECD" w:rsidR="00BD7EC8" w:rsidRDefault="00BD7EC8">
          <w:pPr>
            <w:pStyle w:val="TOC1"/>
            <w:rPr>
              <w:rFonts w:eastAsiaTheme="minorEastAsia"/>
              <w:noProof/>
              <w:lang w:eastAsia="en-GB"/>
            </w:rPr>
          </w:pPr>
          <w:hyperlink w:anchor="_Toc131406733" w:history="1">
            <w:r w:rsidRPr="00DD7A4F">
              <w:rPr>
                <w:rStyle w:val="Hyperlink"/>
                <w:rFonts w:ascii="Helvetica" w:hAnsi="Helvetica" w:cs="Helvetica"/>
                <w:noProof/>
              </w:rPr>
              <w:t>Appendix 1 – Figures and Tables</w:t>
            </w:r>
            <w:r>
              <w:rPr>
                <w:noProof/>
                <w:webHidden/>
              </w:rPr>
              <w:tab/>
            </w:r>
            <w:r>
              <w:rPr>
                <w:noProof/>
                <w:webHidden/>
              </w:rPr>
              <w:fldChar w:fldCharType="begin"/>
            </w:r>
            <w:r>
              <w:rPr>
                <w:noProof/>
                <w:webHidden/>
              </w:rPr>
              <w:instrText xml:space="preserve"> PAGEREF _Toc131406733 \h </w:instrText>
            </w:r>
            <w:r>
              <w:rPr>
                <w:noProof/>
                <w:webHidden/>
              </w:rPr>
            </w:r>
            <w:r>
              <w:rPr>
                <w:noProof/>
                <w:webHidden/>
              </w:rPr>
              <w:fldChar w:fldCharType="separate"/>
            </w:r>
            <w:r>
              <w:rPr>
                <w:noProof/>
                <w:webHidden/>
              </w:rPr>
              <w:t>66</w:t>
            </w:r>
            <w:r>
              <w:rPr>
                <w:noProof/>
                <w:webHidden/>
              </w:rPr>
              <w:fldChar w:fldCharType="end"/>
            </w:r>
          </w:hyperlink>
        </w:p>
        <w:p w14:paraId="49C2078A" w14:textId="3CF2E9CF" w:rsidR="00BD7EC8" w:rsidRDefault="00BD7EC8">
          <w:pPr>
            <w:pStyle w:val="TOC1"/>
            <w:rPr>
              <w:rFonts w:eastAsiaTheme="minorEastAsia"/>
              <w:noProof/>
              <w:lang w:eastAsia="en-GB"/>
            </w:rPr>
          </w:pPr>
          <w:hyperlink w:anchor="_Toc131406734" w:history="1">
            <w:r w:rsidRPr="00DD7A4F">
              <w:rPr>
                <w:rStyle w:val="Hyperlink"/>
                <w:rFonts w:ascii="Helvetica" w:hAnsi="Helvetica" w:cs="Helvetica"/>
                <w:noProof/>
              </w:rPr>
              <w:t>Data Citation</w:t>
            </w:r>
            <w:r>
              <w:rPr>
                <w:noProof/>
                <w:webHidden/>
              </w:rPr>
              <w:tab/>
            </w:r>
            <w:r>
              <w:rPr>
                <w:noProof/>
                <w:webHidden/>
              </w:rPr>
              <w:fldChar w:fldCharType="begin"/>
            </w:r>
            <w:r>
              <w:rPr>
                <w:noProof/>
                <w:webHidden/>
              </w:rPr>
              <w:instrText xml:space="preserve"> PAGEREF _Toc131406734 \h </w:instrText>
            </w:r>
            <w:r>
              <w:rPr>
                <w:noProof/>
                <w:webHidden/>
              </w:rPr>
            </w:r>
            <w:r>
              <w:rPr>
                <w:noProof/>
                <w:webHidden/>
              </w:rPr>
              <w:fldChar w:fldCharType="separate"/>
            </w:r>
            <w:r>
              <w:rPr>
                <w:noProof/>
                <w:webHidden/>
              </w:rPr>
              <w:t>79</w:t>
            </w:r>
            <w:r>
              <w:rPr>
                <w:noProof/>
                <w:webHidden/>
              </w:rPr>
              <w:fldChar w:fldCharType="end"/>
            </w:r>
          </w:hyperlink>
        </w:p>
        <w:p w14:paraId="33A82016" w14:textId="565B744E" w:rsidR="00BD7EC8" w:rsidRDefault="00BD7EC8">
          <w:pPr>
            <w:pStyle w:val="TOC1"/>
            <w:rPr>
              <w:rFonts w:eastAsiaTheme="minorEastAsia"/>
              <w:noProof/>
              <w:lang w:eastAsia="en-GB"/>
            </w:rPr>
          </w:pPr>
          <w:hyperlink w:anchor="_Toc131406735" w:history="1">
            <w:r w:rsidRPr="00DD7A4F">
              <w:rPr>
                <w:rStyle w:val="Hyperlink"/>
                <w:rFonts w:ascii="Helvetica" w:hAnsi="Helvetica" w:cs="Helvetica"/>
                <w:noProof/>
              </w:rPr>
              <w:t>Bibliography</w:t>
            </w:r>
            <w:r>
              <w:rPr>
                <w:noProof/>
                <w:webHidden/>
              </w:rPr>
              <w:tab/>
            </w:r>
            <w:r>
              <w:rPr>
                <w:noProof/>
                <w:webHidden/>
              </w:rPr>
              <w:fldChar w:fldCharType="begin"/>
            </w:r>
            <w:r>
              <w:rPr>
                <w:noProof/>
                <w:webHidden/>
              </w:rPr>
              <w:instrText xml:space="preserve"> PAGEREF _Toc131406735 \h </w:instrText>
            </w:r>
            <w:r>
              <w:rPr>
                <w:noProof/>
                <w:webHidden/>
              </w:rPr>
            </w:r>
            <w:r>
              <w:rPr>
                <w:noProof/>
                <w:webHidden/>
              </w:rPr>
              <w:fldChar w:fldCharType="separate"/>
            </w:r>
            <w:r>
              <w:rPr>
                <w:noProof/>
                <w:webHidden/>
              </w:rPr>
              <w:t>79</w:t>
            </w:r>
            <w:r>
              <w:rPr>
                <w:noProof/>
                <w:webHidden/>
              </w:rPr>
              <w:fldChar w:fldCharType="end"/>
            </w:r>
          </w:hyperlink>
        </w:p>
        <w:p w14:paraId="6DE75208" w14:textId="53E3B57F" w:rsidR="00090D48" w:rsidRPr="00220C73" w:rsidRDefault="00090D48">
          <w:pPr>
            <w:rPr>
              <w:rFonts w:ascii="Helvetica" w:hAnsi="Helvetica" w:cs="Helvetica"/>
              <w:sz w:val="24"/>
              <w:szCs w:val="24"/>
            </w:rPr>
          </w:pPr>
          <w:r w:rsidRPr="00220C73">
            <w:rPr>
              <w:rFonts w:ascii="Helvetica" w:hAnsi="Helvetica" w:cs="Helvetica"/>
              <w:b/>
              <w:bCs/>
              <w:noProof/>
              <w:sz w:val="24"/>
              <w:szCs w:val="24"/>
            </w:rPr>
            <w:fldChar w:fldCharType="end"/>
          </w:r>
          <w:commentRangeEnd w:id="2"/>
          <w:r w:rsidR="00A4695B" w:rsidRPr="00220C73">
            <w:rPr>
              <w:rStyle w:val="CommentReference"/>
              <w:rFonts w:ascii="Helvetica" w:hAnsi="Helvetica" w:cs="Helvetica"/>
              <w:sz w:val="24"/>
              <w:szCs w:val="24"/>
            </w:rPr>
            <w:commentReference w:id="2"/>
          </w:r>
        </w:p>
      </w:sdtContent>
    </w:sdt>
    <w:p w14:paraId="1FA10376" w14:textId="2230D022" w:rsidR="002C1B1F" w:rsidRPr="00220C73" w:rsidRDefault="002C1B1F">
      <w:pPr>
        <w:rPr>
          <w:rFonts w:ascii="Helvetica" w:hAnsi="Helvetica" w:cs="Helvetica"/>
          <w:sz w:val="24"/>
          <w:szCs w:val="24"/>
        </w:rPr>
      </w:pPr>
    </w:p>
    <w:p w14:paraId="45AD69EA" w14:textId="51F82E38" w:rsidR="00090D48" w:rsidRPr="00220C73" w:rsidRDefault="00090D48">
      <w:pPr>
        <w:rPr>
          <w:rFonts w:ascii="Helvetica" w:hAnsi="Helvetica" w:cs="Helvetica"/>
          <w:sz w:val="24"/>
          <w:szCs w:val="24"/>
        </w:rPr>
      </w:pPr>
    </w:p>
    <w:p w14:paraId="39120C29" w14:textId="0469575E" w:rsidR="0052350C" w:rsidRPr="00220C73" w:rsidRDefault="0052350C">
      <w:pPr>
        <w:rPr>
          <w:rFonts w:ascii="Helvetica" w:hAnsi="Helvetica" w:cs="Helvetica"/>
          <w:sz w:val="24"/>
          <w:szCs w:val="24"/>
        </w:rPr>
      </w:pPr>
    </w:p>
    <w:p w14:paraId="584955CA" w14:textId="49132A94" w:rsidR="0052350C" w:rsidRPr="00220C73" w:rsidRDefault="0052350C">
      <w:pPr>
        <w:rPr>
          <w:rFonts w:ascii="Helvetica" w:hAnsi="Helvetica" w:cs="Helvetica"/>
          <w:sz w:val="24"/>
          <w:szCs w:val="24"/>
        </w:rPr>
      </w:pPr>
    </w:p>
    <w:p w14:paraId="7F554242" w14:textId="1FE30FC2" w:rsidR="0052350C" w:rsidRPr="00220C73" w:rsidRDefault="0052350C">
      <w:pPr>
        <w:rPr>
          <w:rFonts w:ascii="Helvetica" w:hAnsi="Helvetica" w:cs="Helvetica"/>
          <w:sz w:val="24"/>
          <w:szCs w:val="24"/>
        </w:rPr>
      </w:pPr>
    </w:p>
    <w:p w14:paraId="64E05114" w14:textId="4096D617" w:rsidR="0052350C" w:rsidRPr="00220C73" w:rsidRDefault="0052350C">
      <w:pPr>
        <w:rPr>
          <w:rFonts w:ascii="Helvetica" w:hAnsi="Helvetica" w:cs="Helvetica"/>
          <w:sz w:val="24"/>
          <w:szCs w:val="24"/>
        </w:rPr>
      </w:pPr>
    </w:p>
    <w:p w14:paraId="75A00CF7" w14:textId="6384F5F3" w:rsidR="0052350C" w:rsidRPr="00220C73" w:rsidRDefault="0052350C">
      <w:pPr>
        <w:rPr>
          <w:rFonts w:ascii="Helvetica" w:hAnsi="Helvetica" w:cs="Helvetica"/>
          <w:sz w:val="24"/>
          <w:szCs w:val="24"/>
        </w:rPr>
      </w:pPr>
    </w:p>
    <w:p w14:paraId="7EDC4A0F" w14:textId="1FE0B292" w:rsidR="0052350C" w:rsidRPr="00220C73" w:rsidRDefault="0052350C">
      <w:pPr>
        <w:rPr>
          <w:rFonts w:ascii="Helvetica" w:hAnsi="Helvetica" w:cs="Helvetica"/>
          <w:sz w:val="24"/>
          <w:szCs w:val="24"/>
        </w:rPr>
      </w:pPr>
    </w:p>
    <w:p w14:paraId="0A2F548C" w14:textId="7260AFCA" w:rsidR="0052350C" w:rsidRPr="00220C73" w:rsidRDefault="0052350C">
      <w:pPr>
        <w:rPr>
          <w:rFonts w:ascii="Helvetica" w:hAnsi="Helvetica" w:cs="Helvetica"/>
          <w:sz w:val="24"/>
          <w:szCs w:val="24"/>
        </w:rPr>
      </w:pPr>
    </w:p>
    <w:p w14:paraId="0244CAF4" w14:textId="4C622285" w:rsidR="0052350C" w:rsidRPr="00220C73" w:rsidRDefault="0052350C">
      <w:pPr>
        <w:rPr>
          <w:rFonts w:ascii="Helvetica" w:hAnsi="Helvetica" w:cs="Helvetica"/>
          <w:sz w:val="24"/>
          <w:szCs w:val="24"/>
        </w:rPr>
      </w:pPr>
    </w:p>
    <w:p w14:paraId="6BD32680" w14:textId="2A3E5225" w:rsidR="0052350C" w:rsidRPr="00220C73" w:rsidRDefault="0052350C">
      <w:pPr>
        <w:rPr>
          <w:rFonts w:ascii="Helvetica" w:hAnsi="Helvetica" w:cs="Helvetica"/>
          <w:sz w:val="24"/>
          <w:szCs w:val="24"/>
        </w:rPr>
      </w:pPr>
    </w:p>
    <w:p w14:paraId="33E214C2" w14:textId="5759803A" w:rsidR="0052350C" w:rsidRPr="00220C73" w:rsidRDefault="0052350C">
      <w:pPr>
        <w:rPr>
          <w:rFonts w:ascii="Helvetica" w:hAnsi="Helvetica" w:cs="Helvetica"/>
          <w:sz w:val="24"/>
          <w:szCs w:val="24"/>
        </w:rPr>
      </w:pPr>
    </w:p>
    <w:p w14:paraId="1F9926DC" w14:textId="3CEC55C9" w:rsidR="0052350C" w:rsidRPr="00220C73" w:rsidRDefault="0052350C">
      <w:pPr>
        <w:rPr>
          <w:rFonts w:ascii="Helvetica" w:hAnsi="Helvetica" w:cs="Helvetica"/>
          <w:sz w:val="24"/>
          <w:szCs w:val="24"/>
        </w:rPr>
      </w:pPr>
    </w:p>
    <w:p w14:paraId="66E62274" w14:textId="3066C5D1" w:rsidR="0052350C" w:rsidRDefault="0052350C">
      <w:pPr>
        <w:rPr>
          <w:rFonts w:ascii="Helvetica" w:hAnsi="Helvetica" w:cs="Helvetica"/>
          <w:sz w:val="24"/>
          <w:szCs w:val="24"/>
        </w:rPr>
      </w:pPr>
    </w:p>
    <w:p w14:paraId="71BFA190" w14:textId="72BE31B1" w:rsidR="002020E2" w:rsidRDefault="002020E2">
      <w:pPr>
        <w:rPr>
          <w:rFonts w:ascii="Helvetica" w:hAnsi="Helvetica" w:cs="Helvetica"/>
          <w:sz w:val="24"/>
          <w:szCs w:val="24"/>
        </w:rPr>
      </w:pPr>
    </w:p>
    <w:p w14:paraId="05854DAA" w14:textId="77777777" w:rsidR="002020E2" w:rsidRPr="00220C73" w:rsidRDefault="002020E2">
      <w:pPr>
        <w:rPr>
          <w:rFonts w:ascii="Helvetica" w:hAnsi="Helvetica" w:cs="Helvetica"/>
          <w:sz w:val="24"/>
          <w:szCs w:val="24"/>
        </w:rPr>
      </w:pPr>
    </w:p>
    <w:p w14:paraId="2F42B239" w14:textId="77777777" w:rsidR="0052350C" w:rsidRPr="00220C73" w:rsidRDefault="0052350C">
      <w:pPr>
        <w:rPr>
          <w:rFonts w:ascii="Helvetica" w:hAnsi="Helvetica" w:cs="Helvetica"/>
          <w:sz w:val="24"/>
          <w:szCs w:val="24"/>
        </w:rPr>
      </w:pPr>
    </w:p>
    <w:p w14:paraId="42C9BD6B" w14:textId="3E350560" w:rsidR="00E14C56" w:rsidRPr="00220C73" w:rsidRDefault="00E14C56" w:rsidP="00E14C56">
      <w:pPr>
        <w:pStyle w:val="Heading1"/>
        <w:rPr>
          <w:rFonts w:ascii="Helvetica" w:hAnsi="Helvetica" w:cs="Helvetica"/>
          <w:sz w:val="24"/>
          <w:szCs w:val="24"/>
        </w:rPr>
      </w:pPr>
      <w:bookmarkStart w:id="3" w:name="_Toc131406621"/>
      <w:r w:rsidRPr="00220C73">
        <w:rPr>
          <w:rFonts w:ascii="Helvetica" w:hAnsi="Helvetica" w:cs="Helvetica"/>
          <w:sz w:val="24"/>
          <w:szCs w:val="24"/>
        </w:rPr>
        <w:lastRenderedPageBreak/>
        <w:t>Lay Summary</w:t>
      </w:r>
      <w:bookmarkEnd w:id="3"/>
    </w:p>
    <w:p w14:paraId="71145425" w14:textId="63145CC2" w:rsidR="00E14C56" w:rsidRPr="00220C73" w:rsidRDefault="00E14C56" w:rsidP="00E14C56">
      <w:pPr>
        <w:rPr>
          <w:rFonts w:ascii="Helvetica" w:hAnsi="Helvetica" w:cs="Helvetica"/>
          <w:sz w:val="24"/>
          <w:szCs w:val="24"/>
        </w:rPr>
      </w:pPr>
      <w:r w:rsidRPr="00220C73">
        <w:rPr>
          <w:rFonts w:ascii="Helvetica" w:hAnsi="Helvetica" w:cs="Helvetica"/>
          <w:sz w:val="24"/>
          <w:szCs w:val="24"/>
        </w:rPr>
        <w:t xml:space="preserve">The primary aim of this thesis is to best understand the nature of inequality in aspects of young </w:t>
      </w:r>
      <w:r w:rsidR="0052350C" w:rsidRPr="00220C73">
        <w:rPr>
          <w:rFonts w:ascii="Helvetica" w:hAnsi="Helvetica" w:cs="Helvetica"/>
          <w:sz w:val="24"/>
          <w:szCs w:val="24"/>
        </w:rPr>
        <w:t>people’s</w:t>
      </w:r>
      <w:r w:rsidRPr="00220C73">
        <w:rPr>
          <w:rFonts w:ascii="Helvetica" w:hAnsi="Helvetica" w:cs="Helvetica"/>
          <w:sz w:val="24"/>
          <w:szCs w:val="24"/>
        </w:rPr>
        <w:t xml:space="preserve"> transitions into adulthood</w:t>
      </w:r>
      <w:r w:rsidR="00265B8A" w:rsidRPr="00220C73">
        <w:rPr>
          <w:rFonts w:ascii="Helvetica" w:hAnsi="Helvetica" w:cs="Helvetica"/>
          <w:sz w:val="24"/>
          <w:szCs w:val="24"/>
        </w:rPr>
        <w:t>.</w:t>
      </w:r>
      <w:r w:rsidRPr="00220C73">
        <w:rPr>
          <w:rFonts w:ascii="Helvetica" w:hAnsi="Helvetica" w:cs="Helvetica"/>
          <w:sz w:val="24"/>
          <w:szCs w:val="24"/>
        </w:rPr>
        <w:t xml:space="preserve"> </w:t>
      </w:r>
      <w:r w:rsidR="00265B8A" w:rsidRPr="00220C73">
        <w:rPr>
          <w:rFonts w:ascii="Helvetica" w:hAnsi="Helvetica" w:cs="Helvetica"/>
          <w:sz w:val="24"/>
          <w:szCs w:val="24"/>
        </w:rPr>
        <w:t>T</w:t>
      </w:r>
      <w:r w:rsidRPr="00220C73">
        <w:rPr>
          <w:rFonts w:ascii="Helvetica" w:hAnsi="Helvetica" w:cs="Helvetica"/>
          <w:sz w:val="24"/>
          <w:szCs w:val="24"/>
        </w:rPr>
        <w:t>hrough school, the labour market, and future development within timeframes of the selected datasets</w:t>
      </w:r>
      <w:r w:rsidR="00265B8A" w:rsidRPr="00220C73">
        <w:rPr>
          <w:rFonts w:ascii="Helvetica" w:hAnsi="Helvetica" w:cs="Helvetica"/>
          <w:sz w:val="24"/>
          <w:szCs w:val="24"/>
        </w:rPr>
        <w:t>.</w:t>
      </w:r>
      <w:r w:rsidRPr="00220C73">
        <w:rPr>
          <w:rFonts w:ascii="Helvetica" w:hAnsi="Helvetica" w:cs="Helvetica"/>
          <w:sz w:val="24"/>
          <w:szCs w:val="24"/>
        </w:rPr>
        <w:t xml:space="preserve"> Previous research has stated that variables of social stratification such as gender, social class, and ethnicity have strong and important implications for a young person’s transition into adulthood. Advanced quantitative methods are employed throughout this thesis to examine the historical and contemporary relationship these variables hold on youth transitions between the years of 1956-2000</w:t>
      </w:r>
      <w:r w:rsidR="00265B8A" w:rsidRPr="00220C73">
        <w:rPr>
          <w:rFonts w:ascii="Helvetica" w:hAnsi="Helvetica" w:cs="Helvetica"/>
          <w:sz w:val="24"/>
          <w:szCs w:val="24"/>
        </w:rPr>
        <w:t>s</w:t>
      </w:r>
      <w:r w:rsidRPr="00220C73">
        <w:rPr>
          <w:rFonts w:ascii="Helvetica" w:hAnsi="Helvetica" w:cs="Helvetica"/>
          <w:sz w:val="24"/>
          <w:szCs w:val="24"/>
        </w:rPr>
        <w:t xml:space="preserve">. </w:t>
      </w:r>
    </w:p>
    <w:p w14:paraId="5B9B2AD3" w14:textId="77777777" w:rsidR="00E14C56" w:rsidRPr="00220C73" w:rsidRDefault="00E14C56" w:rsidP="00E14C56">
      <w:pPr>
        <w:rPr>
          <w:rFonts w:ascii="Helvetica" w:hAnsi="Helvetica" w:cs="Helvetica"/>
          <w:sz w:val="24"/>
          <w:szCs w:val="24"/>
        </w:rPr>
      </w:pPr>
      <w:r w:rsidRPr="00220C73">
        <w:rPr>
          <w:rFonts w:ascii="Helvetica" w:hAnsi="Helvetica" w:cs="Helvetica"/>
          <w:sz w:val="24"/>
          <w:szCs w:val="24"/>
        </w:rPr>
        <w:t xml:space="preserve">The substantive findings… (come back to this when analysis is complete). </w:t>
      </w:r>
    </w:p>
    <w:p w14:paraId="131C07CC" w14:textId="2E148CDD" w:rsidR="00E14C56" w:rsidRPr="00220C73" w:rsidRDefault="00E14C56" w:rsidP="00E14C56">
      <w:pPr>
        <w:rPr>
          <w:rFonts w:ascii="Helvetica" w:hAnsi="Helvetica" w:cs="Helvetica"/>
          <w:sz w:val="24"/>
          <w:szCs w:val="24"/>
        </w:rPr>
      </w:pPr>
      <w:r w:rsidRPr="00220C73">
        <w:rPr>
          <w:rFonts w:ascii="Helvetica" w:hAnsi="Helvetica" w:cs="Helvetica"/>
          <w:sz w:val="24"/>
          <w:szCs w:val="24"/>
        </w:rPr>
        <w:t xml:space="preserve"> </w:t>
      </w:r>
    </w:p>
    <w:p w14:paraId="656CBC25" w14:textId="0E021F58" w:rsidR="00090D48" w:rsidRPr="00220C73" w:rsidRDefault="00090D48" w:rsidP="00E14C56">
      <w:pPr>
        <w:rPr>
          <w:rFonts w:ascii="Helvetica" w:hAnsi="Helvetica" w:cs="Helvetica"/>
          <w:sz w:val="24"/>
          <w:szCs w:val="24"/>
        </w:rPr>
      </w:pPr>
    </w:p>
    <w:p w14:paraId="027926C0" w14:textId="1DBB63A5" w:rsidR="00090D48" w:rsidRPr="00220C73" w:rsidRDefault="00090D48" w:rsidP="00E14C56">
      <w:pPr>
        <w:rPr>
          <w:rFonts w:ascii="Helvetica" w:hAnsi="Helvetica" w:cs="Helvetica"/>
          <w:sz w:val="24"/>
          <w:szCs w:val="24"/>
        </w:rPr>
      </w:pPr>
    </w:p>
    <w:p w14:paraId="38EA658B" w14:textId="0ADE7CBC" w:rsidR="00090D48" w:rsidRPr="00220C73" w:rsidRDefault="00090D48" w:rsidP="00E14C56">
      <w:pPr>
        <w:rPr>
          <w:rFonts w:ascii="Helvetica" w:hAnsi="Helvetica" w:cs="Helvetica"/>
          <w:sz w:val="24"/>
          <w:szCs w:val="24"/>
        </w:rPr>
      </w:pPr>
    </w:p>
    <w:p w14:paraId="1463F597" w14:textId="18929108" w:rsidR="00090D48" w:rsidRPr="00220C73" w:rsidRDefault="00090D48" w:rsidP="00E14C56">
      <w:pPr>
        <w:rPr>
          <w:rFonts w:ascii="Helvetica" w:hAnsi="Helvetica" w:cs="Helvetica"/>
          <w:sz w:val="24"/>
          <w:szCs w:val="24"/>
        </w:rPr>
      </w:pPr>
    </w:p>
    <w:p w14:paraId="49D2AAAF" w14:textId="5DEA1B93" w:rsidR="00090D48" w:rsidRPr="00220C73" w:rsidRDefault="00090D48" w:rsidP="00E14C56">
      <w:pPr>
        <w:rPr>
          <w:rFonts w:ascii="Helvetica" w:hAnsi="Helvetica" w:cs="Helvetica"/>
          <w:sz w:val="24"/>
          <w:szCs w:val="24"/>
        </w:rPr>
      </w:pPr>
    </w:p>
    <w:p w14:paraId="7930B376" w14:textId="76BF7566" w:rsidR="00090D48" w:rsidRPr="00220C73" w:rsidRDefault="00090D48" w:rsidP="00E14C56">
      <w:pPr>
        <w:rPr>
          <w:rFonts w:ascii="Helvetica" w:hAnsi="Helvetica" w:cs="Helvetica"/>
          <w:sz w:val="24"/>
          <w:szCs w:val="24"/>
        </w:rPr>
      </w:pPr>
    </w:p>
    <w:p w14:paraId="2A07BA13" w14:textId="30A07CFC" w:rsidR="00090D48" w:rsidRPr="00220C73" w:rsidRDefault="00090D48" w:rsidP="00E14C56">
      <w:pPr>
        <w:rPr>
          <w:rFonts w:ascii="Helvetica" w:hAnsi="Helvetica" w:cs="Helvetica"/>
          <w:sz w:val="24"/>
          <w:szCs w:val="24"/>
        </w:rPr>
      </w:pPr>
    </w:p>
    <w:p w14:paraId="17E79515" w14:textId="1F37764A" w:rsidR="00090D48" w:rsidRPr="00220C73" w:rsidRDefault="00090D48" w:rsidP="00E14C56">
      <w:pPr>
        <w:rPr>
          <w:rFonts w:ascii="Helvetica" w:hAnsi="Helvetica" w:cs="Helvetica"/>
          <w:sz w:val="24"/>
          <w:szCs w:val="24"/>
        </w:rPr>
      </w:pPr>
    </w:p>
    <w:p w14:paraId="2DC1B95E" w14:textId="77777777" w:rsidR="00265B8A" w:rsidRPr="00220C73" w:rsidRDefault="00265B8A" w:rsidP="00E14C56">
      <w:pPr>
        <w:rPr>
          <w:rFonts w:ascii="Helvetica" w:hAnsi="Helvetica" w:cs="Helvetica"/>
          <w:sz w:val="24"/>
          <w:szCs w:val="24"/>
        </w:rPr>
      </w:pPr>
    </w:p>
    <w:p w14:paraId="7B387085" w14:textId="6421713C" w:rsidR="00090D48" w:rsidRPr="00220C73" w:rsidRDefault="00090D48" w:rsidP="00E14C56">
      <w:pPr>
        <w:rPr>
          <w:rFonts w:ascii="Helvetica" w:hAnsi="Helvetica" w:cs="Helvetica"/>
          <w:sz w:val="24"/>
          <w:szCs w:val="24"/>
        </w:rPr>
      </w:pPr>
    </w:p>
    <w:p w14:paraId="7201FA5D" w14:textId="5DA1E596" w:rsidR="00090D48" w:rsidRPr="00220C73" w:rsidRDefault="00090D48" w:rsidP="00E14C56">
      <w:pPr>
        <w:rPr>
          <w:rFonts w:ascii="Helvetica" w:hAnsi="Helvetica" w:cs="Helvetica"/>
          <w:sz w:val="24"/>
          <w:szCs w:val="24"/>
        </w:rPr>
      </w:pPr>
    </w:p>
    <w:p w14:paraId="26F185EF" w14:textId="4480BFE2" w:rsidR="00090D48" w:rsidRPr="00220C73" w:rsidRDefault="00090D48" w:rsidP="00E14C56">
      <w:pPr>
        <w:rPr>
          <w:rFonts w:ascii="Helvetica" w:hAnsi="Helvetica" w:cs="Helvetica"/>
          <w:sz w:val="24"/>
          <w:szCs w:val="24"/>
        </w:rPr>
      </w:pPr>
    </w:p>
    <w:p w14:paraId="1A4E170C" w14:textId="33E2BFC4" w:rsidR="00090D48" w:rsidRPr="00220C73" w:rsidRDefault="00090D48" w:rsidP="00E14C56">
      <w:pPr>
        <w:rPr>
          <w:rFonts w:ascii="Helvetica" w:hAnsi="Helvetica" w:cs="Helvetica"/>
          <w:sz w:val="24"/>
          <w:szCs w:val="24"/>
        </w:rPr>
      </w:pPr>
    </w:p>
    <w:p w14:paraId="1CE38544" w14:textId="6EF9A22C" w:rsidR="00090D48" w:rsidRPr="00220C73" w:rsidRDefault="00090D48" w:rsidP="00E14C56">
      <w:pPr>
        <w:rPr>
          <w:rFonts w:ascii="Helvetica" w:hAnsi="Helvetica" w:cs="Helvetica"/>
          <w:sz w:val="24"/>
          <w:szCs w:val="24"/>
        </w:rPr>
      </w:pPr>
    </w:p>
    <w:p w14:paraId="79CF6080" w14:textId="66012615" w:rsidR="00090D48" w:rsidRDefault="00090D48" w:rsidP="00E14C56">
      <w:pPr>
        <w:rPr>
          <w:rFonts w:ascii="Helvetica" w:hAnsi="Helvetica" w:cs="Helvetica"/>
          <w:sz w:val="24"/>
          <w:szCs w:val="24"/>
        </w:rPr>
      </w:pPr>
    </w:p>
    <w:p w14:paraId="551EDDBA" w14:textId="1C2D0A34" w:rsidR="002020E2" w:rsidRDefault="002020E2" w:rsidP="00E14C56">
      <w:pPr>
        <w:rPr>
          <w:rFonts w:ascii="Helvetica" w:hAnsi="Helvetica" w:cs="Helvetica"/>
          <w:sz w:val="24"/>
          <w:szCs w:val="24"/>
        </w:rPr>
      </w:pPr>
    </w:p>
    <w:p w14:paraId="06ED3A5F" w14:textId="55E4FAF1" w:rsidR="002020E2" w:rsidRDefault="002020E2" w:rsidP="00E14C56">
      <w:pPr>
        <w:rPr>
          <w:rFonts w:ascii="Helvetica" w:hAnsi="Helvetica" w:cs="Helvetica"/>
          <w:sz w:val="24"/>
          <w:szCs w:val="24"/>
        </w:rPr>
      </w:pPr>
    </w:p>
    <w:p w14:paraId="4C7BE4BD" w14:textId="480303CC" w:rsidR="002020E2" w:rsidRDefault="002020E2" w:rsidP="00E14C56">
      <w:pPr>
        <w:rPr>
          <w:rFonts w:ascii="Helvetica" w:hAnsi="Helvetica" w:cs="Helvetica"/>
          <w:sz w:val="24"/>
          <w:szCs w:val="24"/>
        </w:rPr>
      </w:pPr>
    </w:p>
    <w:p w14:paraId="36B57A7B" w14:textId="77777777" w:rsidR="002020E2" w:rsidRPr="00220C73" w:rsidRDefault="002020E2" w:rsidP="00E14C56">
      <w:pPr>
        <w:rPr>
          <w:rFonts w:ascii="Helvetica" w:hAnsi="Helvetica" w:cs="Helvetica"/>
          <w:sz w:val="24"/>
          <w:szCs w:val="24"/>
        </w:rPr>
      </w:pPr>
    </w:p>
    <w:p w14:paraId="60F72487" w14:textId="425A7CF1" w:rsidR="00090D48" w:rsidRPr="00220C73" w:rsidRDefault="00090D48" w:rsidP="00E14C56">
      <w:pPr>
        <w:rPr>
          <w:rFonts w:ascii="Helvetica" w:hAnsi="Helvetica" w:cs="Helvetica"/>
          <w:sz w:val="24"/>
          <w:szCs w:val="24"/>
        </w:rPr>
      </w:pPr>
    </w:p>
    <w:p w14:paraId="24780CFC" w14:textId="77777777" w:rsidR="0043646C" w:rsidRPr="00220C73" w:rsidRDefault="0043646C" w:rsidP="00E14C56">
      <w:pPr>
        <w:rPr>
          <w:rFonts w:ascii="Helvetica" w:hAnsi="Helvetica" w:cs="Helvetica"/>
          <w:sz w:val="24"/>
          <w:szCs w:val="24"/>
        </w:rPr>
      </w:pPr>
    </w:p>
    <w:p w14:paraId="154282FA" w14:textId="4AD81190" w:rsidR="00E14C56" w:rsidRPr="00220C73" w:rsidRDefault="00E14C56" w:rsidP="00E14C56">
      <w:pPr>
        <w:pStyle w:val="Heading1"/>
        <w:rPr>
          <w:rFonts w:ascii="Helvetica" w:hAnsi="Helvetica" w:cs="Helvetica"/>
          <w:sz w:val="24"/>
          <w:szCs w:val="24"/>
        </w:rPr>
      </w:pPr>
      <w:bookmarkStart w:id="4" w:name="_Toc131406622"/>
      <w:r w:rsidRPr="00220C73">
        <w:rPr>
          <w:rFonts w:ascii="Helvetica" w:hAnsi="Helvetica" w:cs="Helvetica"/>
          <w:sz w:val="24"/>
          <w:szCs w:val="24"/>
        </w:rPr>
        <w:lastRenderedPageBreak/>
        <w:t>Abstract</w:t>
      </w:r>
      <w:bookmarkEnd w:id="4"/>
    </w:p>
    <w:p w14:paraId="5E269382" w14:textId="5600062E" w:rsidR="00E14C56" w:rsidRPr="00220C73" w:rsidRDefault="00E14C56" w:rsidP="00E14C56">
      <w:pPr>
        <w:rPr>
          <w:rFonts w:ascii="Helvetica" w:hAnsi="Helvetica" w:cs="Helvetica"/>
          <w:sz w:val="24"/>
          <w:szCs w:val="24"/>
        </w:rPr>
      </w:pPr>
      <w:r w:rsidRPr="00220C73">
        <w:rPr>
          <w:rFonts w:ascii="Helvetica" w:hAnsi="Helvetica" w:cs="Helvetica"/>
          <w:sz w:val="24"/>
          <w:szCs w:val="24"/>
        </w:rPr>
        <w:t>The primary aim of this thesis is to best understand the nature of inequality in aspects of young people’s transitions into adulthood</w:t>
      </w:r>
      <w:r w:rsidR="00265B8A" w:rsidRPr="00220C73">
        <w:rPr>
          <w:rFonts w:ascii="Helvetica" w:hAnsi="Helvetica" w:cs="Helvetica"/>
          <w:sz w:val="24"/>
          <w:szCs w:val="24"/>
        </w:rPr>
        <w:t>.</w:t>
      </w:r>
      <w:r w:rsidRPr="00220C73">
        <w:rPr>
          <w:rFonts w:ascii="Helvetica" w:hAnsi="Helvetica" w:cs="Helvetica"/>
          <w:sz w:val="24"/>
          <w:szCs w:val="24"/>
        </w:rPr>
        <w:t xml:space="preserve"> </w:t>
      </w:r>
      <w:r w:rsidR="00265B8A" w:rsidRPr="00220C73">
        <w:rPr>
          <w:rFonts w:ascii="Helvetica" w:hAnsi="Helvetica" w:cs="Helvetica"/>
          <w:sz w:val="24"/>
          <w:szCs w:val="24"/>
        </w:rPr>
        <w:t>T</w:t>
      </w:r>
      <w:r w:rsidRPr="00220C73">
        <w:rPr>
          <w:rFonts w:ascii="Helvetica" w:hAnsi="Helvetica" w:cs="Helvetica"/>
          <w:sz w:val="24"/>
          <w:szCs w:val="24"/>
        </w:rPr>
        <w:t xml:space="preserve">hrough school, the labour market, and future development within the given timeframes of the selected datasets. The thesis contributes to </w:t>
      </w:r>
      <w:r w:rsidR="00265B8A" w:rsidRPr="00220C73">
        <w:rPr>
          <w:rFonts w:ascii="Helvetica" w:hAnsi="Helvetica" w:cs="Helvetica"/>
          <w:sz w:val="24"/>
          <w:szCs w:val="24"/>
        </w:rPr>
        <w:t>s</w:t>
      </w:r>
      <w:r w:rsidRPr="00220C73">
        <w:rPr>
          <w:rFonts w:ascii="Helvetica" w:hAnsi="Helvetica" w:cs="Helvetica"/>
          <w:sz w:val="24"/>
          <w:szCs w:val="24"/>
        </w:rPr>
        <w:t>ociology in three ways. First, it develops a historical account of youth transitions from the mid-20</w:t>
      </w:r>
      <w:r w:rsidRPr="00220C73">
        <w:rPr>
          <w:rFonts w:ascii="Helvetica" w:hAnsi="Helvetica" w:cs="Helvetica"/>
          <w:sz w:val="24"/>
          <w:szCs w:val="24"/>
          <w:vertAlign w:val="superscript"/>
        </w:rPr>
        <w:t>th</w:t>
      </w:r>
      <w:r w:rsidRPr="00220C73">
        <w:rPr>
          <w:rFonts w:ascii="Helvetica" w:hAnsi="Helvetica" w:cs="Helvetica"/>
          <w:sz w:val="24"/>
          <w:szCs w:val="24"/>
        </w:rPr>
        <w:t xml:space="preserve"> century to the early 2000s. Second, it presents new empirical findings regarding the ‘missing’ generation by creating synthetic cohorts from the early 1980s-2000s. Thirdly, it provides a rigorous implementation of advanced quantitative methods, dealing with a variety of models, replication, missing data, and sensitivity analysis. </w:t>
      </w:r>
    </w:p>
    <w:p w14:paraId="461BE10B" w14:textId="35AF9330" w:rsidR="00E14C56" w:rsidRPr="00220C73" w:rsidRDefault="00E14C56" w:rsidP="00E14C56">
      <w:pPr>
        <w:rPr>
          <w:rFonts w:ascii="Helvetica" w:hAnsi="Helvetica" w:cs="Helvetica"/>
          <w:sz w:val="24"/>
          <w:szCs w:val="24"/>
        </w:rPr>
      </w:pPr>
      <w:r w:rsidRPr="00220C73">
        <w:rPr>
          <w:rFonts w:ascii="Helvetica" w:hAnsi="Helvetica" w:cs="Helvetica"/>
          <w:sz w:val="24"/>
          <w:szCs w:val="24"/>
        </w:rPr>
        <w:t xml:space="preserve">The thesis is structured into three parts. Part </w:t>
      </w:r>
      <w:r w:rsidR="00265B8A" w:rsidRPr="00220C73">
        <w:rPr>
          <w:rFonts w:ascii="Helvetica" w:hAnsi="Helvetica" w:cs="Helvetica"/>
          <w:sz w:val="24"/>
          <w:szCs w:val="24"/>
        </w:rPr>
        <w:t>one</w:t>
      </w:r>
      <w:r w:rsidRPr="00220C73">
        <w:rPr>
          <w:rFonts w:ascii="Helvetica" w:hAnsi="Helvetica" w:cs="Helvetica"/>
          <w:sz w:val="24"/>
          <w:szCs w:val="24"/>
        </w:rPr>
        <w:t xml:space="preserve"> explores the historical relationship of youth transitions starting from 1956 using the National Childhood Development Study (NCDS). This analysis is primarily a historical exercise, providing the ability to conduct sensitivity analyses around measures of social class and stratification.</w:t>
      </w:r>
      <w:r w:rsidR="00265B8A" w:rsidRPr="00220C73">
        <w:rPr>
          <w:rFonts w:ascii="Helvetica" w:hAnsi="Helvetica" w:cs="Helvetica"/>
          <w:sz w:val="24"/>
          <w:szCs w:val="24"/>
        </w:rPr>
        <w:t xml:space="preserve"> P</w:t>
      </w:r>
      <w:r w:rsidR="00433AB1" w:rsidRPr="00220C73">
        <w:rPr>
          <w:rFonts w:ascii="Helvetica" w:hAnsi="Helvetica" w:cs="Helvetica"/>
          <w:sz w:val="24"/>
          <w:szCs w:val="24"/>
        </w:rPr>
        <w:t xml:space="preserve">articular attention is paid to missing data, with multiple imputation employed and assessed to see if there is any impact upon the findings of the models. Part </w:t>
      </w:r>
      <w:r w:rsidR="009564E2" w:rsidRPr="00220C73">
        <w:rPr>
          <w:rFonts w:ascii="Helvetica" w:hAnsi="Helvetica" w:cs="Helvetica"/>
          <w:sz w:val="24"/>
          <w:szCs w:val="24"/>
        </w:rPr>
        <w:t>two</w:t>
      </w:r>
      <w:r w:rsidR="00433AB1" w:rsidRPr="00220C73">
        <w:rPr>
          <w:rFonts w:ascii="Helvetica" w:hAnsi="Helvetica" w:cs="Helvetica"/>
          <w:sz w:val="24"/>
          <w:szCs w:val="24"/>
        </w:rPr>
        <w:t xml:space="preserve"> replicates using the British Cohort Study (BCS) providing an important historical timeline from the NCDS to BCS cohorts. Results where possible will be compared to provide a between-cohort assessment of the changing nature of youth transitions. Part </w:t>
      </w:r>
      <w:r w:rsidR="009564E2" w:rsidRPr="00220C73">
        <w:rPr>
          <w:rFonts w:ascii="Helvetica" w:hAnsi="Helvetica" w:cs="Helvetica"/>
          <w:sz w:val="24"/>
          <w:szCs w:val="24"/>
        </w:rPr>
        <w:t>three</w:t>
      </w:r>
      <w:r w:rsidR="00433AB1" w:rsidRPr="00220C73">
        <w:rPr>
          <w:rFonts w:ascii="Helvetica" w:hAnsi="Helvetica" w:cs="Helvetica"/>
          <w:sz w:val="24"/>
          <w:szCs w:val="24"/>
        </w:rPr>
        <w:t xml:space="preserve"> sees the construction of synthetic cohorts using the</w:t>
      </w:r>
      <w:r w:rsidR="0056130B" w:rsidRPr="00220C73">
        <w:rPr>
          <w:rFonts w:ascii="Helvetica" w:hAnsi="Helvetica" w:cs="Helvetica"/>
          <w:sz w:val="24"/>
          <w:szCs w:val="24"/>
        </w:rPr>
        <w:t xml:space="preserve"> British Household Panel Survey (BHPS) and</w:t>
      </w:r>
      <w:r w:rsidR="00433AB1" w:rsidRPr="00220C73">
        <w:rPr>
          <w:rFonts w:ascii="Helvetica" w:hAnsi="Helvetica" w:cs="Helvetica"/>
          <w:sz w:val="24"/>
          <w:szCs w:val="24"/>
        </w:rPr>
        <w:t xml:space="preserve"> UK Household Longitudinal Study (UKHLS also known as Understanding Society). Replicating the models from previous datasets, part </w:t>
      </w:r>
      <w:r w:rsidR="009564E2" w:rsidRPr="00220C73">
        <w:rPr>
          <w:rFonts w:ascii="Helvetica" w:hAnsi="Helvetica" w:cs="Helvetica"/>
          <w:sz w:val="24"/>
          <w:szCs w:val="24"/>
        </w:rPr>
        <w:t>three</w:t>
      </w:r>
      <w:r w:rsidR="00433AB1" w:rsidRPr="00220C73">
        <w:rPr>
          <w:rFonts w:ascii="Helvetica" w:hAnsi="Helvetica" w:cs="Helvetica"/>
          <w:sz w:val="24"/>
          <w:szCs w:val="24"/>
        </w:rPr>
        <w:t xml:space="preserve"> provides a contemporary understanding of youth transitions that has hitherto been </w:t>
      </w:r>
      <w:r w:rsidR="009564E2" w:rsidRPr="00220C73">
        <w:rPr>
          <w:rFonts w:ascii="Helvetica" w:hAnsi="Helvetica" w:cs="Helvetica"/>
          <w:sz w:val="24"/>
          <w:szCs w:val="24"/>
        </w:rPr>
        <w:t>obstructed</w:t>
      </w:r>
      <w:r w:rsidR="00433AB1" w:rsidRPr="00220C73">
        <w:rPr>
          <w:rFonts w:ascii="Helvetica" w:hAnsi="Helvetica" w:cs="Helvetica"/>
          <w:sz w:val="24"/>
          <w:szCs w:val="24"/>
        </w:rPr>
        <w:t xml:space="preserve"> by a lack of available birth cohort data. Parts </w:t>
      </w:r>
      <w:r w:rsidR="009564E2" w:rsidRPr="00220C73">
        <w:rPr>
          <w:rFonts w:ascii="Helvetica" w:hAnsi="Helvetica" w:cs="Helvetica"/>
          <w:sz w:val="24"/>
          <w:szCs w:val="24"/>
        </w:rPr>
        <w:t>one-three</w:t>
      </w:r>
      <w:r w:rsidR="00433AB1" w:rsidRPr="00220C73">
        <w:rPr>
          <w:rFonts w:ascii="Helvetica" w:hAnsi="Helvetica" w:cs="Helvetica"/>
          <w:sz w:val="24"/>
          <w:szCs w:val="24"/>
        </w:rPr>
        <w:t xml:space="preserve"> provide a reflection </w:t>
      </w:r>
      <w:r w:rsidR="009564E2" w:rsidRPr="00220C73">
        <w:rPr>
          <w:rFonts w:ascii="Helvetica" w:hAnsi="Helvetica" w:cs="Helvetica"/>
          <w:sz w:val="24"/>
          <w:szCs w:val="24"/>
        </w:rPr>
        <w:t>about</w:t>
      </w:r>
      <w:r w:rsidR="00433AB1" w:rsidRPr="00220C73">
        <w:rPr>
          <w:rFonts w:ascii="Helvetica" w:hAnsi="Helvetica" w:cs="Helvetica"/>
          <w:sz w:val="24"/>
          <w:szCs w:val="24"/>
        </w:rPr>
        <w:t xml:space="preserve"> youth transitions within their given timeframes as well as an understanding of how those transitions have changed and been shaped by a variety of factors that have influenced the temporal context that individuals find themselves placed in. </w:t>
      </w:r>
    </w:p>
    <w:p w14:paraId="57818175" w14:textId="6E1AF42E" w:rsidR="00090D48" w:rsidRPr="00220C73" w:rsidRDefault="00090D48" w:rsidP="00E14C56">
      <w:pPr>
        <w:rPr>
          <w:rFonts w:ascii="Helvetica" w:hAnsi="Helvetica" w:cs="Helvetica"/>
          <w:sz w:val="24"/>
          <w:szCs w:val="24"/>
        </w:rPr>
      </w:pPr>
    </w:p>
    <w:p w14:paraId="1B168AF0" w14:textId="7F0C016C" w:rsidR="00090D48" w:rsidRPr="00220C73" w:rsidRDefault="00090D48" w:rsidP="00E14C56">
      <w:pPr>
        <w:rPr>
          <w:rFonts w:ascii="Helvetica" w:hAnsi="Helvetica" w:cs="Helvetica"/>
          <w:sz w:val="24"/>
          <w:szCs w:val="24"/>
        </w:rPr>
      </w:pPr>
    </w:p>
    <w:p w14:paraId="0A9F931C" w14:textId="56DA5BD5" w:rsidR="00090D48" w:rsidRPr="00220C73" w:rsidRDefault="00090D48" w:rsidP="00E14C56">
      <w:pPr>
        <w:rPr>
          <w:rFonts w:ascii="Helvetica" w:hAnsi="Helvetica" w:cs="Helvetica"/>
          <w:sz w:val="24"/>
          <w:szCs w:val="24"/>
        </w:rPr>
      </w:pPr>
    </w:p>
    <w:p w14:paraId="1201E5FB" w14:textId="5CD35171" w:rsidR="00090D48" w:rsidRPr="00220C73" w:rsidRDefault="00090D48" w:rsidP="00E14C56">
      <w:pPr>
        <w:rPr>
          <w:rFonts w:ascii="Helvetica" w:hAnsi="Helvetica" w:cs="Helvetica"/>
          <w:sz w:val="24"/>
          <w:szCs w:val="24"/>
        </w:rPr>
      </w:pPr>
    </w:p>
    <w:p w14:paraId="31E832D2" w14:textId="4D8390BD" w:rsidR="009564E2" w:rsidRPr="00220C73" w:rsidRDefault="009564E2" w:rsidP="00E14C56">
      <w:pPr>
        <w:rPr>
          <w:rFonts w:ascii="Helvetica" w:hAnsi="Helvetica" w:cs="Helvetica"/>
          <w:sz w:val="24"/>
          <w:szCs w:val="24"/>
        </w:rPr>
      </w:pPr>
    </w:p>
    <w:p w14:paraId="4B548BC9" w14:textId="058371CB" w:rsidR="009564E2" w:rsidRPr="00220C73" w:rsidRDefault="009564E2" w:rsidP="00E14C56">
      <w:pPr>
        <w:rPr>
          <w:rFonts w:ascii="Helvetica" w:hAnsi="Helvetica" w:cs="Helvetica"/>
          <w:sz w:val="24"/>
          <w:szCs w:val="24"/>
        </w:rPr>
      </w:pPr>
    </w:p>
    <w:p w14:paraId="1EB12F12" w14:textId="77777777" w:rsidR="009564E2" w:rsidRPr="00220C73" w:rsidRDefault="009564E2" w:rsidP="00E14C56">
      <w:pPr>
        <w:rPr>
          <w:rFonts w:ascii="Helvetica" w:hAnsi="Helvetica" w:cs="Helvetica"/>
          <w:sz w:val="24"/>
          <w:szCs w:val="24"/>
        </w:rPr>
      </w:pPr>
    </w:p>
    <w:p w14:paraId="16223A9D" w14:textId="0358A384" w:rsidR="00090D48" w:rsidRPr="00220C73" w:rsidRDefault="00090D48" w:rsidP="00E14C56">
      <w:pPr>
        <w:rPr>
          <w:rFonts w:ascii="Helvetica" w:hAnsi="Helvetica" w:cs="Helvetica"/>
          <w:sz w:val="24"/>
          <w:szCs w:val="24"/>
        </w:rPr>
      </w:pPr>
    </w:p>
    <w:p w14:paraId="7A85BF8A" w14:textId="28075B2E" w:rsidR="00090D48" w:rsidRPr="00220C73" w:rsidRDefault="00090D48" w:rsidP="00E14C56">
      <w:pPr>
        <w:rPr>
          <w:rFonts w:ascii="Helvetica" w:hAnsi="Helvetica" w:cs="Helvetica"/>
          <w:sz w:val="24"/>
          <w:szCs w:val="24"/>
        </w:rPr>
      </w:pPr>
    </w:p>
    <w:p w14:paraId="3D41BFD7" w14:textId="77777777" w:rsidR="00090D48" w:rsidRPr="00220C73" w:rsidRDefault="00090D48" w:rsidP="00E14C56">
      <w:pPr>
        <w:rPr>
          <w:rFonts w:ascii="Helvetica" w:hAnsi="Helvetica" w:cs="Helvetica"/>
          <w:sz w:val="24"/>
          <w:szCs w:val="24"/>
        </w:rPr>
      </w:pPr>
    </w:p>
    <w:p w14:paraId="145608AD" w14:textId="0DA22D4F" w:rsidR="00433AB1" w:rsidRPr="00220C73" w:rsidRDefault="00433AB1" w:rsidP="00433AB1">
      <w:pPr>
        <w:pStyle w:val="Heading1"/>
        <w:rPr>
          <w:rFonts w:ascii="Helvetica" w:hAnsi="Helvetica" w:cs="Helvetica"/>
          <w:sz w:val="24"/>
          <w:szCs w:val="24"/>
        </w:rPr>
      </w:pPr>
      <w:bookmarkStart w:id="5" w:name="_Toc131406623"/>
      <w:r w:rsidRPr="00220C73">
        <w:rPr>
          <w:rFonts w:ascii="Helvetica" w:hAnsi="Helvetica" w:cs="Helvetica"/>
          <w:sz w:val="24"/>
          <w:szCs w:val="24"/>
        </w:rPr>
        <w:lastRenderedPageBreak/>
        <w:t>Acknowledgements</w:t>
      </w:r>
      <w:bookmarkEnd w:id="5"/>
    </w:p>
    <w:p w14:paraId="21B0D7A3" w14:textId="7A3F4BB2" w:rsidR="00433AB1" w:rsidRPr="00220C73" w:rsidRDefault="00433AB1" w:rsidP="00433AB1">
      <w:pPr>
        <w:rPr>
          <w:rFonts w:ascii="Helvetica" w:hAnsi="Helvetica" w:cs="Helvetica"/>
          <w:sz w:val="24"/>
          <w:szCs w:val="24"/>
        </w:rPr>
      </w:pPr>
      <w:r w:rsidRPr="00220C73">
        <w:rPr>
          <w:rFonts w:ascii="Helvetica" w:hAnsi="Helvetica" w:cs="Helvetica"/>
          <w:sz w:val="24"/>
          <w:szCs w:val="24"/>
        </w:rPr>
        <w:t xml:space="preserve">This PhD research was supported by an ESRC Advanced Quantitative Methods studentship. </w:t>
      </w:r>
    </w:p>
    <w:p w14:paraId="3CD78E0D" w14:textId="0E679378" w:rsidR="00090D48" w:rsidRPr="00220C73" w:rsidRDefault="00433AB1" w:rsidP="00433AB1">
      <w:pPr>
        <w:rPr>
          <w:rFonts w:ascii="Helvetica" w:hAnsi="Helvetica" w:cs="Helvetica"/>
          <w:sz w:val="24"/>
          <w:szCs w:val="24"/>
        </w:rPr>
      </w:pPr>
      <w:r w:rsidRPr="00220C73">
        <w:rPr>
          <w:rFonts w:ascii="Helvetica" w:hAnsi="Helvetica" w:cs="Helvetica"/>
          <w:sz w:val="24"/>
          <w:szCs w:val="24"/>
        </w:rPr>
        <w:t>(Finish acknowledgements when thesis is completed (</w:t>
      </w:r>
      <w:r w:rsidR="00BC7955" w:rsidRPr="00220C73">
        <w:rPr>
          <w:rFonts w:ascii="Helvetica" w:hAnsi="Helvetica" w:cs="Helvetica"/>
          <w:sz w:val="24"/>
          <w:szCs w:val="24"/>
        </w:rPr>
        <w:t>and when my sanity has returned</w:t>
      </w:r>
      <w:r w:rsidRPr="00220C73">
        <w:rPr>
          <w:rFonts w:ascii="Helvetica" w:hAnsi="Helvetica" w:cs="Helvetica"/>
          <w:sz w:val="24"/>
          <w:szCs w:val="24"/>
        </w:rPr>
        <w:t>))</w:t>
      </w:r>
    </w:p>
    <w:p w14:paraId="36911279" w14:textId="767E886A" w:rsidR="009564E2" w:rsidRPr="00220C73" w:rsidRDefault="009564E2" w:rsidP="00433AB1">
      <w:pPr>
        <w:rPr>
          <w:rFonts w:ascii="Helvetica" w:hAnsi="Helvetica" w:cs="Helvetica"/>
          <w:sz w:val="24"/>
          <w:szCs w:val="24"/>
        </w:rPr>
      </w:pPr>
    </w:p>
    <w:p w14:paraId="6F445041" w14:textId="5B3B59EB" w:rsidR="009564E2" w:rsidRPr="00220C73" w:rsidRDefault="009564E2" w:rsidP="00433AB1">
      <w:pPr>
        <w:rPr>
          <w:rFonts w:ascii="Helvetica" w:hAnsi="Helvetica" w:cs="Helvetica"/>
          <w:sz w:val="24"/>
          <w:szCs w:val="24"/>
        </w:rPr>
      </w:pPr>
    </w:p>
    <w:p w14:paraId="0EF582B0" w14:textId="049B77C9" w:rsidR="009564E2" w:rsidRPr="00220C73" w:rsidRDefault="009564E2" w:rsidP="00433AB1">
      <w:pPr>
        <w:rPr>
          <w:rFonts w:ascii="Helvetica" w:hAnsi="Helvetica" w:cs="Helvetica"/>
          <w:sz w:val="24"/>
          <w:szCs w:val="24"/>
        </w:rPr>
      </w:pPr>
    </w:p>
    <w:p w14:paraId="5B4F0ADF" w14:textId="0181BFFE" w:rsidR="009564E2" w:rsidRPr="00220C73" w:rsidRDefault="009564E2" w:rsidP="00433AB1">
      <w:pPr>
        <w:rPr>
          <w:rFonts w:ascii="Helvetica" w:hAnsi="Helvetica" w:cs="Helvetica"/>
          <w:sz w:val="24"/>
          <w:szCs w:val="24"/>
        </w:rPr>
      </w:pPr>
    </w:p>
    <w:p w14:paraId="69AF1178" w14:textId="062DD022" w:rsidR="009564E2" w:rsidRPr="00220C73" w:rsidRDefault="009564E2" w:rsidP="00433AB1">
      <w:pPr>
        <w:rPr>
          <w:rFonts w:ascii="Helvetica" w:hAnsi="Helvetica" w:cs="Helvetica"/>
          <w:sz w:val="24"/>
          <w:szCs w:val="24"/>
        </w:rPr>
      </w:pPr>
    </w:p>
    <w:p w14:paraId="26964DBE" w14:textId="428BC0B2" w:rsidR="009564E2" w:rsidRPr="00220C73" w:rsidRDefault="009564E2" w:rsidP="00433AB1">
      <w:pPr>
        <w:rPr>
          <w:rFonts w:ascii="Helvetica" w:hAnsi="Helvetica" w:cs="Helvetica"/>
          <w:sz w:val="24"/>
          <w:szCs w:val="24"/>
        </w:rPr>
      </w:pPr>
    </w:p>
    <w:p w14:paraId="066C4947" w14:textId="2FB9FBA0" w:rsidR="009564E2" w:rsidRPr="00220C73" w:rsidRDefault="009564E2" w:rsidP="00433AB1">
      <w:pPr>
        <w:rPr>
          <w:rFonts w:ascii="Helvetica" w:hAnsi="Helvetica" w:cs="Helvetica"/>
          <w:sz w:val="24"/>
          <w:szCs w:val="24"/>
        </w:rPr>
      </w:pPr>
    </w:p>
    <w:p w14:paraId="0CF6FCAC" w14:textId="01DBF179" w:rsidR="009564E2" w:rsidRPr="00220C73" w:rsidRDefault="009564E2" w:rsidP="00433AB1">
      <w:pPr>
        <w:rPr>
          <w:rFonts w:ascii="Helvetica" w:hAnsi="Helvetica" w:cs="Helvetica"/>
          <w:sz w:val="24"/>
          <w:szCs w:val="24"/>
        </w:rPr>
      </w:pPr>
    </w:p>
    <w:p w14:paraId="6DCB5039" w14:textId="178C36CC" w:rsidR="009564E2" w:rsidRPr="00220C73" w:rsidRDefault="009564E2" w:rsidP="00433AB1">
      <w:pPr>
        <w:rPr>
          <w:rFonts w:ascii="Helvetica" w:hAnsi="Helvetica" w:cs="Helvetica"/>
          <w:sz w:val="24"/>
          <w:szCs w:val="24"/>
        </w:rPr>
      </w:pPr>
    </w:p>
    <w:p w14:paraId="791EE215" w14:textId="30465938" w:rsidR="009564E2" w:rsidRPr="00220C73" w:rsidRDefault="009564E2" w:rsidP="00433AB1">
      <w:pPr>
        <w:rPr>
          <w:rFonts w:ascii="Helvetica" w:hAnsi="Helvetica" w:cs="Helvetica"/>
          <w:sz w:val="24"/>
          <w:szCs w:val="24"/>
        </w:rPr>
      </w:pPr>
    </w:p>
    <w:p w14:paraId="15D97690" w14:textId="5647260F" w:rsidR="009564E2" w:rsidRPr="00220C73" w:rsidRDefault="009564E2" w:rsidP="00433AB1">
      <w:pPr>
        <w:rPr>
          <w:rFonts w:ascii="Helvetica" w:hAnsi="Helvetica" w:cs="Helvetica"/>
          <w:sz w:val="24"/>
          <w:szCs w:val="24"/>
        </w:rPr>
      </w:pPr>
    </w:p>
    <w:p w14:paraId="028C021E" w14:textId="6650CFA3" w:rsidR="009564E2" w:rsidRPr="00220C73" w:rsidRDefault="009564E2" w:rsidP="00433AB1">
      <w:pPr>
        <w:rPr>
          <w:rFonts w:ascii="Helvetica" w:hAnsi="Helvetica" w:cs="Helvetica"/>
          <w:sz w:val="24"/>
          <w:szCs w:val="24"/>
        </w:rPr>
      </w:pPr>
    </w:p>
    <w:p w14:paraId="453A8E82" w14:textId="25981561" w:rsidR="009564E2" w:rsidRPr="00220C73" w:rsidRDefault="009564E2" w:rsidP="00433AB1">
      <w:pPr>
        <w:rPr>
          <w:rFonts w:ascii="Helvetica" w:hAnsi="Helvetica" w:cs="Helvetica"/>
          <w:sz w:val="24"/>
          <w:szCs w:val="24"/>
        </w:rPr>
      </w:pPr>
    </w:p>
    <w:p w14:paraId="5679019B" w14:textId="715F994C" w:rsidR="009564E2" w:rsidRPr="00220C73" w:rsidRDefault="009564E2" w:rsidP="00433AB1">
      <w:pPr>
        <w:rPr>
          <w:rFonts w:ascii="Helvetica" w:hAnsi="Helvetica" w:cs="Helvetica"/>
          <w:sz w:val="24"/>
          <w:szCs w:val="24"/>
        </w:rPr>
      </w:pPr>
    </w:p>
    <w:p w14:paraId="7B88EBD9" w14:textId="37AA183D" w:rsidR="009564E2" w:rsidRPr="00220C73" w:rsidRDefault="009564E2" w:rsidP="00433AB1">
      <w:pPr>
        <w:rPr>
          <w:rFonts w:ascii="Helvetica" w:hAnsi="Helvetica" w:cs="Helvetica"/>
          <w:sz w:val="24"/>
          <w:szCs w:val="24"/>
        </w:rPr>
      </w:pPr>
    </w:p>
    <w:p w14:paraId="13709FF9" w14:textId="7DECADFC" w:rsidR="009564E2" w:rsidRPr="00220C73" w:rsidRDefault="009564E2" w:rsidP="00433AB1">
      <w:pPr>
        <w:rPr>
          <w:rFonts w:ascii="Helvetica" w:hAnsi="Helvetica" w:cs="Helvetica"/>
          <w:sz w:val="24"/>
          <w:szCs w:val="24"/>
        </w:rPr>
      </w:pPr>
    </w:p>
    <w:p w14:paraId="7BDB8E5C" w14:textId="7B3A6E2D" w:rsidR="009564E2" w:rsidRPr="00220C73" w:rsidRDefault="009564E2" w:rsidP="00433AB1">
      <w:pPr>
        <w:rPr>
          <w:rFonts w:ascii="Helvetica" w:hAnsi="Helvetica" w:cs="Helvetica"/>
          <w:sz w:val="24"/>
          <w:szCs w:val="24"/>
        </w:rPr>
      </w:pPr>
    </w:p>
    <w:p w14:paraId="0BA1BAB3" w14:textId="4E5304DF" w:rsidR="009564E2" w:rsidRPr="00220C73" w:rsidRDefault="009564E2" w:rsidP="00433AB1">
      <w:pPr>
        <w:rPr>
          <w:rFonts w:ascii="Helvetica" w:hAnsi="Helvetica" w:cs="Helvetica"/>
          <w:sz w:val="24"/>
          <w:szCs w:val="24"/>
        </w:rPr>
      </w:pPr>
    </w:p>
    <w:p w14:paraId="61EEBD45" w14:textId="1685A3D3" w:rsidR="009564E2" w:rsidRPr="00220C73" w:rsidRDefault="009564E2" w:rsidP="00433AB1">
      <w:pPr>
        <w:rPr>
          <w:rFonts w:ascii="Helvetica" w:hAnsi="Helvetica" w:cs="Helvetica"/>
          <w:sz w:val="24"/>
          <w:szCs w:val="24"/>
        </w:rPr>
      </w:pPr>
    </w:p>
    <w:p w14:paraId="1FEA9173" w14:textId="312D77C1" w:rsidR="009564E2" w:rsidRPr="00220C73" w:rsidRDefault="009564E2" w:rsidP="00433AB1">
      <w:pPr>
        <w:rPr>
          <w:rFonts w:ascii="Helvetica" w:hAnsi="Helvetica" w:cs="Helvetica"/>
          <w:sz w:val="24"/>
          <w:szCs w:val="24"/>
        </w:rPr>
      </w:pPr>
    </w:p>
    <w:p w14:paraId="3857EB99" w14:textId="3DCA9694" w:rsidR="009564E2" w:rsidRPr="00220C73" w:rsidRDefault="009564E2" w:rsidP="00433AB1">
      <w:pPr>
        <w:rPr>
          <w:rFonts w:ascii="Helvetica" w:hAnsi="Helvetica" w:cs="Helvetica"/>
          <w:sz w:val="24"/>
          <w:szCs w:val="24"/>
        </w:rPr>
      </w:pPr>
    </w:p>
    <w:p w14:paraId="1FFF7DBD" w14:textId="1F000A57" w:rsidR="009564E2" w:rsidRPr="00220C73" w:rsidRDefault="009564E2" w:rsidP="00433AB1">
      <w:pPr>
        <w:rPr>
          <w:rFonts w:ascii="Helvetica" w:hAnsi="Helvetica" w:cs="Helvetica"/>
          <w:sz w:val="24"/>
          <w:szCs w:val="24"/>
        </w:rPr>
      </w:pPr>
    </w:p>
    <w:p w14:paraId="5F99697F" w14:textId="2B330B32" w:rsidR="009564E2" w:rsidRPr="00220C73" w:rsidRDefault="009564E2" w:rsidP="00433AB1">
      <w:pPr>
        <w:rPr>
          <w:rFonts w:ascii="Helvetica" w:hAnsi="Helvetica" w:cs="Helvetica"/>
          <w:sz w:val="24"/>
          <w:szCs w:val="24"/>
        </w:rPr>
      </w:pPr>
    </w:p>
    <w:p w14:paraId="60415222" w14:textId="2EDF5971" w:rsidR="009564E2" w:rsidRPr="00220C73" w:rsidRDefault="009564E2" w:rsidP="00433AB1">
      <w:pPr>
        <w:rPr>
          <w:rFonts w:ascii="Helvetica" w:hAnsi="Helvetica" w:cs="Helvetica"/>
          <w:sz w:val="24"/>
          <w:szCs w:val="24"/>
        </w:rPr>
      </w:pPr>
    </w:p>
    <w:p w14:paraId="52B95FE4" w14:textId="0B68EAC3" w:rsidR="009564E2" w:rsidRPr="00220C73" w:rsidRDefault="009564E2" w:rsidP="00433AB1">
      <w:pPr>
        <w:rPr>
          <w:rFonts w:ascii="Helvetica" w:hAnsi="Helvetica" w:cs="Helvetica"/>
          <w:sz w:val="24"/>
          <w:szCs w:val="24"/>
        </w:rPr>
      </w:pPr>
    </w:p>
    <w:p w14:paraId="5302E818" w14:textId="77777777" w:rsidR="009564E2" w:rsidRPr="00220C73" w:rsidRDefault="009564E2" w:rsidP="00433AB1">
      <w:pPr>
        <w:rPr>
          <w:rFonts w:ascii="Helvetica" w:hAnsi="Helvetica" w:cs="Helvetica"/>
          <w:sz w:val="24"/>
          <w:szCs w:val="24"/>
        </w:rPr>
      </w:pPr>
    </w:p>
    <w:p w14:paraId="53210FBD" w14:textId="41A22FAF" w:rsidR="00433AB1" w:rsidRPr="00220C73" w:rsidRDefault="00433AB1" w:rsidP="00433AB1">
      <w:pPr>
        <w:pStyle w:val="Heading1"/>
        <w:rPr>
          <w:rFonts w:ascii="Helvetica" w:hAnsi="Helvetica" w:cs="Helvetica"/>
          <w:sz w:val="24"/>
          <w:szCs w:val="24"/>
        </w:rPr>
      </w:pPr>
      <w:bookmarkStart w:id="6" w:name="_Toc131406624"/>
      <w:commentRangeStart w:id="7"/>
      <w:r w:rsidRPr="00220C73">
        <w:rPr>
          <w:rFonts w:ascii="Helvetica" w:hAnsi="Helvetica" w:cs="Helvetica"/>
          <w:sz w:val="24"/>
          <w:szCs w:val="24"/>
        </w:rPr>
        <w:lastRenderedPageBreak/>
        <w:t>Introduction</w:t>
      </w:r>
      <w:bookmarkEnd w:id="6"/>
    </w:p>
    <w:p w14:paraId="70C77DD8" w14:textId="77777777" w:rsidR="009564E2" w:rsidRPr="00220C73" w:rsidRDefault="00433AB1" w:rsidP="00433AB1">
      <w:pPr>
        <w:rPr>
          <w:rFonts w:ascii="Helvetica" w:hAnsi="Helvetica" w:cs="Helvetica"/>
          <w:sz w:val="24"/>
          <w:szCs w:val="24"/>
        </w:rPr>
      </w:pPr>
      <w:r w:rsidRPr="00220C73">
        <w:rPr>
          <w:rFonts w:ascii="Helvetica" w:hAnsi="Helvetica" w:cs="Helvetica"/>
          <w:sz w:val="24"/>
          <w:szCs w:val="24"/>
        </w:rPr>
        <w:t xml:space="preserve">This thesis will make use of existing large-scale nationally representative longitudinal datasets </w:t>
      </w:r>
      <w:r w:rsidR="00464CA3" w:rsidRPr="00220C73">
        <w:rPr>
          <w:rFonts w:ascii="Helvetica" w:hAnsi="Helvetica" w:cs="Helvetica"/>
          <w:sz w:val="24"/>
          <w:szCs w:val="24"/>
        </w:rPr>
        <w:t>to</w:t>
      </w:r>
      <w:r w:rsidRPr="00220C73">
        <w:rPr>
          <w:rFonts w:ascii="Helvetica" w:hAnsi="Helvetica" w:cs="Helvetica"/>
          <w:sz w:val="24"/>
          <w:szCs w:val="24"/>
        </w:rPr>
        <w:t xml:space="preserve"> produce </w:t>
      </w:r>
      <w:commentRangeEnd w:id="7"/>
      <w:r w:rsidR="00A4695B" w:rsidRPr="00220C73">
        <w:rPr>
          <w:rStyle w:val="CommentReference"/>
          <w:rFonts w:ascii="Helvetica" w:hAnsi="Helvetica" w:cs="Helvetica"/>
          <w:sz w:val="24"/>
          <w:szCs w:val="24"/>
        </w:rPr>
        <w:commentReference w:id="7"/>
      </w:r>
      <w:r w:rsidRPr="00220C73">
        <w:rPr>
          <w:rFonts w:ascii="Helvetica" w:hAnsi="Helvetica" w:cs="Helvetica"/>
          <w:sz w:val="24"/>
          <w:szCs w:val="24"/>
        </w:rPr>
        <w:t xml:space="preserve">multivariate statistical analyses of youth transitions. The study of youth transitions has been a central element within the sociology of youth </w:t>
      </w:r>
      <w:r w:rsidR="00CD39F3" w:rsidRPr="00220C73">
        <w:rPr>
          <w:rFonts w:ascii="Helvetica" w:hAnsi="Helvetica" w:cs="Helvetica"/>
          <w:sz w:val="24"/>
          <w:szCs w:val="24"/>
        </w:rPr>
        <w:fldChar w:fldCharType="begin"/>
      </w:r>
      <w:r w:rsidR="00CD39F3" w:rsidRPr="00220C73">
        <w:rPr>
          <w:rFonts w:ascii="Helvetica" w:hAnsi="Helvetica" w:cs="Helvetica"/>
          <w:sz w:val="24"/>
          <w:szCs w:val="24"/>
        </w:rPr>
        <w:instrText xml:space="preserve"> ADDIN ZOTERO_ITEM CSL_CITATION {"citationID":"PMyw6RVT","properties":{"formattedCitation":"(Clarke, 1978)","plainCitation":"(Clarke, 1978)","noteIndex":0},"citationItems":[{"id":10708,"uris":["http://zotero.org/users/8741181/items/JS5RGF3G"],"itemData":{"id":10708,"type":"article-journal","container-title":"Report","title":"The Transition for School to Work: A critical review of literature","volume":"48","author":[{"family":"Clarke","given":"L"}],"issued":{"date-parts":[["1978"]]}}}],"schema":"https://github.com/citation-style-language/schema/raw/master/csl-citation.json"} </w:instrText>
      </w:r>
      <w:r w:rsidR="00CD39F3" w:rsidRPr="00220C73">
        <w:rPr>
          <w:rFonts w:ascii="Helvetica" w:hAnsi="Helvetica" w:cs="Helvetica"/>
          <w:sz w:val="24"/>
          <w:szCs w:val="24"/>
        </w:rPr>
        <w:fldChar w:fldCharType="separate"/>
      </w:r>
      <w:r w:rsidR="00CD39F3" w:rsidRPr="00220C73">
        <w:rPr>
          <w:rFonts w:ascii="Helvetica" w:hAnsi="Helvetica" w:cs="Helvetica"/>
          <w:sz w:val="24"/>
          <w:szCs w:val="24"/>
        </w:rPr>
        <w:t>(Clarke, 1978)</w:t>
      </w:r>
      <w:r w:rsidR="00CD39F3" w:rsidRPr="00220C73">
        <w:rPr>
          <w:rFonts w:ascii="Helvetica" w:hAnsi="Helvetica" w:cs="Helvetica"/>
          <w:sz w:val="24"/>
          <w:szCs w:val="24"/>
        </w:rPr>
        <w:fldChar w:fldCharType="end"/>
      </w:r>
      <w:r w:rsidRPr="00220C73">
        <w:rPr>
          <w:rFonts w:ascii="Helvetica" w:hAnsi="Helvetica" w:cs="Helvetica"/>
          <w:sz w:val="24"/>
          <w:szCs w:val="24"/>
        </w:rPr>
        <w:t xml:space="preserve">. </w:t>
      </w:r>
      <w:r w:rsidR="009564E2" w:rsidRPr="00220C73">
        <w:rPr>
          <w:rFonts w:ascii="Helvetica" w:hAnsi="Helvetica" w:cs="Helvetica"/>
          <w:sz w:val="24"/>
          <w:szCs w:val="24"/>
        </w:rPr>
        <w:t>T</w:t>
      </w:r>
      <w:r w:rsidRPr="00220C73">
        <w:rPr>
          <w:rFonts w:ascii="Helvetica" w:hAnsi="Helvetica" w:cs="Helvetica"/>
          <w:sz w:val="24"/>
          <w:szCs w:val="24"/>
        </w:rPr>
        <w:t xml:space="preserve">he transition - has emerged as a major research paradigm </w:t>
      </w:r>
      <w:r w:rsidR="00CD39F3"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{"citationID":"symfIknI","properties":{"formattedCitation":"(Elder, 1994)","plainCitation":"(Elder, 1994)","dontUpdate":true,"noteIndex":0},"citationItems":[{"id":1837,"uris":["http://zotero.org/users/8741181/items/GFM2G5HQ"],"itemData":{"id":1837,"type":"article-journal","container-title":"Social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H."}],"issued":{"date-parts":[["1994",3]]}}}],"schema":"https://github.com/citation-style-language/schema/raw/master/csl-citation.json"} </w:instrText>
      </w:r>
      <w:r w:rsidR="00CD39F3" w:rsidRPr="00220C73">
        <w:rPr>
          <w:rFonts w:ascii="Helvetica" w:hAnsi="Helvetica" w:cs="Helvetica"/>
          <w:sz w:val="24"/>
          <w:szCs w:val="24"/>
        </w:rPr>
        <w:fldChar w:fldCharType="separate"/>
      </w:r>
      <w:r w:rsidR="00CD39F3" w:rsidRPr="00220C73">
        <w:rPr>
          <w:rFonts w:ascii="Helvetica" w:hAnsi="Helvetica" w:cs="Helvetica"/>
          <w:sz w:val="24"/>
          <w:szCs w:val="24"/>
        </w:rPr>
        <w:t>(Elder, 1994: 4)</w:t>
      </w:r>
      <w:r w:rsidR="00CD39F3" w:rsidRPr="00220C73">
        <w:rPr>
          <w:rFonts w:ascii="Helvetica" w:hAnsi="Helvetica" w:cs="Helvetica"/>
          <w:sz w:val="24"/>
          <w:szCs w:val="24"/>
        </w:rPr>
        <w:fldChar w:fldCharType="end"/>
      </w:r>
      <w:r w:rsidRPr="00220C73">
        <w:rPr>
          <w:rFonts w:ascii="Helvetica" w:hAnsi="Helvetica" w:cs="Helvetica"/>
          <w:sz w:val="24"/>
          <w:szCs w:val="24"/>
        </w:rPr>
        <w:t xml:space="preserve">. </w:t>
      </w:r>
      <w:r w:rsidR="009564E2" w:rsidRPr="00220C73">
        <w:rPr>
          <w:rFonts w:ascii="Helvetica" w:hAnsi="Helvetica" w:cs="Helvetica"/>
          <w:sz w:val="24"/>
          <w:szCs w:val="24"/>
        </w:rPr>
        <w:t>S</w:t>
      </w:r>
      <w:r w:rsidRPr="00220C73">
        <w:rPr>
          <w:rFonts w:ascii="Helvetica" w:hAnsi="Helvetica" w:cs="Helvetica"/>
          <w:sz w:val="24"/>
          <w:szCs w:val="24"/>
        </w:rPr>
        <w:t xml:space="preserve">ocial scientists engage in areas of human agency, the relation between individuals and changing society, as well as linked and interdependent lives (ibid). </w:t>
      </w:r>
    </w:p>
    <w:p w14:paraId="31B9A784" w14:textId="20FB2332" w:rsidR="00433AB1" w:rsidRPr="00220C73" w:rsidRDefault="00433AB1" w:rsidP="00433AB1">
      <w:pPr>
        <w:rPr>
          <w:rFonts w:ascii="Helvetica" w:hAnsi="Helvetica" w:cs="Helvetica"/>
          <w:sz w:val="24"/>
          <w:szCs w:val="24"/>
        </w:rPr>
      </w:pPr>
      <w:r w:rsidRPr="00220C73">
        <w:rPr>
          <w:rFonts w:ascii="Helvetica" w:hAnsi="Helvetica" w:cs="Helvetica"/>
          <w:sz w:val="24"/>
          <w:szCs w:val="24"/>
        </w:rPr>
        <w:t xml:space="preserve">Young people grow up in changing social and economic circumstances </w:t>
      </w:r>
      <w:r w:rsidR="00CD39F3" w:rsidRPr="00220C73">
        <w:rPr>
          <w:rFonts w:ascii="Helvetica" w:hAnsi="Helvetica" w:cs="Helvetica"/>
          <w:sz w:val="24"/>
          <w:szCs w:val="24"/>
        </w:rPr>
        <w:fldChar w:fldCharType="begin"/>
      </w:r>
      <w:r w:rsidR="00CD39F3" w:rsidRPr="00220C73">
        <w:rPr>
          <w:rFonts w:ascii="Helvetica" w:hAnsi="Helvetica" w:cs="Helvetica"/>
          <w:sz w:val="24"/>
          <w:szCs w:val="24"/>
        </w:rPr>
        <w:instrText xml:space="preserve"> ADDIN ZOTERO_ITEM CSL_CITATION {"citationID":"Qqi5FVYP","properties":{"formattedCitation":"(Furlong and Cartmel, 1997)","plainCitation":"(Furlong and Cartmel, 1997)","noteIndex":0},"citationItems":[{"id":1839,"uris":["http://zotero.org/users/8741181/items/EW56EK7D"],"itemData":{"id":1839,"type":"article-journal","container-title":"YOUNG","DOI":"10.1177/110330889700500102","ISSN":"1103-3088, 1741-3222","issue":"1","journalAbbreviation":"YOUNG","language":"en","page":"3-20","source":"DOI.org (Crossref)","title":"Risk and uncertainty in the youth transition","volume":"5","author":[{"family":"Furlong","given":"Andy"},{"family":"Cartmel","given":"Fred"}],"issued":{"date-parts":[["1997",2]]}}}],"schema":"https://github.com/citation-style-language/schema/raw/master/csl-citation.json"} </w:instrText>
      </w:r>
      <w:r w:rsidR="00CD39F3" w:rsidRPr="00220C73">
        <w:rPr>
          <w:rFonts w:ascii="Helvetica" w:hAnsi="Helvetica" w:cs="Helvetica"/>
          <w:sz w:val="24"/>
          <w:szCs w:val="24"/>
        </w:rPr>
        <w:fldChar w:fldCharType="separate"/>
      </w:r>
      <w:r w:rsidR="00CD39F3" w:rsidRPr="00220C73">
        <w:rPr>
          <w:rFonts w:ascii="Helvetica" w:hAnsi="Helvetica" w:cs="Helvetica"/>
          <w:sz w:val="24"/>
          <w:szCs w:val="24"/>
        </w:rPr>
        <w:t>(Furlong and Cartmel, 1997)</w:t>
      </w:r>
      <w:r w:rsidR="00CD39F3" w:rsidRPr="00220C73">
        <w:rPr>
          <w:rFonts w:ascii="Helvetica" w:hAnsi="Helvetica" w:cs="Helvetica"/>
          <w:sz w:val="24"/>
          <w:szCs w:val="24"/>
        </w:rPr>
        <w:fldChar w:fldCharType="end"/>
      </w:r>
      <w:r w:rsidRPr="00220C73">
        <w:rPr>
          <w:rFonts w:ascii="Helvetica" w:hAnsi="Helvetica" w:cs="Helvetica"/>
          <w:sz w:val="24"/>
          <w:szCs w:val="24"/>
        </w:rPr>
        <w:t xml:space="preserve">. Transitions from education to employment, along with housing and domestic transitions, traditionally were inter-related </w:t>
      </w:r>
      <w:r w:rsidR="00CD39F3" w:rsidRPr="00220C73">
        <w:rPr>
          <w:rFonts w:ascii="Helvetica" w:hAnsi="Helvetica" w:cs="Helvetica"/>
          <w:sz w:val="24"/>
          <w:szCs w:val="24"/>
        </w:rPr>
        <w:fldChar w:fldCharType="begin"/>
      </w:r>
      <w:r w:rsidR="00CD39F3" w:rsidRPr="00220C73">
        <w:rPr>
          <w:rFonts w:ascii="Helvetica" w:hAnsi="Helvetica" w:cs="Helvetica"/>
          <w:sz w:val="24"/>
          <w:szCs w:val="24"/>
        </w:rPr>
        <w:instrText xml:space="preserve"> ADDIN ZOTERO_ITEM CSL_CITATION {"citationID":"EBCxZz2v","properties":{"formattedCitation":"(Coles, 2005)","plainCitation":"(Coles, 2005)","noteIndex":0},"citationItems":[{"id":10709,"uris":["http://zotero.org/users/8741181/items/JNVDESMP"],"itemData":{"id":10709,"type":"book","publisher":"Routledge","title":"Youth and social policy: Youth citizenship and young careers","author":[{"family":"Coles","given":"B"}],"issued":{"date-parts":[["2005"]]}}}],"schema":"https://github.com/citation-style-language/schema/raw/master/csl-citation.json"} </w:instrText>
      </w:r>
      <w:r w:rsidR="00CD39F3" w:rsidRPr="00220C73">
        <w:rPr>
          <w:rFonts w:ascii="Helvetica" w:hAnsi="Helvetica" w:cs="Helvetica"/>
          <w:sz w:val="24"/>
          <w:szCs w:val="24"/>
        </w:rPr>
        <w:fldChar w:fldCharType="separate"/>
      </w:r>
      <w:r w:rsidR="00CD39F3" w:rsidRPr="00220C73">
        <w:rPr>
          <w:rFonts w:ascii="Helvetica" w:hAnsi="Helvetica" w:cs="Helvetica"/>
          <w:sz w:val="24"/>
          <w:szCs w:val="24"/>
        </w:rPr>
        <w:t>(Coles, 2005)</w:t>
      </w:r>
      <w:r w:rsidR="00CD39F3" w:rsidRPr="00220C73">
        <w:rPr>
          <w:rFonts w:ascii="Helvetica" w:hAnsi="Helvetica" w:cs="Helvetica"/>
          <w:sz w:val="24"/>
          <w:szCs w:val="24"/>
        </w:rPr>
        <w:fldChar w:fldCharType="end"/>
      </w:r>
      <w:r w:rsidRPr="00220C73">
        <w:rPr>
          <w:rFonts w:ascii="Helvetica" w:hAnsi="Helvetica" w:cs="Helvetica"/>
          <w:sz w:val="24"/>
          <w:szCs w:val="24"/>
        </w:rPr>
        <w:t xml:space="preserve">. From what we know thus far, increasing numbers of young people remain in education for longer periods </w:t>
      </w:r>
      <w:r w:rsidR="00CD39F3" w:rsidRPr="00220C73">
        <w:rPr>
          <w:rFonts w:ascii="Helvetica" w:hAnsi="Helvetica" w:cs="Helvetica"/>
          <w:sz w:val="24"/>
          <w:szCs w:val="24"/>
        </w:rPr>
        <w:fldChar w:fldCharType="begin"/>
      </w:r>
      <w:r w:rsidR="00CD39F3" w:rsidRPr="00220C73">
        <w:rPr>
          <w:rFonts w:ascii="Helvetica" w:hAnsi="Helvetica" w:cs="Helvetica"/>
          <w:sz w:val="24"/>
          <w:szCs w:val="24"/>
        </w:rPr>
        <w:instrText xml:space="preserve"> ADDIN ZOTERO_ITEM CSL_CITATION {"citationID":"D7Yzd2co","properties":{"formattedCitation":"(Furlong and Cartmel, 1997)","plainCitation":"(Furlong and Cartmel, 1997)","noteIndex":0},"citationItems":[{"id":1839,"uris":["http://zotero.org/users/8741181/items/EW56EK7D"],"itemData":{"id":1839,"type":"article-journal","container-title":"YOUNG","DOI":"10.1177/110330889700500102","ISSN":"1103-3088, 1741-3222","issue":"1","journalAbbreviation":"YOUNG","language":"en","page":"3-20","source":"DOI.org (Crossref)","title":"Risk and uncertainty in the youth transition","volume":"5","author":[{"family":"Furlong","given":"Andy"},{"family":"Cartmel","given":"Fred"}],"issued":{"date-parts":[["1997",2]]}}}],"schema":"https://github.com/citation-style-language/schema/raw/master/csl-citation.json"} </w:instrText>
      </w:r>
      <w:r w:rsidR="00CD39F3" w:rsidRPr="00220C73">
        <w:rPr>
          <w:rFonts w:ascii="Helvetica" w:hAnsi="Helvetica" w:cs="Helvetica"/>
          <w:sz w:val="24"/>
          <w:szCs w:val="24"/>
        </w:rPr>
        <w:fldChar w:fldCharType="separate"/>
      </w:r>
      <w:r w:rsidR="00CD39F3" w:rsidRPr="00220C73">
        <w:rPr>
          <w:rFonts w:ascii="Helvetica" w:hAnsi="Helvetica" w:cs="Helvetica"/>
          <w:sz w:val="24"/>
          <w:szCs w:val="24"/>
        </w:rPr>
        <w:t>(Furlong and Cartmel, 1997)</w:t>
      </w:r>
      <w:r w:rsidR="00CD39F3" w:rsidRPr="00220C73">
        <w:rPr>
          <w:rFonts w:ascii="Helvetica" w:hAnsi="Helvetica" w:cs="Helvetica"/>
          <w:sz w:val="24"/>
          <w:szCs w:val="24"/>
        </w:rPr>
        <w:fldChar w:fldCharType="end"/>
      </w:r>
      <w:r w:rsidRPr="00220C73">
        <w:rPr>
          <w:rFonts w:ascii="Helvetica" w:hAnsi="Helvetica" w:cs="Helvetica"/>
          <w:sz w:val="24"/>
          <w:szCs w:val="24"/>
        </w:rPr>
        <w:t xml:space="preserve">. Living away from the parental home, and cohabitation outside of marriage are increasingly common </w:t>
      </w:r>
      <w:r w:rsidR="0056130B"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{"citationID":"gSiBXSdq","properties":{"formattedCitation":"(Murphy, 2000; Seltzer, 2004; Holdsworth and Morgan, 2005; Mulder, 2009)","plainCitation":"(Murphy, 2000; Seltzer, 2004; Holdsworth and Morgan, 2005; Mulder, 2009)","dontUpdate":true,"noteIndex":0},"citationItems":[{"id":10712,"uris":["http://zotero.org/users/8741181/items/DLGEEE6R"],"itemData":{"id":10712,"type":"article-journal","container-title":"Journal of the Royal Statistical Society. Series A (Statistics in Society)","issue":"2","title":"Cohabitation in Britain","volume":"163","author":[{"family":"Murphy","given":"M"}],"issued":{"date-parts":[["2000"]]}}},{"id":1843,"uris":["http://zotero.org/users/8741181/items/RFD9WL85"],"itemData":{"id":1843,"type":"article-journal","container-title":"Journal of Marriage and Family","DOI":"10.1111/j.0022-2445.2004.00062.x","ISSN":"0022-2445, 1741-3737","issue":"4","journalAbbreviation":"J Marriage and Family","language":"en","page":"921-928","source":"DOI.org (Crossref)","title":"Cohabitation in the United States and Britain: Demography, kinship, and the future","title-short":"Cohabitation in the United States and Britain","volume":"66","author":[{"family":"Seltzer","given":"Judith A."}],"issued":{"date-parts":[["2004",11]]}}},{"id":10713,"uris":["http://zotero.org/users/8741181/items/V8Y2ZHT4"],"itemData":{"id":10713,"type":"book","publisher":"McGraw-Hill Education","title":"Transitions in context: Leaving home, independence and adulthood: leaving home, independence and adulthood.","author":[{"family":"Holdsworth","given":"C"},{"family":"Morgan","given":"D"}],"issued":{"date-parts":[["2005"]]}}},{"id":10711,"uris":["http://zotero.org/users/8741181/items/N5BY25AI"],"itemData":{"id":10711,"type":"chapter","container-title":"Handbook of youth and young adulthood","publisher":"Routledge","title":"Leaving the parental home in young adulthood","author":[{"family":"Mulder","given":"C.H"}],"issued":{"date-parts":[["2009"]]}}}],"schema":"https://github.com/citation-style-language/schema/raw/master/csl-citation.json"} </w:instrText>
      </w:r>
      <w:r w:rsidR="0056130B" w:rsidRPr="00220C73">
        <w:rPr>
          <w:rFonts w:ascii="Helvetica" w:hAnsi="Helvetica" w:cs="Helvetica"/>
          <w:sz w:val="24"/>
          <w:szCs w:val="24"/>
        </w:rPr>
        <w:fldChar w:fldCharType="separate"/>
      </w:r>
      <w:r w:rsidR="0056130B" w:rsidRPr="00220C73">
        <w:rPr>
          <w:rFonts w:ascii="Helvetica" w:hAnsi="Helvetica" w:cs="Helvetica"/>
          <w:sz w:val="24"/>
          <w:szCs w:val="24"/>
        </w:rPr>
        <w:t>(Murphy, 2000: 52; Seltzer, 2004: 926; Holdsworth and Morgan, 2005; Mulder, 2009)</w:t>
      </w:r>
      <w:r w:rsidR="0056130B" w:rsidRPr="00220C73">
        <w:rPr>
          <w:rFonts w:ascii="Helvetica" w:hAnsi="Helvetica" w:cs="Helvetica"/>
          <w:sz w:val="24"/>
          <w:szCs w:val="24"/>
        </w:rPr>
        <w:fldChar w:fldCharType="end"/>
      </w:r>
      <w:r w:rsidR="0056130B" w:rsidRPr="00220C73">
        <w:rPr>
          <w:rFonts w:ascii="Helvetica" w:hAnsi="Helvetica" w:cs="Helvetica"/>
          <w:sz w:val="24"/>
          <w:szCs w:val="24"/>
        </w:rPr>
        <w:t xml:space="preserve">. </w:t>
      </w:r>
      <w:r w:rsidRPr="00220C73">
        <w:rPr>
          <w:rFonts w:ascii="Helvetica" w:hAnsi="Helvetica" w:cs="Helvetica"/>
          <w:sz w:val="24"/>
          <w:szCs w:val="24"/>
        </w:rPr>
        <w:t xml:space="preserve">Young People now marry later, are more likely to have a first birth later, and have fewer children than in previous generations </w:t>
      </w:r>
      <w:r w:rsidR="0056130B"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{"citationID":"S9iBsic2","properties":{"formattedCitation":"(Ermisch and Francesconi, 2000; Aassve, Mazzuco and Mencarini, 2005)","plainCitation":"(Ermisch and Francesconi, 2000; Aassve, Mazzuco and Mencarini, 2005)","dontUpdate":true,"noteIndex":0},"citationItems":[{"id":1836,"uris":["http://zotero.org/users/8741181/items/G8MWCJ5E"],"itemData":{"id":1836,"type":"article-journal","abstract":"This paper uses a new source of data to study the dramatic increase in cohabiting unions in Great Britain. It analyses, in turn, entry into ®rst partnership, the stability of cohabiting unions and repartnering after dissolution of cohabitation. In excess of 70% of ®rst partnerships are now cohabitations, and these last a relatively short time before being either turned into marriage or dissolved. The shift to cohabitation as the dominant mode of ®rst partnership plays an important role in the delay of ®rst marriage and motherhood. The paper also investigates the factors that are associated with the outcome of cohabitations.","container-title":"Journal of the Royal Statistical Society: Series A (Statistics in Society)","DOI":"10.1111/1467-985X.00163","ISSN":"0964-1998, 1467-985X","issue":"2","journalAbbreviation":"J Royal Statistical Soc A","language":"en","page":"153-171","source":"DOI.org (Crossref)","title":"Cohabitation in Great Britain: not for long, but here to stay","title-short":"Cohabitation in Great Britain","volume":"163","author":[{"family":"Ermisch","given":"John"},{"family":"Francesconi","given":"Marco"}],"issued":{"date-parts":[["2000",6]]}}},{"id":1841,"uris":["http://zotero.org/users/8741181/items/MIZFALDS"],"itemData":{"id":1841,"type":"article-journal","abstract":"Fertility rates in contemporary Europe have reached dramatically low levels. In light of this we are interested in the extent to which childbearing events may worsen individuals’ material well-being. Using a sample of women drawn from the European Community Household Panel Survey, we make a comparison of the impact of childbearing on wellbeing using a welfare-regime classification. Recognizing that poverty status is a poor proxy for well-being, we also derive several measures of well-being that are multidimensional in nature. These measures are referred to as deprivation indices and avoid the poor/non-poor dichotomy. We provide descriptive statistics of poverty status and deprivations indices, as well as an analysis of a more causal nature, the latter consisting of a Difference-in-Differences estimator combined with Propensity Score Matching techniques (DD-PSM). We find that independently of how well-being is defined, childbearing events never have a positive impact on individuals’ material well-being. But our estimates are largely consistent with welfare-regime theory: women in the socialdemocratic welfare states suffer the least as a result of childbearing, whereas women in conservative and Mediterranean states suffer significantly more. For the liberal welfare regime the results are more mixed, and depend on the definition of well-being.","container-title":"Journal of European Social Policy","DOI":"10.1177/0958928705057262","ISSN":"0958-9287, 1461-7269","issue":"4","journalAbbreviation":"Journal of European Social Policy","language":"en","page":"283-299","source":"DOI.org (Crossref)","title":"Childbearing and well-being: a comparative analysis of European welfare regimes","title-short":"Childbearing and well-being","volume":"15","author":[{"family":"Aassve","given":"Arnstein"},{"family":"Mazzuco","given":"Stefano"},{"family":"Mencarini","given":"Letizia"}],"issued":{"date-parts":[["2005",11]]}}}],"schema":"https://github.com/citation-style-language/schema/raw/master/csl-citation.json"} </w:instrText>
      </w:r>
      <w:r w:rsidR="0056130B" w:rsidRPr="00220C73">
        <w:rPr>
          <w:rFonts w:ascii="Helvetica" w:hAnsi="Helvetica" w:cs="Helvetica"/>
          <w:sz w:val="24"/>
          <w:szCs w:val="24"/>
        </w:rPr>
        <w:fldChar w:fldCharType="separate"/>
      </w:r>
      <w:r w:rsidR="0056130B" w:rsidRPr="00220C73">
        <w:rPr>
          <w:rFonts w:ascii="Helvetica" w:hAnsi="Helvetica" w:cs="Helvetica"/>
          <w:sz w:val="24"/>
          <w:szCs w:val="24"/>
        </w:rPr>
        <w:t>(Ermisch and Francesconi, 2000; Aassve et al, 2005: 283)</w:t>
      </w:r>
      <w:r w:rsidR="0056130B" w:rsidRPr="00220C73">
        <w:rPr>
          <w:rFonts w:ascii="Helvetica" w:hAnsi="Helvetica" w:cs="Helvetica"/>
          <w:sz w:val="24"/>
          <w:szCs w:val="24"/>
        </w:rPr>
        <w:fldChar w:fldCharType="end"/>
      </w:r>
      <w:r w:rsidRPr="00220C73">
        <w:rPr>
          <w:rFonts w:ascii="Helvetica" w:hAnsi="Helvetica" w:cs="Helvetica"/>
          <w:sz w:val="24"/>
          <w:szCs w:val="24"/>
        </w:rPr>
        <w:t>.</w:t>
      </w:r>
    </w:p>
    <w:p w14:paraId="026DD440" w14:textId="33B6FFAD" w:rsidR="00433AB1" w:rsidRPr="00220C73" w:rsidRDefault="00433AB1" w:rsidP="00433AB1">
      <w:pPr>
        <w:rPr>
          <w:rFonts w:ascii="Helvetica" w:hAnsi="Helvetica" w:cs="Helvetica"/>
          <w:sz w:val="24"/>
          <w:szCs w:val="24"/>
        </w:rPr>
      </w:pPr>
      <w:r w:rsidRPr="00220C73">
        <w:rPr>
          <w:rFonts w:ascii="Helvetica" w:hAnsi="Helvetica" w:cs="Helvetica"/>
          <w:sz w:val="24"/>
          <w:szCs w:val="24"/>
        </w:rPr>
        <w:t xml:space="preserve">There is a large gap in the youth data portfolio between 1970 and the commencement of the Millennium Cohort Study (2002-2) </w:t>
      </w:r>
      <w:r w:rsidR="0056130B" w:rsidRPr="00220C73">
        <w:rPr>
          <w:rFonts w:ascii="Helvetica" w:hAnsi="Helvetica" w:cs="Helvetica"/>
          <w:sz w:val="24"/>
          <w:szCs w:val="24"/>
        </w:rPr>
        <w:fldChar w:fldCharType="begin"/>
      </w:r>
      <w:r w:rsidR="0056130B" w:rsidRPr="00220C73">
        <w:rPr>
          <w:rFonts w:ascii="Helvetica" w:hAnsi="Helvetica" w:cs="Helvetica"/>
          <w:sz w:val="24"/>
          <w:szCs w:val="24"/>
        </w:rPr>
        <w:instrText xml:space="preserve"> ADDIN ZOTERO_ITEM CSL_CITATION {"citationID":"Ntcm27jg","properties":{"formattedCitation":"(Gayle, 2005)","plainCitation":"(Gayle, 2005)","noteIndex":0},"citationItems":[{"id":10715,"uris":["http://zotero.org/users/8741181/items/298MURZU"],"itemData":{"id":10715,"type":"article-journal","container-title":"Policy Press","title":"Youth transitions. In Changing Scotland","author":[{"family":"Gayle","given":"V"}],"issued":{"date-parts":[["2005"]]}}}],"schema":"https://github.com/citation-style-language/schema/raw/master/csl-citation.json"} </w:instrText>
      </w:r>
      <w:r w:rsidR="0056130B" w:rsidRPr="00220C73">
        <w:rPr>
          <w:rFonts w:ascii="Helvetica" w:hAnsi="Helvetica" w:cs="Helvetica"/>
          <w:sz w:val="24"/>
          <w:szCs w:val="24"/>
        </w:rPr>
        <w:fldChar w:fldCharType="separate"/>
      </w:r>
      <w:r w:rsidR="0056130B" w:rsidRPr="00220C73">
        <w:rPr>
          <w:rFonts w:ascii="Helvetica" w:hAnsi="Helvetica" w:cs="Helvetica"/>
          <w:sz w:val="24"/>
          <w:szCs w:val="24"/>
        </w:rPr>
        <w:t>(Gayle, 2005)</w:t>
      </w:r>
      <w:r w:rsidR="0056130B" w:rsidRPr="00220C73">
        <w:rPr>
          <w:rFonts w:ascii="Helvetica" w:hAnsi="Helvetica" w:cs="Helvetica"/>
          <w:sz w:val="24"/>
          <w:szCs w:val="24"/>
        </w:rPr>
        <w:fldChar w:fldCharType="end"/>
      </w:r>
      <w:r w:rsidRPr="00220C73">
        <w:rPr>
          <w:rFonts w:ascii="Helvetica" w:hAnsi="Helvetica" w:cs="Helvetica"/>
          <w:sz w:val="24"/>
          <w:szCs w:val="24"/>
        </w:rPr>
        <w:t xml:space="preserve">. This </w:t>
      </w:r>
      <w:r w:rsidR="009564E2" w:rsidRPr="00220C73">
        <w:rPr>
          <w:rFonts w:ascii="Helvetica" w:hAnsi="Helvetica" w:cs="Helvetica"/>
          <w:sz w:val="24"/>
          <w:szCs w:val="24"/>
        </w:rPr>
        <w:t>PhD</w:t>
      </w:r>
      <w:r w:rsidRPr="00220C73">
        <w:rPr>
          <w:rFonts w:ascii="Helvetica" w:hAnsi="Helvetica" w:cs="Helvetica"/>
          <w:sz w:val="24"/>
          <w:szCs w:val="24"/>
        </w:rPr>
        <w:t xml:space="preserve"> addresses this data related challenge. It will use data from the British Household Panel Survey (1991-2009) and Understanding Society(the UK Household Longitudinal Study) (2009-) to construct synthetic cohorts of youth data. Data from the older birth cohorts and data from these synthetic cohorts will be used to study the youth transitions in a historical as well as life course context.</w:t>
      </w:r>
    </w:p>
    <w:p w14:paraId="4A7442E3" w14:textId="59096B2E" w:rsidR="00433AB1" w:rsidRPr="00220C73" w:rsidRDefault="00433AB1" w:rsidP="00433AB1">
      <w:pPr>
        <w:rPr>
          <w:rFonts w:ascii="Helvetica" w:hAnsi="Helvetica" w:cs="Helvetica"/>
          <w:sz w:val="24"/>
          <w:szCs w:val="24"/>
        </w:rPr>
      </w:pPr>
      <w:r w:rsidRPr="00220C73">
        <w:rPr>
          <w:rFonts w:ascii="Helvetica" w:hAnsi="Helvetica" w:cs="Helvetica"/>
          <w:sz w:val="24"/>
          <w:szCs w:val="24"/>
        </w:rPr>
        <w:t xml:space="preserve">This </w:t>
      </w:r>
      <w:r w:rsidR="009564E2" w:rsidRPr="00220C73">
        <w:rPr>
          <w:rFonts w:ascii="Helvetica" w:hAnsi="Helvetica" w:cs="Helvetica"/>
          <w:sz w:val="24"/>
          <w:szCs w:val="24"/>
        </w:rPr>
        <w:t>PhD</w:t>
      </w:r>
      <w:r w:rsidRPr="00220C73">
        <w:rPr>
          <w:rFonts w:ascii="Helvetica" w:hAnsi="Helvetica" w:cs="Helvetica"/>
          <w:sz w:val="24"/>
          <w:szCs w:val="24"/>
        </w:rPr>
        <w:t xml:space="preserve"> will focus on school-to-work transitions producing analyses of the various constituent parts that make up the youth transition whole: school level educational attainment, destinations after the mandatory school leaving age, and job market stability. By focusing particularly upon school-to-work transitions, detailed analysis into the historical and comparative contexts that make up the transition from education to the world of work will be undertaken. </w:t>
      </w:r>
    </w:p>
    <w:p w14:paraId="59619801" w14:textId="0B917162" w:rsidR="006B2753" w:rsidRPr="00220C73" w:rsidRDefault="006B2753" w:rsidP="006B2753">
      <w:pPr>
        <w:pStyle w:val="Heading1"/>
        <w:rPr>
          <w:rFonts w:ascii="Helvetica" w:hAnsi="Helvetica" w:cs="Helvetica"/>
          <w:sz w:val="24"/>
          <w:szCs w:val="24"/>
        </w:rPr>
      </w:pPr>
      <w:bookmarkStart w:id="8" w:name="_Toc131406625"/>
      <w:r w:rsidRPr="00220C73">
        <w:rPr>
          <w:rFonts w:ascii="Helvetica" w:hAnsi="Helvetica" w:cs="Helvetica"/>
          <w:sz w:val="24"/>
          <w:szCs w:val="24"/>
        </w:rPr>
        <w:t>Literature Review:</w:t>
      </w:r>
      <w:bookmarkEnd w:id="8"/>
    </w:p>
    <w:p w14:paraId="65B76C1B" w14:textId="4FBC6111" w:rsidR="006B2753" w:rsidRPr="00220C73" w:rsidRDefault="006B2753" w:rsidP="006B2753">
      <w:pPr>
        <w:pStyle w:val="Heading2"/>
        <w:rPr>
          <w:rFonts w:ascii="Helvetica" w:hAnsi="Helvetica" w:cs="Helvetica"/>
          <w:sz w:val="24"/>
          <w:szCs w:val="24"/>
        </w:rPr>
      </w:pPr>
      <w:bookmarkStart w:id="9" w:name="_Toc131406626"/>
      <w:r w:rsidRPr="00220C73">
        <w:rPr>
          <w:rFonts w:ascii="Helvetica" w:hAnsi="Helvetica" w:cs="Helvetica"/>
          <w:sz w:val="24"/>
          <w:szCs w:val="24"/>
        </w:rPr>
        <w:t>Theoretical Orientation:</w:t>
      </w:r>
      <w:bookmarkEnd w:id="9"/>
    </w:p>
    <w:p w14:paraId="5DF6D8DA" w14:textId="0356010B" w:rsidR="00551B01" w:rsidRPr="00220C73" w:rsidRDefault="007F0032" w:rsidP="006B2753">
      <w:pPr>
        <w:pStyle w:val="Heading3"/>
        <w:rPr>
          <w:rFonts w:ascii="Helvetica" w:hAnsi="Helvetica" w:cs="Helvetica"/>
        </w:rPr>
      </w:pPr>
      <w:bookmarkStart w:id="10" w:name="_Toc131406627"/>
      <w:commentRangeStart w:id="11"/>
      <w:r w:rsidRPr="00220C73">
        <w:rPr>
          <w:rFonts w:ascii="Helvetica" w:hAnsi="Helvetica" w:cs="Helvetica"/>
        </w:rPr>
        <w:t>Youth Transitions: Life course, Structuration/Individualisation, and Late Modernity</w:t>
      </w:r>
      <w:bookmarkEnd w:id="10"/>
    </w:p>
    <w:p w14:paraId="5B5D09AC" w14:textId="7AC379DE" w:rsidR="00551B01" w:rsidRPr="00220C73" w:rsidRDefault="009564E2" w:rsidP="00551B01">
      <w:pPr>
        <w:rPr>
          <w:rFonts w:ascii="Helvetica" w:hAnsi="Helvetica" w:cs="Helvetica"/>
          <w:sz w:val="24"/>
          <w:szCs w:val="24"/>
        </w:rPr>
      </w:pPr>
      <w:r w:rsidRPr="00220C73">
        <w:rPr>
          <w:rFonts w:ascii="Helvetica" w:hAnsi="Helvetica" w:cs="Helvetica"/>
          <w:sz w:val="24"/>
          <w:szCs w:val="24"/>
        </w:rPr>
        <w:t>There are three major social theory concepts in youth transition research</w:t>
      </w:r>
      <w:r w:rsidR="008D4603" w:rsidRPr="00220C73">
        <w:rPr>
          <w:rFonts w:ascii="Helvetica" w:hAnsi="Helvetica" w:cs="Helvetica"/>
          <w:sz w:val="24"/>
          <w:szCs w:val="24"/>
        </w:rPr>
        <w:t>. The first is the concept known as the life course. A term that seeks to do away with static ‘snapshot’ notions of sociology</w:t>
      </w:r>
      <w:r w:rsidRPr="00220C73">
        <w:rPr>
          <w:rFonts w:ascii="Helvetica" w:hAnsi="Helvetica" w:cs="Helvetica"/>
          <w:sz w:val="24"/>
          <w:szCs w:val="24"/>
        </w:rPr>
        <w:t>. I</w:t>
      </w:r>
      <w:r w:rsidR="008D4603" w:rsidRPr="00220C73">
        <w:rPr>
          <w:rFonts w:ascii="Helvetica" w:hAnsi="Helvetica" w:cs="Helvetica"/>
          <w:sz w:val="24"/>
          <w:szCs w:val="24"/>
        </w:rPr>
        <w:t xml:space="preserve">nstead views the individual in a constant web of changing temporal </w:t>
      </w:r>
      <w:commentRangeEnd w:id="11"/>
      <w:r w:rsidR="00A4695B" w:rsidRPr="00220C73">
        <w:rPr>
          <w:rStyle w:val="CommentReference"/>
          <w:rFonts w:ascii="Helvetica" w:hAnsi="Helvetica" w:cs="Helvetica"/>
          <w:sz w:val="24"/>
          <w:szCs w:val="24"/>
        </w:rPr>
        <w:commentReference w:id="11"/>
      </w:r>
      <w:r w:rsidR="008D4603" w:rsidRPr="00220C73">
        <w:rPr>
          <w:rFonts w:ascii="Helvetica" w:hAnsi="Helvetica" w:cs="Helvetica"/>
          <w:sz w:val="24"/>
          <w:szCs w:val="24"/>
        </w:rPr>
        <w:t xml:space="preserve">context that is influencing the agent. </w:t>
      </w:r>
    </w:p>
    <w:p w14:paraId="6A1FF697" w14:textId="77777777" w:rsidR="009564E2" w:rsidRPr="00220C73" w:rsidRDefault="008D4603" w:rsidP="008D4603">
      <w:pPr>
        <w:rPr>
          <w:rFonts w:ascii="Helvetica" w:hAnsi="Helvetica" w:cs="Helvetica"/>
          <w:sz w:val="24"/>
          <w:szCs w:val="24"/>
        </w:rPr>
      </w:pPr>
      <w:r w:rsidRPr="00220C73">
        <w:rPr>
          <w:rFonts w:ascii="Helvetica" w:hAnsi="Helvetica" w:cs="Helvetica"/>
          <w:sz w:val="24"/>
          <w:szCs w:val="24"/>
        </w:rPr>
        <w:t xml:space="preserve">The life course approach has established itself as a substantively significant research paradigm within the last few decades </w:t>
      </w:r>
      <w:r w:rsidR="00521CA9"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{"citationID":"FcnW5y6p","properties":{"formattedCitation":"(Elder, 1994)","plainCitation":"(Elder, 1994)","dontUpdate":true,"noteIndex":0},"citationItems":[{"id":1837,"uris":["http://zotero.org/users/8741181/items/GFM2G5HQ"],"itemData":{"id":1837,"type":"article-journal","container-title":"Social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H."}],"issued":{"date-parts":[["1994",3]]}}}],"schema":"https://github.com/citation-style-language/schema/raw/master/csl-citation.json"} </w:instrText>
      </w:r>
      <w:r w:rsidR="00521CA9" w:rsidRPr="00220C73">
        <w:rPr>
          <w:rFonts w:ascii="Helvetica" w:hAnsi="Helvetica" w:cs="Helvetica"/>
          <w:sz w:val="24"/>
          <w:szCs w:val="24"/>
        </w:rPr>
        <w:fldChar w:fldCharType="separate"/>
      </w:r>
      <w:r w:rsidR="00521CA9" w:rsidRPr="00220C73">
        <w:rPr>
          <w:rFonts w:ascii="Helvetica" w:hAnsi="Helvetica" w:cs="Helvetica"/>
          <w:sz w:val="24"/>
          <w:szCs w:val="24"/>
        </w:rPr>
        <w:t>(Elder, 1994: 4)</w:t>
      </w:r>
      <w:r w:rsidR="00521CA9" w:rsidRPr="00220C73">
        <w:rPr>
          <w:rFonts w:ascii="Helvetica" w:hAnsi="Helvetica" w:cs="Helvetica"/>
          <w:sz w:val="24"/>
          <w:szCs w:val="24"/>
        </w:rPr>
        <w:fldChar w:fldCharType="end"/>
      </w:r>
      <w:r w:rsidRPr="00220C73">
        <w:rPr>
          <w:rFonts w:ascii="Helvetica" w:hAnsi="Helvetica" w:cs="Helvetica"/>
          <w:sz w:val="24"/>
          <w:szCs w:val="24"/>
        </w:rPr>
        <w:t xml:space="preserve">. The term ‘life course’ is a concrete multilevel phenomenon that is defined via the social trajectories of individuals through structured pathways of given institutions that form the developmental experience of a given individual </w:t>
      </w:r>
      <w:r w:rsidR="00521CA9"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{"citationID":"9sX3kUfx","properties":{"formattedCitation":"(Elder, 1994)","plainCitation":"(Elder, 1994)","dontUpdate":true,"noteIndex":0},"citationItems":[{"id":1837,"uris":["http://zotero.org/users/8741181/items/GFM2G5HQ"],"itemData":{"id":1837,"type":"article-journal","container-title":"Social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H."}],"issued":{"date-parts":[["1994",3]]}}}],"schema":"https://github.com/citation-style-language/schema/raw/master/csl-citation.json"} </w:instrText>
      </w:r>
      <w:r w:rsidR="00521CA9" w:rsidRPr="00220C73">
        <w:rPr>
          <w:rFonts w:ascii="Helvetica" w:hAnsi="Helvetica" w:cs="Helvetica"/>
          <w:sz w:val="24"/>
          <w:szCs w:val="24"/>
        </w:rPr>
        <w:fldChar w:fldCharType="separate"/>
      </w:r>
      <w:r w:rsidR="00521CA9" w:rsidRPr="00220C73">
        <w:rPr>
          <w:rFonts w:ascii="Helvetica" w:hAnsi="Helvetica" w:cs="Helvetica"/>
          <w:sz w:val="24"/>
          <w:szCs w:val="24"/>
        </w:rPr>
        <w:t>(Elder, 1994: 5)</w:t>
      </w:r>
      <w:r w:rsidR="00521CA9" w:rsidRPr="00220C73">
        <w:rPr>
          <w:rFonts w:ascii="Helvetica" w:hAnsi="Helvetica" w:cs="Helvetica"/>
          <w:sz w:val="24"/>
          <w:szCs w:val="24"/>
        </w:rPr>
        <w:fldChar w:fldCharType="end"/>
      </w:r>
      <w:r w:rsidRPr="00220C73">
        <w:rPr>
          <w:rFonts w:ascii="Helvetica" w:hAnsi="Helvetica" w:cs="Helvetica"/>
          <w:sz w:val="24"/>
          <w:szCs w:val="24"/>
        </w:rPr>
        <w:t xml:space="preserve">. These ‘structured pathways’ are interwoven with what Elder argued were ‘age-graded trajectories’ </w:t>
      </w:r>
      <w:r w:rsidRPr="00220C73">
        <w:rPr>
          <w:rFonts w:ascii="Helvetica" w:hAnsi="Helvetica" w:cs="Helvetica"/>
          <w:sz w:val="24"/>
          <w:szCs w:val="24"/>
        </w:rPr>
        <w:lastRenderedPageBreak/>
        <w:t>(</w:t>
      </w:r>
      <w:r w:rsidR="00521CA9" w:rsidRPr="00220C73">
        <w:rPr>
          <w:rFonts w:ascii="Helvetica" w:hAnsi="Helvetica" w:cs="Helvetica"/>
          <w:sz w:val="24"/>
          <w:szCs w:val="24"/>
        </w:rPr>
        <w:t>ibid</w:t>
      </w:r>
      <w:r w:rsidRPr="00220C73">
        <w:rPr>
          <w:rFonts w:ascii="Helvetica" w:hAnsi="Helvetica" w:cs="Helvetica"/>
          <w:sz w:val="24"/>
          <w:szCs w:val="24"/>
        </w:rPr>
        <w:t xml:space="preserve">). These trajectories took the form of work, family, and housing transitions. Such transitions are always historically and temporally located, </w:t>
      </w:r>
      <w:r w:rsidR="009564E2" w:rsidRPr="00220C73">
        <w:rPr>
          <w:rFonts w:ascii="Helvetica" w:hAnsi="Helvetica" w:cs="Helvetica"/>
          <w:sz w:val="24"/>
          <w:szCs w:val="24"/>
        </w:rPr>
        <w:t>giving</w:t>
      </w:r>
      <w:r w:rsidRPr="00220C73">
        <w:rPr>
          <w:rFonts w:ascii="Helvetica" w:hAnsi="Helvetica" w:cs="Helvetica"/>
          <w:sz w:val="24"/>
          <w:szCs w:val="24"/>
        </w:rPr>
        <w:t xml:space="preserve"> them specific form, and meaning (ibid). The structured pathways that are interwoven within the life course support an analysis that focuses upon inequalities in relation to race, class, gender, and other structural aspects of social life </w:t>
      </w:r>
      <w:r w:rsidR="00521CA9"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{"citationID":"X0NtRemN","properties":{"formattedCitation":"(Bernardi, Huinink and Settersten, 2019)","plainCitation":"(Bernardi, Huinink and Settersten, 2019)","dontUpdate":true,"noteIndex":0},"citationItems":[{"id":1342,"uris":["http://zotero.org/users/8741181/items/8E48JGVD"],"itemData":{"id":1342,"type":"article-journal","abstract":"This paper proposes a conceptualization of the life course as a set of behavioral processes characterized by interdependencies that cross time, life domains, and levels of analysis. We first discuss the need for a systematized approach to life course theory that integrates parallel and partially redundant concepts developed in a variety of disciplines. We then introduce the ‘life course cube,’ which graphically defines and illustrates timedomain-level interdependencies and their multiple interactions that are central to understanding life courses. Finally, in an appendix, we offer a formal account of these interactions in a language that can be readily adopted across disciplines. Our aim is to provide a consistent and parsimonious foundation to further develop life course theories and methods and integrate life course scholarship across disciplines.","container-title":"Advances in Life Course Research","DOI":"10.1016/j.alcr.2018.11.004","ISSN":"10402608","journalAbbreviation":"Advances in Life Course Research","language":"en","page":"100258","source":"DOI.org (Crossref)","title":"The life course cube: A tool for studying lives","title-short":"The life course cube","volume":"41","author":[{"family":"Bernardi","given":"Laura"},{"family":"Huinink","given":"Johannes"},{"family":"Settersten","given":"Richard A."}],"issued":{"date-parts":[["2019",9]]}}}],"schema":"https://github.com/citation-style-language/schema/raw/master/csl-citation.json"} </w:instrText>
      </w:r>
      <w:r w:rsidR="00521CA9" w:rsidRPr="00220C73">
        <w:rPr>
          <w:rFonts w:ascii="Helvetica" w:hAnsi="Helvetica" w:cs="Helvetica"/>
          <w:sz w:val="24"/>
          <w:szCs w:val="24"/>
        </w:rPr>
        <w:fldChar w:fldCharType="separate"/>
      </w:r>
      <w:r w:rsidR="00521CA9" w:rsidRPr="00220C73">
        <w:rPr>
          <w:rFonts w:ascii="Helvetica" w:hAnsi="Helvetica" w:cs="Helvetica"/>
          <w:sz w:val="24"/>
          <w:szCs w:val="24"/>
        </w:rPr>
        <w:t>(Bernardi et al, 2019: 1)</w:t>
      </w:r>
      <w:r w:rsidR="00521CA9" w:rsidRPr="00220C73">
        <w:rPr>
          <w:rFonts w:ascii="Helvetica" w:hAnsi="Helvetica" w:cs="Helvetica"/>
          <w:sz w:val="24"/>
          <w:szCs w:val="24"/>
        </w:rPr>
        <w:fldChar w:fldCharType="end"/>
      </w:r>
      <w:r w:rsidRPr="00220C73">
        <w:rPr>
          <w:rFonts w:ascii="Helvetica" w:hAnsi="Helvetica" w:cs="Helvetica"/>
          <w:sz w:val="24"/>
          <w:szCs w:val="24"/>
        </w:rPr>
        <w:t xml:space="preserve">. </w:t>
      </w:r>
    </w:p>
    <w:p w14:paraId="720442B2" w14:textId="341D7BB7" w:rsidR="008D4603" w:rsidRPr="00220C73" w:rsidRDefault="008D4603" w:rsidP="008D4603">
      <w:pPr>
        <w:rPr>
          <w:rFonts w:ascii="Helvetica" w:hAnsi="Helvetica" w:cs="Helvetica"/>
          <w:sz w:val="24"/>
          <w:szCs w:val="24"/>
        </w:rPr>
      </w:pPr>
      <w:r w:rsidRPr="00220C73">
        <w:rPr>
          <w:rFonts w:ascii="Helvetica" w:hAnsi="Helvetica" w:cs="Helvetica"/>
          <w:sz w:val="24"/>
          <w:szCs w:val="24"/>
        </w:rPr>
        <w:t xml:space="preserve">The definition that Elder gives of the principle of agency: ‘’ </w:t>
      </w:r>
      <w:r w:rsidRPr="00220C73">
        <w:rPr>
          <w:rStyle w:val="highlight"/>
          <w:rFonts w:ascii="Helvetica" w:hAnsi="Helvetica" w:cs="Helvetica"/>
          <w:sz w:val="24"/>
          <w:szCs w:val="24"/>
        </w:rPr>
        <w:t xml:space="preserve">individuals construct their own life course through the choices and actions they take within the opportunities and constraints of history and social circumstances’’ </w:t>
      </w:r>
      <w:r w:rsidR="00521CA9" w:rsidRPr="00220C73">
        <w:rPr>
          <w:rStyle w:val="highlight"/>
          <w:rFonts w:ascii="Helvetica" w:hAnsi="Helvetica" w:cs="Helvetica"/>
          <w:sz w:val="24"/>
          <w:szCs w:val="24"/>
        </w:rPr>
        <w:fldChar w:fldCharType="begin"/>
      </w:r>
      <w:r w:rsidR="00012DBD" w:rsidRPr="00220C73">
        <w:rPr>
          <w:rStyle w:val="highlight"/>
          <w:rFonts w:ascii="Helvetica" w:hAnsi="Helvetica" w:cs="Helvetica"/>
          <w:sz w:val="24"/>
          <w:szCs w:val="24"/>
        </w:rPr>
        <w:instrText xml:space="preserve"> ADDIN ZOTERO_ITEM CSL_CITATION {"citationID":"gGH2kfWt","properties":{"formattedCitation":"(Elder, Johnson and Crosnoe, 2003)","plainCitation":"(Elder, Johnson and Crosnoe, 2003)","dontUpdate":true,"noteIndex":0},"citationItems":[{"id":4918,"uris":["http://zotero.org/users/8741181/items/926NM29L"],"itemData":{"id":4918,"type":"chapter","container-title":"Handbook of the Lifecourse","publisher":"Springer","title":"The emergence and development of life course theory","author":[{"family":"Elder","given":"GH"},{"family":"Johnson","given":"MK"},{"family":"Crosnoe","given":"R"}],"issued":{"date-parts":[["2003"]]}}}],"schema":"https://github.com/citation-style-language/schema/raw/master/csl-citation.json"} </w:instrText>
      </w:r>
      <w:r w:rsidR="00521CA9" w:rsidRPr="00220C73">
        <w:rPr>
          <w:rStyle w:val="highlight"/>
          <w:rFonts w:ascii="Helvetica" w:hAnsi="Helvetica" w:cs="Helvetica"/>
          <w:sz w:val="24"/>
          <w:szCs w:val="24"/>
        </w:rPr>
        <w:fldChar w:fldCharType="separate"/>
      </w:r>
      <w:r w:rsidR="00521CA9" w:rsidRPr="00220C73">
        <w:rPr>
          <w:rFonts w:ascii="Helvetica" w:hAnsi="Helvetica" w:cs="Helvetica"/>
          <w:sz w:val="24"/>
          <w:szCs w:val="24"/>
        </w:rPr>
        <w:t>(Elder, 2003)</w:t>
      </w:r>
      <w:r w:rsidR="00521CA9" w:rsidRPr="00220C73">
        <w:rPr>
          <w:rStyle w:val="highlight"/>
          <w:rFonts w:ascii="Helvetica" w:hAnsi="Helvetica" w:cs="Helvetica"/>
          <w:sz w:val="24"/>
          <w:szCs w:val="24"/>
        </w:rPr>
        <w:fldChar w:fldCharType="end"/>
      </w:r>
      <w:r w:rsidR="00521CA9" w:rsidRPr="00220C73">
        <w:rPr>
          <w:rStyle w:val="highlight"/>
          <w:rFonts w:ascii="Helvetica" w:hAnsi="Helvetica" w:cs="Helvetica"/>
          <w:sz w:val="24"/>
          <w:szCs w:val="24"/>
        </w:rPr>
        <w:t xml:space="preserve"> </w:t>
      </w:r>
      <w:r w:rsidRPr="00220C73">
        <w:rPr>
          <w:rStyle w:val="highlight"/>
          <w:rFonts w:ascii="Helvetica" w:hAnsi="Helvetica" w:cs="Helvetica"/>
          <w:sz w:val="24"/>
          <w:szCs w:val="24"/>
        </w:rPr>
        <w:t xml:space="preserve">also known as ‘’bounded agency’’ </w:t>
      </w:r>
      <w:r w:rsidR="00521CA9" w:rsidRPr="00220C73">
        <w:rPr>
          <w:rStyle w:val="highlight"/>
          <w:rFonts w:ascii="Helvetica" w:hAnsi="Helvetica" w:cs="Helvetica"/>
          <w:sz w:val="24"/>
          <w:szCs w:val="24"/>
        </w:rPr>
        <w:fldChar w:fldCharType="begin"/>
      </w:r>
      <w:r w:rsidR="00521CA9" w:rsidRPr="00220C73">
        <w:rPr>
          <w:rStyle w:val="highlight"/>
          <w:rFonts w:ascii="Helvetica" w:hAnsi="Helvetica" w:cs="Helvetica"/>
          <w:sz w:val="24"/>
          <w:szCs w:val="24"/>
        </w:rPr>
        <w:instrText xml:space="preserve"> ADDIN ZOTERO_ITEM CSL_CITATION {"citationID":"otLHjOQq","properties":{"formattedCitation":"(Evans, 2007)","plainCitation":"(Evans, 2007)","noteIndex":0},"citationItems":[{"id":4917,"uris":["http://zotero.org/users/8741181/items/V2HXHCYP"],"itemData":{"id":4917,"type":"article-journal","abstract":"This paper traces the development of a series of Anglo-German studies on how young adults experience control and exercise personal agency as they pass through periods of transition in education and training, work, unemployment and in their personal lives. The overarching aim has been to develop an extended dialogue between ideas and evidence to explore the beliefs and actions associated with life-chances under differing structural and cultural conditions. What kinds of beliefs and perspectives do people have on their future possibilities? How far do they feel in control of their lives? How does what people believe is possible for them (their personal horizons developed within cultural and structural influences) determine their behaviours and what they perceive to be „choices‟? This research contributes to the reconceptualisation of agency as a process in which past habits and routines are contextualised and future possibilities envisaged with in the contingencies of the present moment. The paper concludes by explaining the concept of „bounded agency‟ as an alternative to „structured individualisation‟ as a way of understanding the experiences of people in changing social landscapes.","container-title":"International Journal of Psychology","DOI":"10.1080/00207590600991237","ISSN":"0020-7594, 1464-066X","issue":"2","journalAbbreviation":"International Journal of Psychology","language":"en","page":"85-93","source":"DOI.org (Crossref)","title":"Concepts of bounded agency in education, work, and the personal lives of young adults","volume":"42","author":[{"family":"Evans","given":"Karen"}],"issued":{"date-parts":[["2007",4]]}}}],"schema":"https://github.com/citation-style-language/schema/raw/master/csl-citation.json"} </w:instrText>
      </w:r>
      <w:r w:rsidR="00521CA9" w:rsidRPr="00220C73">
        <w:rPr>
          <w:rStyle w:val="highlight"/>
          <w:rFonts w:ascii="Helvetica" w:hAnsi="Helvetica" w:cs="Helvetica"/>
          <w:sz w:val="24"/>
          <w:szCs w:val="24"/>
        </w:rPr>
        <w:fldChar w:fldCharType="separate"/>
      </w:r>
      <w:r w:rsidR="00521CA9" w:rsidRPr="00220C73">
        <w:rPr>
          <w:rFonts w:ascii="Helvetica" w:hAnsi="Helvetica" w:cs="Helvetica"/>
          <w:sz w:val="24"/>
          <w:szCs w:val="24"/>
        </w:rPr>
        <w:t>(Evans, 2007)</w:t>
      </w:r>
      <w:r w:rsidR="00521CA9" w:rsidRPr="00220C73">
        <w:rPr>
          <w:rStyle w:val="highlight"/>
          <w:rFonts w:ascii="Helvetica" w:hAnsi="Helvetica" w:cs="Helvetica"/>
          <w:sz w:val="24"/>
          <w:szCs w:val="24"/>
        </w:rPr>
        <w:fldChar w:fldCharType="end"/>
      </w:r>
      <w:r w:rsidRPr="00220C73">
        <w:rPr>
          <w:rStyle w:val="highlight"/>
          <w:rFonts w:ascii="Helvetica" w:hAnsi="Helvetica" w:cs="Helvetica"/>
          <w:sz w:val="24"/>
          <w:szCs w:val="24"/>
        </w:rPr>
        <w:t xml:space="preserve"> is a concept that argues that agency of the individual is situational, and bounded to the circumstances of place and time </w:t>
      </w:r>
      <w:r w:rsidR="00521CA9" w:rsidRPr="00220C73">
        <w:rPr>
          <w:rStyle w:val="highlight"/>
          <w:rFonts w:ascii="Helvetica" w:hAnsi="Helvetica" w:cs="Helvetica"/>
          <w:sz w:val="24"/>
          <w:szCs w:val="24"/>
        </w:rPr>
        <w:fldChar w:fldCharType="begin"/>
      </w:r>
      <w:r w:rsidR="00012DBD" w:rsidRPr="00220C73">
        <w:rPr>
          <w:rStyle w:val="highlight"/>
          <w:rFonts w:ascii="Helvetica" w:hAnsi="Helvetica" w:cs="Helvetica"/>
          <w:sz w:val="24"/>
          <w:szCs w:val="24"/>
        </w:rPr>
        <w:instrText xml:space="preserve"> ADDIN ZOTERO_ITEM CSL_CITATION {"citationID":"bS8uQcQl","properties":{"formattedCitation":"(Bernardi, Huinink and Settersten, 2019)","plainCitation":"(Bernardi, Huinink and Settersten, 2019)","dontUpdate":true,"noteIndex":0},"citationItems":[{"id":1342,"uris":["http://zotero.org/users/8741181/items/8E48JGVD"],"itemData":{"id":1342,"type":"article-journal","abstract":"This paper proposes a conceptualization of the life course as a set of behavioral processes characterized by interdependencies that cross time, life domains, and levels of analysis. We first discuss the need for a systematized approach to life course theory that integrates parallel and partially redundant concepts developed in a variety of disciplines. We then introduce the ‘life course cube,’ which graphically defines and illustrates timedomain-level interdependencies and their multiple interactions that are central to understanding life courses. Finally, in an appendix, we offer a formal account of these interactions in a language that can be readily adopted across disciplines. Our aim is to provide a consistent and parsimonious foundation to further develop life course theories and methods and integrate life course scholarship across disciplines.","container-title":"Advances in Life Course Research","DOI":"10.1016/j.alcr.2018.11.004","ISSN":"10402608","journalAbbreviation":"Advances in Life Course Research","language":"en","page":"100258","source":"DOI.org (Crossref)","title":"The life course cube: A tool for studying lives","title-short":"The life course cube","volume":"41","author":[{"family":"Bernardi","given":"Laura"},{"family":"Huinink","given":"Johannes"},{"family":"Settersten","given":"Richard A."}],"issued":{"date-parts":[["2019",9]]}}}],"schema":"https://github.com/citation-style-language/schema/raw/master/csl-citation.json"} </w:instrText>
      </w:r>
      <w:r w:rsidR="00521CA9" w:rsidRPr="00220C73">
        <w:rPr>
          <w:rStyle w:val="highlight"/>
          <w:rFonts w:ascii="Helvetica" w:hAnsi="Helvetica" w:cs="Helvetica"/>
          <w:sz w:val="24"/>
          <w:szCs w:val="24"/>
        </w:rPr>
        <w:fldChar w:fldCharType="separate"/>
      </w:r>
      <w:r w:rsidR="00521CA9" w:rsidRPr="00220C73">
        <w:rPr>
          <w:rFonts w:ascii="Helvetica" w:hAnsi="Helvetica" w:cs="Helvetica"/>
          <w:sz w:val="24"/>
          <w:szCs w:val="24"/>
        </w:rPr>
        <w:t>(Bernardi et al 2019: 3)</w:t>
      </w:r>
      <w:r w:rsidR="00521CA9" w:rsidRPr="00220C73">
        <w:rPr>
          <w:rStyle w:val="highlight"/>
          <w:rFonts w:ascii="Helvetica" w:hAnsi="Helvetica" w:cs="Helvetica"/>
          <w:sz w:val="24"/>
          <w:szCs w:val="24"/>
        </w:rPr>
        <w:fldChar w:fldCharType="end"/>
      </w:r>
      <w:r w:rsidRPr="00220C73">
        <w:rPr>
          <w:rStyle w:val="highlight"/>
          <w:rFonts w:ascii="Helvetica" w:hAnsi="Helvetica" w:cs="Helvetica"/>
          <w:sz w:val="24"/>
          <w:szCs w:val="24"/>
        </w:rPr>
        <w:t xml:space="preserve">. </w:t>
      </w:r>
    </w:p>
    <w:p w14:paraId="287FA452" w14:textId="690CA835" w:rsidR="008D4603" w:rsidRPr="00220C73" w:rsidRDefault="008D4603" w:rsidP="008D4603">
      <w:pPr>
        <w:rPr>
          <w:rFonts w:ascii="Helvetica" w:hAnsi="Helvetica" w:cs="Helvetica"/>
          <w:sz w:val="24"/>
          <w:szCs w:val="24"/>
        </w:rPr>
      </w:pPr>
      <w:r w:rsidRPr="00220C73">
        <w:rPr>
          <w:rFonts w:ascii="Helvetica" w:hAnsi="Helvetica" w:cs="Helvetica"/>
          <w:sz w:val="24"/>
          <w:szCs w:val="24"/>
        </w:rPr>
        <w:t>By focusing upon a life course perspective, analysis can extend beyond static moments in time. This allows research to be expanded both in reference to within individual and between individual analysis. A life course approach appreciates the fact that structured pathways are temporally grounded and as such acknowledge that any youth transitions and trajectories must be understood within that embedded temporal context. The life course perspective lends itself to a study of youth transitions due to its focus upon the interdependence between life domains</w:t>
      </w:r>
      <w:r w:rsidR="00521CA9" w:rsidRPr="00220C73">
        <w:rPr>
          <w:rFonts w:ascii="Helvetica" w:hAnsi="Helvetica" w:cs="Helvetica"/>
          <w:sz w:val="24"/>
          <w:szCs w:val="24"/>
        </w:rPr>
        <w:t xml:space="preserve"> (ibid)</w:t>
      </w:r>
      <w:r w:rsidRPr="00220C73">
        <w:rPr>
          <w:rFonts w:ascii="Helvetica" w:hAnsi="Helvetica" w:cs="Helvetica"/>
          <w:sz w:val="24"/>
          <w:szCs w:val="24"/>
        </w:rPr>
        <w:t xml:space="preserve">. This means that outcomes within one domain (say school) are interrelated with the outcomes and behaviours of other domains (say work). Finally, a life course perspective allows for insightful comparison across cohorts to study how such cohorts have responded differently to the consequences of their early transitions </w:t>
      </w:r>
      <w:r w:rsidR="00521CA9"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{"citationID":"4ET80rh3","properties":{"formattedCitation":"(Elder, 1994)","plainCitation":"(Elder, 1994)","dontUpdate":true,"noteIndex":0},"citationItems":[{"id":1837,"uris":["http://zotero.org/users/8741181/items/GFM2G5HQ"],"itemData":{"id":1837,"type":"article-journal","container-title":"Social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H."}],"issued":{"date-parts":[["1994",3]]}}}],"schema":"https://github.com/citation-style-language/schema/raw/master/csl-citation.json"} </w:instrText>
      </w:r>
      <w:r w:rsidR="00521CA9" w:rsidRPr="00220C73">
        <w:rPr>
          <w:rFonts w:ascii="Helvetica" w:hAnsi="Helvetica" w:cs="Helvetica"/>
          <w:sz w:val="24"/>
          <w:szCs w:val="24"/>
        </w:rPr>
        <w:fldChar w:fldCharType="separate"/>
      </w:r>
      <w:r w:rsidR="00521CA9" w:rsidRPr="00220C73">
        <w:rPr>
          <w:rFonts w:ascii="Helvetica" w:hAnsi="Helvetica" w:cs="Helvetica"/>
          <w:sz w:val="24"/>
          <w:szCs w:val="24"/>
        </w:rPr>
        <w:t>(Elder, 1994: 5)</w:t>
      </w:r>
      <w:r w:rsidR="00521CA9" w:rsidRPr="00220C73">
        <w:rPr>
          <w:rFonts w:ascii="Helvetica" w:hAnsi="Helvetica" w:cs="Helvetica"/>
          <w:sz w:val="24"/>
          <w:szCs w:val="24"/>
        </w:rPr>
        <w:fldChar w:fldCharType="end"/>
      </w:r>
      <w:r w:rsidRPr="00220C73">
        <w:rPr>
          <w:rFonts w:ascii="Helvetica" w:hAnsi="Helvetica" w:cs="Helvetica"/>
          <w:sz w:val="24"/>
          <w:szCs w:val="24"/>
        </w:rPr>
        <w:t>.</w:t>
      </w:r>
    </w:p>
    <w:p w14:paraId="43CFA8CB" w14:textId="6743FA43" w:rsidR="008D4603" w:rsidRPr="00220C73" w:rsidRDefault="008D4603" w:rsidP="008D4603">
      <w:pPr>
        <w:rPr>
          <w:rFonts w:ascii="Helvetica" w:hAnsi="Helvetica" w:cs="Helvetica"/>
          <w:sz w:val="24"/>
          <w:szCs w:val="24"/>
        </w:rPr>
      </w:pPr>
      <w:r w:rsidRPr="00220C73">
        <w:rPr>
          <w:rFonts w:ascii="Helvetica" w:hAnsi="Helvetica" w:cs="Helvetica"/>
          <w:sz w:val="24"/>
          <w:szCs w:val="24"/>
        </w:rPr>
        <w:t>Within the given time frame of this PhD research – studying youth transitions over an extended period of time (1960s onwards)  - has the potential to be one of the longest detailed analyses of school-to-work transitions of its kind and offer significant differences in birth cohort exposure to different historical worlds (</w:t>
      </w:r>
      <w:r w:rsidR="00521CA9" w:rsidRPr="00220C73">
        <w:rPr>
          <w:rFonts w:ascii="Helvetica" w:hAnsi="Helvetica" w:cs="Helvetica"/>
          <w:sz w:val="24"/>
          <w:szCs w:val="24"/>
        </w:rPr>
        <w:t>ibid)</w:t>
      </w:r>
      <w:r w:rsidRPr="00220C73">
        <w:rPr>
          <w:rFonts w:ascii="Helvetica" w:hAnsi="Helvetica" w:cs="Helvetica"/>
          <w:sz w:val="24"/>
          <w:szCs w:val="24"/>
        </w:rPr>
        <w:t>. By integrating a life course perspective with the methodology of birth cohorts this PhD research is actively, exploring the age-graded patterns embedded in cultures, institutions, and social structures enabling a comparison across over 50 years of British society.</w:t>
      </w:r>
    </w:p>
    <w:p w14:paraId="108B46C5" w14:textId="4E66D23F" w:rsidR="008D4603" w:rsidRPr="00220C73" w:rsidRDefault="008D4603" w:rsidP="008D4603">
      <w:pPr>
        <w:rPr>
          <w:rFonts w:ascii="Helvetica" w:hAnsi="Helvetica" w:cs="Helvetica"/>
          <w:sz w:val="24"/>
          <w:szCs w:val="24"/>
        </w:rPr>
      </w:pPr>
      <w:r w:rsidRPr="00220C73">
        <w:rPr>
          <w:rFonts w:ascii="Helvetica" w:hAnsi="Helvetica" w:cs="Helvetica"/>
          <w:sz w:val="24"/>
          <w:szCs w:val="24"/>
        </w:rPr>
        <w:t xml:space="preserve">Within the literature the life course is often used as an umbrella term to cover a variety of concepts that </w:t>
      </w:r>
      <w:r w:rsidRPr="00220C73">
        <w:rPr>
          <w:rFonts w:ascii="Helvetica" w:hAnsi="Helvetica" w:cs="Helvetica"/>
          <w:sz w:val="24"/>
          <w:szCs w:val="24"/>
        </w:rPr>
        <w:fldChar w:fldCharType="begin"/>
      </w:r>
      <w:r w:rsidR="00521CA9" w:rsidRPr="00220C73">
        <w:rPr>
          <w:rFonts w:ascii="Helvetica" w:hAnsi="Helvetica" w:cs="Helvetica"/>
          <w:sz w:val="24"/>
          <w:szCs w:val="24"/>
        </w:rPr>
        <w:instrText xml:space="preserve"> ADDIN ZOTERO_ITEM CSL_CITATION {"citationID":"Je1SmgLu","properties":{"formattedCitation":"(Br\\uc0\\u252{}ckner and Mayer, 2005)","plainCitation":"(Brückner and Mayer, 2005)","dontUpdate":true,"noteIndex":0},"citationItems":[{"id":6689,"uris":["http://zotero.org/users/8741181/items/K7BZTM68"],"itemData":{"id":6689,"type":"article-journal","container-title":"Advances in Life Course Research","DOI":"10.1016/S1040-2608(04)09002-1","ISSN":"10402608","journalAbbreviation":"Advances in Life Course Research","language":"en","page":"27-53","source":"DOI.org (Crossref)","title":"De-Standardization of the Life Course: What it Might Mean? And if it Means Anything, Whether it Actually Took Place?","title-short":"De-Standardization of the Life Course","volume":"9","author":[{"family":"Brückner","given":"Hannah"},{"family":"Mayer","given":"Karl Ulrich"}],"issued":{"date-parts":[["2005",1]]}}}],"schema":"https://github.com/citation-style-language/schema/raw/master/csl-citation.json"}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(Brückner and Mayer, 2005: 31)</w:t>
      </w:r>
      <w:r w:rsidRPr="00220C73">
        <w:rPr>
          <w:rFonts w:ascii="Helvetica" w:hAnsi="Helvetica" w:cs="Helvetica"/>
          <w:sz w:val="24"/>
          <w:szCs w:val="24"/>
        </w:rPr>
        <w:fldChar w:fldCharType="end"/>
      </w:r>
      <w:r w:rsidRPr="00220C73">
        <w:rPr>
          <w:rFonts w:ascii="Helvetica" w:hAnsi="Helvetica" w:cs="Helvetica"/>
          <w:sz w:val="24"/>
          <w:szCs w:val="24"/>
        </w:rPr>
        <w:t xml:space="preserve"> argue are salient to the socio-historical elements of an individual from birth until death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{"citationID":"IefrhhBD","properties":{"formattedCitation":"(Mayer, 2004)","plainCitation":"(Mayer, 2004)","noteIndex":0},"citationItems":[{"id":6661,"uris":["http://zotero.org/users/8741181/items/KS48N4WI"],"itemData":{"id":6661,"type":"article-journal","container-title":"Research in Human Development","DOI":"10.1207/s15427617rhd0103_3","ISSN":"1542-7609, 1542-7617","issue":"3","journalAbbreviation":"Research in Human Development","language":"en","page":"161-187","source":"DOI.org (Crossref)","title":"Whose Lives? How History, Societies, and Institutions Define and Shape Life Courses","title-short":"Whose Lives?","volume":"1","author":[{"family":"Mayer","given":"Karl Ulrich"}],"issued":{"date-parts":[["2004",9]]}}}],"schema":"https://github.com/citation-style-language/schema/raw/master/csl-citation.json"}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(Mayer, 2004)</w:t>
      </w:r>
      <w:r w:rsidRPr="00220C73">
        <w:rPr>
          <w:rFonts w:ascii="Helvetica" w:hAnsi="Helvetica" w:cs="Helvetica"/>
          <w:sz w:val="24"/>
          <w:szCs w:val="24"/>
        </w:rPr>
        <w:fldChar w:fldCharType="end"/>
      </w:r>
      <w:r w:rsidRPr="00220C73">
        <w:rPr>
          <w:rFonts w:ascii="Helvetica" w:hAnsi="Helvetica" w:cs="Helvetica"/>
          <w:sz w:val="24"/>
          <w:szCs w:val="24"/>
        </w:rPr>
        <w:t xml:space="preserve">. There were five concepts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{"citationID":"3eEbqHUp","properties":{"formattedCitation":"(Br\\uc0\\u252{}ckner and Mayer, 2005)","plainCitation":"(Brückner and Mayer, 2005)","noteIndex":0},"citationItems":[{"id":6689,"uris":["http://zotero.org/users/8741181/items/K7BZTM68"],"itemData":{"id":6689,"type":"article-journal","container-title":"Advances in Life Course Research","DOI":"10.1016/S1040-2608(04)09002-1","ISSN":"10402608","journalAbbreviation":"Advances in Life Course Research","language":"en","page":"27-53","source":"DOI.org (Crossref)","title":"De-Standardization of the Life Course: What it Might Mean? And if it Means Anything, Whether it Actually Took Place?","title-short":"De-Standardization of the Life Course","volume":"9","author":[{"family":"Brückner","given":"Hannah"},{"family":"Mayer","given":"Karl Ulrich"}],"issued":{"date-parts":[["2005",1]]}}}],"schema":"https://github.com/citation-style-language/schema/raw/master/csl-citation.json"}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(Brückner and Mayer, 2005)</w:t>
      </w:r>
      <w:r w:rsidRPr="00220C73">
        <w:rPr>
          <w:rFonts w:ascii="Helvetica" w:hAnsi="Helvetica" w:cs="Helvetica"/>
          <w:sz w:val="24"/>
          <w:szCs w:val="24"/>
        </w:rPr>
        <w:fldChar w:fldCharType="end"/>
      </w:r>
      <w:r w:rsidRPr="00220C73">
        <w:rPr>
          <w:rFonts w:ascii="Helvetica" w:hAnsi="Helvetica" w:cs="Helvetica"/>
          <w:sz w:val="24"/>
          <w:szCs w:val="24"/>
        </w:rPr>
        <w:t xml:space="preserve"> developed</w:t>
      </w:r>
      <w:r w:rsidR="009564E2" w:rsidRPr="00220C73">
        <w:rPr>
          <w:rFonts w:ascii="Helvetica" w:hAnsi="Helvetica" w:cs="Helvetica"/>
          <w:sz w:val="24"/>
          <w:szCs w:val="24"/>
        </w:rPr>
        <w:t xml:space="preserve"> in relation to the life course</w:t>
      </w:r>
      <w:r w:rsidR="009564E2" w:rsidRPr="00220C73">
        <w:rPr>
          <w:rStyle w:val="FootnoteReference"/>
          <w:rFonts w:ascii="Helvetica" w:hAnsi="Helvetica" w:cs="Helvetica"/>
          <w:sz w:val="24"/>
          <w:szCs w:val="24"/>
        </w:rPr>
        <w:footnoteReference w:id="1"/>
      </w:r>
      <w:r w:rsidR="009564E2" w:rsidRPr="00220C73">
        <w:rPr>
          <w:rFonts w:ascii="Helvetica" w:hAnsi="Helvetica" w:cs="Helvetica"/>
          <w:sz w:val="24"/>
          <w:szCs w:val="24"/>
        </w:rPr>
        <w:t xml:space="preserve">. </w:t>
      </w:r>
    </w:p>
    <w:p w14:paraId="4A26B0EF" w14:textId="056DBD43" w:rsidR="008D4603" w:rsidRPr="00220C73" w:rsidRDefault="008D4603" w:rsidP="008D4603">
      <w:pPr>
        <w:rPr>
          <w:rFonts w:ascii="Helvetica" w:hAnsi="Helvetica" w:cs="Helvetica"/>
          <w:sz w:val="24"/>
          <w:szCs w:val="24"/>
        </w:rPr>
      </w:pPr>
      <w:r w:rsidRPr="00220C73">
        <w:rPr>
          <w:rFonts w:ascii="Helvetica" w:hAnsi="Helvetica" w:cs="Helvetica"/>
          <w:sz w:val="24"/>
          <w:szCs w:val="24"/>
        </w:rPr>
        <w:lastRenderedPageBreak/>
        <w:t>The study of the life course of those individuals living within the latter half of the 20</w:t>
      </w:r>
      <w:r w:rsidRPr="00220C73">
        <w:rPr>
          <w:rFonts w:ascii="Helvetica" w:hAnsi="Helvetica" w:cs="Helvetica"/>
          <w:sz w:val="24"/>
          <w:szCs w:val="24"/>
          <w:vertAlign w:val="superscript"/>
        </w:rPr>
        <w:t>th</w:t>
      </w:r>
      <w:r w:rsidRPr="00220C73">
        <w:rPr>
          <w:rFonts w:ascii="Helvetica" w:hAnsi="Helvetica" w:cs="Helvetica"/>
          <w:sz w:val="24"/>
          <w:szCs w:val="24"/>
        </w:rPr>
        <w:t xml:space="preserve"> century has identified three common developments that have impacted their life course trajectories: educational expansion, value changes, and the emancipation of women’s movements</w:t>
      </w:r>
      <w:r w:rsidR="009564E2" w:rsidRPr="00220C73">
        <w:rPr>
          <w:rStyle w:val="FootnoteReference"/>
          <w:rFonts w:ascii="Helvetica" w:hAnsi="Helvetica" w:cs="Helvetica"/>
          <w:sz w:val="24"/>
          <w:szCs w:val="24"/>
        </w:rPr>
        <w:footnoteReference w:id="2"/>
      </w:r>
      <w:r w:rsidRPr="00220C73">
        <w:rPr>
          <w:rFonts w:ascii="Helvetica" w:hAnsi="Helvetica" w:cs="Helvetica"/>
          <w:sz w:val="24"/>
          <w:szCs w:val="24"/>
        </w:rPr>
        <w:t xml:space="preserve"> </w:t>
      </w:r>
      <w:r w:rsidRPr="00220C73">
        <w:rPr>
          <w:rFonts w:ascii="Helvetica" w:hAnsi="Helvetica" w:cs="Helvetica"/>
          <w:sz w:val="24"/>
          <w:szCs w:val="24"/>
        </w:rPr>
        <w:fldChar w:fldCharType="begin"/>
      </w:r>
      <w:r w:rsidR="00521CA9" w:rsidRPr="00220C73">
        <w:rPr>
          <w:rFonts w:ascii="Helvetica" w:hAnsi="Helvetica" w:cs="Helvetica"/>
          <w:sz w:val="24"/>
          <w:szCs w:val="24"/>
        </w:rPr>
        <w:instrText xml:space="preserve"> ADDIN ZOTERO_ITEM CSL_CITATION {"citationID":"X9eEdshi","properties":{"formattedCitation":"(Br\\uc0\\u252{}ckner and Mayer, 2005)","plainCitation":"(Brückner and Mayer, 2005)","dontUpdate":true,"noteIndex":0},"citationItems":[{"id":6689,"uris":["http://zotero.org/users/8741181/items/K7BZTM68"],"itemData":{"id":6689,"type":"article-journal","container-title":"Advances in Life Course Research","DOI":"10.1016/S1040-2608(04)09002-1","ISSN":"10402608","journalAbbreviation":"Advances in Life Course Research","language":"en","page":"27-53","source":"DOI.org (Crossref)","title":"De-Standardization of the Life Course: What it Might Mean? And if it Means Anything, Whether it Actually Took Place?","title-short":"De-Standardization of the Life Course","volume":"9","author":[{"family":"Brückner","given":"Hannah"},{"family":"Mayer","given":"Karl Ulrich"}],"issued":{"date-parts":[["2005",1]]}}}],"schema":"https://github.com/citation-style-language/schema/raw/master/csl-citation.json"}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(Brückner and Mayer, 2005: 49)</w:t>
      </w:r>
      <w:r w:rsidRPr="00220C73">
        <w:rPr>
          <w:rFonts w:ascii="Helvetica" w:hAnsi="Helvetica" w:cs="Helvetica"/>
          <w:sz w:val="24"/>
          <w:szCs w:val="24"/>
        </w:rPr>
        <w:fldChar w:fldCharType="end"/>
      </w:r>
      <w:r w:rsidRPr="00220C73">
        <w:rPr>
          <w:rFonts w:ascii="Helvetica" w:hAnsi="Helvetica" w:cs="Helvetica"/>
          <w:sz w:val="24"/>
          <w:szCs w:val="24"/>
        </w:rPr>
        <w:t xml:space="preserve">. </w:t>
      </w:r>
    </w:p>
    <w:p w14:paraId="495E9199" w14:textId="5F0F5E02" w:rsidR="008D4603" w:rsidRPr="00220C73" w:rsidRDefault="008D4603" w:rsidP="008D4603">
      <w:pPr>
        <w:rPr>
          <w:rFonts w:ascii="Helvetica" w:hAnsi="Helvetica" w:cs="Helvetica"/>
          <w:sz w:val="24"/>
          <w:szCs w:val="24"/>
        </w:rPr>
      </w:pPr>
      <w:r w:rsidRPr="00220C73">
        <w:rPr>
          <w:rFonts w:ascii="Helvetica" w:hAnsi="Helvetica" w:cs="Helvetica"/>
          <w:sz w:val="24"/>
          <w:szCs w:val="24"/>
        </w:rPr>
        <w:t xml:space="preserve">The structure/agency dichotomy is replaced in a life course approach with an agency within structure </w:t>
      </w:r>
      <w:r w:rsidRPr="00220C73">
        <w:rPr>
          <w:rFonts w:ascii="Helvetica" w:hAnsi="Helvetica" w:cs="Helvetica"/>
          <w:sz w:val="24"/>
          <w:szCs w:val="24"/>
        </w:rPr>
        <w:fldChar w:fldCharType="begin"/>
      </w:r>
      <w:r w:rsidR="00521CA9" w:rsidRPr="00220C73">
        <w:rPr>
          <w:rFonts w:ascii="Helvetica" w:hAnsi="Helvetica" w:cs="Helvetica"/>
          <w:sz w:val="24"/>
          <w:szCs w:val="24"/>
        </w:rPr>
        <w:instrText xml:space="preserve"> ADDIN ZOTERO_ITEM CSL_CITATION {"citationID":"exv8mbD0","properties":{"formattedCitation":"(Diewald and Mayer, 2008)","plainCitation":"(Diewald and Mayer, 2008)","dontUpdate":true,"noteIndex":0},"citationItems":[{"id":6667,"uris":["http://zotero.org/users/8741181/items/XRNKJLAW"],"itemData":{"id":6667,"type":"article-journal","abstract":"The psychology of the life span and the sociology of the life course share the same object of scientific inquiry – the lives of women and men from birth to death. Both are part of an interdisciplinary field focused on individual development and life course patterns which also includes social demography and human capital economics. However, a closer look shows that life span psychology and life course sociology now to stand further apart than in the seventies. In this paper we reassess how this divergence can be understood in terms of necessary and legitimate strengths of both approaches, as well as avoidable weaknesses which could be overcome in the future by more re-combination and integration.","language":"en","page":"24","source":"Zotero","title":"The sociology of the life course and life span psychology: integrated paradigm or complementing pathways?","author":[{"family":"Diewald","given":"Martin"},{"family":"Mayer","given":"Karl Ulrich"}],"issued":{"date-parts":[["2008"]]}}}],"schema":"https://github.com/citation-style-language/schema/raw/master/csl-citation.json"}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(Diewald and Mayer, 2008: 7)</w:t>
      </w:r>
      <w:r w:rsidRPr="00220C73">
        <w:rPr>
          <w:rFonts w:ascii="Helvetica" w:hAnsi="Helvetica" w:cs="Helvetica"/>
          <w:sz w:val="24"/>
          <w:szCs w:val="24"/>
        </w:rPr>
        <w:fldChar w:fldCharType="end"/>
      </w:r>
      <w:r w:rsidRPr="00220C73">
        <w:rPr>
          <w:rFonts w:ascii="Helvetica" w:hAnsi="Helvetica" w:cs="Helvetica"/>
          <w:sz w:val="24"/>
          <w:szCs w:val="24"/>
        </w:rPr>
        <w:t xml:space="preserve"> theoretical modelling. The life course is </w:t>
      </w:r>
      <w:r w:rsidR="00815D80" w:rsidRPr="00220C73">
        <w:rPr>
          <w:rFonts w:ascii="Helvetica" w:hAnsi="Helvetica" w:cs="Helvetica"/>
          <w:sz w:val="24"/>
          <w:szCs w:val="24"/>
        </w:rPr>
        <w:t>embedded in</w:t>
      </w:r>
      <w:r w:rsidRPr="00220C73">
        <w:rPr>
          <w:rFonts w:ascii="Helvetica" w:hAnsi="Helvetica" w:cs="Helvetica"/>
          <w:sz w:val="24"/>
          <w:szCs w:val="24"/>
        </w:rPr>
        <w:t xml:space="preserve"> the individual within social structures in a way that presents mutually interdependent sub-structures that act as mechanisms that steer individuals, the tightness of said social structures is dependent upon socio-temporal aspects that leave the room for individual decision-making or ‘agency’ (ibid). Over the course of an individual’s life course, there are times where due to social position, and other times due to socio-historical constraints, the individual experiences differing forms of social pressures and ability to impress themselves upon social structures in the forms of choice. </w:t>
      </w:r>
    </w:p>
    <w:p w14:paraId="4C046D14" w14:textId="6B96636B" w:rsidR="008D4603" w:rsidRPr="00220C73" w:rsidRDefault="008D4603" w:rsidP="008D4603">
      <w:pPr>
        <w:rPr>
          <w:rFonts w:ascii="Helvetica" w:hAnsi="Helvetica" w:cs="Helvetica"/>
          <w:sz w:val="24"/>
          <w:szCs w:val="24"/>
        </w:rPr>
      </w:pPr>
      <w:r w:rsidRPr="00220C73">
        <w:rPr>
          <w:rFonts w:ascii="Helvetica" w:hAnsi="Helvetica" w:cs="Helvetica"/>
          <w:sz w:val="24"/>
          <w:szCs w:val="24"/>
        </w:rPr>
        <w:t xml:space="preserve">The concept of agency is impacted based on different temporal foci </w:t>
      </w:r>
      <w:r w:rsidRPr="00220C73">
        <w:rPr>
          <w:rFonts w:ascii="Helvetica" w:hAnsi="Helvetica" w:cs="Helvetica"/>
          <w:sz w:val="24"/>
          <w:szCs w:val="24"/>
        </w:rPr>
        <w:fldChar w:fldCharType="begin"/>
      </w:r>
      <w:r w:rsidR="00521CA9" w:rsidRPr="00220C73">
        <w:rPr>
          <w:rFonts w:ascii="Helvetica" w:hAnsi="Helvetica" w:cs="Helvetica"/>
          <w:sz w:val="24"/>
          <w:szCs w:val="24"/>
        </w:rPr>
        <w:instrText xml:space="preserve"> ADDIN ZOTERO_ITEM CSL_CITATION {"citationID":"YR7RMVYX","properties":{"formattedCitation":"(Hitlin and Elder, 2007)","plainCitation":"(Hitlin and Elder, 2007)","dontUpdate":true,"noteIndex":0},"citationItems":[{"id":6715,"uris":["http://zotero.org/users/8741181/items/DAJ8EEW5"],"itemData":{"id":6715,"type":"article-journal","abstract":"The term “agency” is quite slippery and is used differently depending on the epistemological roots and goals of scholars who employ it. Distressingly, the sociological literature on the concept rarely addresses relevant social psychological research. We take a social behaviorist approach to agency by suggesting that individual temporal orientations are underutilized in conceptualizing this core sociological concept. Different temporal foci—the actor's engaged response to situational circumstances—implicate different forms of agency. This article offers a theoretical model involving four analytical types of agency (“existential,” “identity,” “pragmatic,” and “life course”) that are often conflated across treatments of the topic. Each mode of agency overlaps with established social psychological literatures, most notably about the self, enabling scholars to anchor overly abstract treatments of agency within established research literatures.","container-title":"Sociological Theory","DOI":"10.1111/j.1467-9558.2007.00303.x","issue":"2","note":"DOI: 10.1111/j.1467-9558.2007.00303.x\nMAG ID: 2007147073","page":"170-191","title":"Time, Self, and the Curiously Abstract Concept of Agency*","volume":"25","author":[{"family":"Hitlin","given":"Steven"},{"family":"Elder","given":"Glen H."}],"issued":{"date-parts":[["2007",6,1]]}}}],"schema":"https://github.com/citation-style-language/schema/raw/master/csl-citation.json"}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(Hitlin and Elder, 2007: 170)</w:t>
      </w:r>
      <w:r w:rsidRPr="00220C73">
        <w:rPr>
          <w:rFonts w:ascii="Helvetica" w:hAnsi="Helvetica" w:cs="Helvetica"/>
          <w:sz w:val="24"/>
          <w:szCs w:val="24"/>
        </w:rPr>
        <w:fldChar w:fldCharType="end"/>
      </w:r>
      <w:r w:rsidRPr="00220C73">
        <w:rPr>
          <w:rFonts w:ascii="Helvetica" w:hAnsi="Helvetica" w:cs="Helvetica"/>
          <w:sz w:val="24"/>
          <w:szCs w:val="24"/>
        </w:rPr>
        <w:t xml:space="preserve">. Understanding the life course requires a multidimensional notion of agency </w:t>
      </w:r>
      <w:r w:rsidRPr="00220C73">
        <w:rPr>
          <w:rFonts w:ascii="Helvetica" w:hAnsi="Helvetica" w:cs="Helvetica"/>
          <w:sz w:val="24"/>
          <w:szCs w:val="24"/>
        </w:rPr>
        <w:fldChar w:fldCharType="begin"/>
      </w:r>
      <w:r w:rsidR="00521CA9" w:rsidRPr="00220C73">
        <w:rPr>
          <w:rFonts w:ascii="Helvetica" w:hAnsi="Helvetica" w:cs="Helvetica"/>
          <w:sz w:val="24"/>
          <w:szCs w:val="24"/>
        </w:rPr>
        <w:instrText xml:space="preserve"> ADDIN ZOTERO_ITEM CSL_CITATION {"citationID":"B6ZJ0drS","properties":{"formattedCitation":"(Hitlin and Kirkpatrick Johnson, 2015)","plainCitation":"(Hitlin and Kirkpatrick Johnson, 2015)","dontUpdate":true,"noteIndex":0},"citationItems":[{"id":7797,"uris":["http://zotero.org/users/8741181/items/W7PXQ7MX"],"itemData":{"id":7797,"type":"article-journal","container-title":"American Journal of Sociology","DOI":"10.1086/681216","ISSN":"0002-9602, 1537-5390","issue":"5","journalAbbreviation":"American Journal of Sociology","language":"en","page":"1429-1472","source":"DOI.org (Crossref)","title":"Reconceptualizing Agency within the Life Course: The Power of Looking Ahead","title-short":"Reconceptualizing Agency within the Life Course","volume":"120","author":[{"family":"Hitlin","given":"Steven"},{"family":"Kirkpatrick Johnson","given":"Monica"}],"issued":{"date-parts":[["2015",3]]}}}],"schema":"https://github.com/citation-style-language/schema/raw/master/csl-citation.json"}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(Hitlin and Kirkpatrick Johnson, 2015: 1431)</w:t>
      </w:r>
      <w:r w:rsidRPr="00220C73">
        <w:rPr>
          <w:rFonts w:ascii="Helvetica" w:hAnsi="Helvetica" w:cs="Helvetica"/>
          <w:sz w:val="24"/>
          <w:szCs w:val="24"/>
        </w:rPr>
        <w:fldChar w:fldCharType="end"/>
      </w:r>
      <w:r w:rsidRPr="00220C73">
        <w:rPr>
          <w:rFonts w:ascii="Helvetica" w:hAnsi="Helvetica" w:cs="Helvetica"/>
          <w:sz w:val="24"/>
          <w:szCs w:val="24"/>
        </w:rPr>
        <w:t xml:space="preserve">, as such Hitlin and Elder </w:t>
      </w:r>
      <w:r w:rsidRPr="00220C73">
        <w:rPr>
          <w:rFonts w:ascii="Helvetica" w:hAnsi="Helvetica" w:cs="Helvetica"/>
          <w:sz w:val="24"/>
          <w:szCs w:val="24"/>
        </w:rPr>
        <w:fldChar w:fldCharType="begin"/>
      </w:r>
      <w:r w:rsidR="00521CA9" w:rsidRPr="00220C73">
        <w:rPr>
          <w:rFonts w:ascii="Helvetica" w:hAnsi="Helvetica" w:cs="Helvetica"/>
          <w:sz w:val="24"/>
          <w:szCs w:val="24"/>
        </w:rPr>
        <w:instrText xml:space="preserve"> ADDIN ZOTERO_ITEM CSL_CITATION {"citationID":"3ncXZgG8","properties":{"formattedCitation":"(Hitlin and Elder, 2007)","plainCitation":"(Hitlin and Elder, 2007)","dontUpdate":true,"noteIndex":0},"citationItems":[{"id":6715,"uris":["http://zotero.org/users/8741181/items/DAJ8EEW5"],"itemData":{"id":6715,"type":"article-journal","abstract":"The term “agency” is quite slippery and is used differently depending on the epistemological roots and goals of scholars who employ it. Distressingly, the sociological literature on the concept rarely addresses relevant social psychological research. We take a social behaviorist approach to agency by suggesting that individual temporal orientations are underutilized in conceptualizing this core sociological concept. Different temporal foci—the actor's engaged response to situational circumstances—implicate different forms of agency. This article offers a theoretical model involving four analytical types of agency (“existential,” “identity,” “pragmatic,” and “life course”) that are often conflated across treatments of the topic. Each mode of agency overlaps with established social psychological literatures, most notably about the self, enabling scholars to anchor overly abstract treatments of agency within established research literatures.","container-title":"Sociological Theory","DOI":"10.1111/j.1467-9558.2007.00303.x","issue":"2","note":"DOI: 10.1111/j.1467-9558.2007.00303.x\nMAG ID: 2007147073","page":"170-191","title":"Time, Self, and the Curiously Abstract Concept of Agency*","volume":"25","author":[{"family":"Hitlin","given":"Steven"},{"family":"Elder","given":"Glen H."}],"issued":{"date-parts":[["2007",6,1]]}}}],"schema":"https://github.com/citation-style-language/schema/raw/master/csl-citation.json"}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(2007: 171)</w:t>
      </w:r>
      <w:r w:rsidRPr="00220C73">
        <w:rPr>
          <w:rFonts w:ascii="Helvetica" w:hAnsi="Helvetica" w:cs="Helvetica"/>
          <w:sz w:val="24"/>
          <w:szCs w:val="24"/>
        </w:rPr>
        <w:fldChar w:fldCharType="end"/>
      </w:r>
      <w:r w:rsidRPr="00220C73">
        <w:rPr>
          <w:rFonts w:ascii="Helvetica" w:hAnsi="Helvetica" w:cs="Helvetica"/>
          <w:sz w:val="24"/>
          <w:szCs w:val="24"/>
        </w:rPr>
        <w:t xml:space="preserve"> breakdown agency into four distinctive categories: existential, identity, pragmatic, and life course. The first, existential agency, refers to all action related to a fundamental level of human freedom – linked to Giddens’ notion that one might have acted otherwise </w:t>
      </w:r>
      <w:r w:rsidRPr="00220C73">
        <w:rPr>
          <w:rFonts w:ascii="Helvetica" w:hAnsi="Helvetica" w:cs="Helvetica"/>
          <w:sz w:val="24"/>
          <w:szCs w:val="24"/>
        </w:rPr>
        <w:fldChar w:fldCharType="begin"/>
      </w:r>
      <w:r w:rsidR="00521CA9" w:rsidRPr="00220C73">
        <w:rPr>
          <w:rFonts w:ascii="Helvetica" w:hAnsi="Helvetica" w:cs="Helvetica"/>
          <w:sz w:val="24"/>
          <w:szCs w:val="24"/>
        </w:rPr>
        <w:instrText xml:space="preserve"> ADDIN ZOTERO_ITEM CSL_CITATION {"citationID":"NPb4X9Sd","properties":{"formattedCitation":"(Hitlin and Elder, 2007)","plainCitation":"(Hitlin and Elder, 2007)","dontUpdate":true,"noteIndex":0},"citationItems":[{"id":6715,"uris":["http://zotero.org/users/8741181/items/DAJ8EEW5"],"itemData":{"id":6715,"type":"article-journal","abstract":"The term “agency” is quite slippery and is used differently depending on the epistemological roots and goals of scholars who employ it. Distressingly, the sociological literature on the concept rarely addresses relevant social psychological research. We take a social behaviorist approach to agency by suggesting that individual temporal orientations are underutilized in conceptualizing this core sociological concept. Different temporal foci—the actor's engaged response to situational circumstances—implicate different forms of agency. This article offers a theoretical model involving four analytical types of agency (“existential,” “identity,” “pragmatic,” and “life course”) that are often conflated across treatments of the topic. Each mode of agency overlaps with established social psychological literatures, most notably about the self, enabling scholars to anchor overly abstract treatments of agency within established research literatures.","container-title":"Sociological Theory","DOI":"10.1111/j.1467-9558.2007.00303.x","issue":"2","note":"DOI: 10.1111/j.1467-9558.2007.00303.x\nMAG ID: 2007147073","page":"170-191","title":"Time, Self, and the Curiously Abstract Concept of Agency*","volume":"25","author":[{"family":"Hitlin","given":"Steven"},{"family":"Elder","given":"Glen H."}],"issued":{"date-parts":[["2007",6,1]]}}}],"schema":"https://github.com/citation-style-language/schema/raw/master/csl-citation.json"}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(Hitlin and Elder, 2007: 177)</w:t>
      </w:r>
      <w:r w:rsidRPr="00220C73">
        <w:rPr>
          <w:rFonts w:ascii="Helvetica" w:hAnsi="Helvetica" w:cs="Helvetica"/>
          <w:sz w:val="24"/>
          <w:szCs w:val="24"/>
        </w:rPr>
        <w:fldChar w:fldCharType="end"/>
      </w:r>
      <w:r w:rsidRPr="00220C73">
        <w:rPr>
          <w:rFonts w:ascii="Helvetica" w:hAnsi="Helvetica" w:cs="Helvetica"/>
          <w:sz w:val="24"/>
          <w:szCs w:val="24"/>
        </w:rPr>
        <w:t xml:space="preserve">, identity agency refers to actions that are based on personalised social behaviour, pragmatic agency refers to the expression of action based on heuristic like devices of commonality, and finally, life course agency refers to actions with long term implications based upon an internal calculation of self-control, which reflexively guides decision making </w:t>
      </w:r>
      <w:r w:rsidRPr="00220C73">
        <w:rPr>
          <w:rFonts w:ascii="Helvetica" w:hAnsi="Helvetica" w:cs="Helvetica"/>
          <w:sz w:val="24"/>
          <w:szCs w:val="24"/>
        </w:rPr>
        <w:fldChar w:fldCharType="begin"/>
      </w:r>
      <w:r w:rsidR="00521CA9" w:rsidRPr="00220C73">
        <w:rPr>
          <w:rFonts w:ascii="Helvetica" w:hAnsi="Helvetica" w:cs="Helvetica"/>
          <w:sz w:val="24"/>
          <w:szCs w:val="24"/>
        </w:rPr>
        <w:instrText xml:space="preserve"> ADDIN ZOTERO_ITEM CSL_CITATION {"citationID":"fno8fH0J","properties":{"formattedCitation":"(Hitlin and Elder, 2007)","plainCitation":"(Hitlin and Elder, 2007)","dontUpdate":true,"noteIndex":0},"citationItems":[{"id":6715,"uris":["http://zotero.org/users/8741181/items/DAJ8EEW5"],"itemData":{"id":6715,"type":"article-journal","abstract":"The term “agency” is quite slippery and is used differently depending on the epistemological roots and goals of scholars who employ it. Distressingly, the sociological literature on the concept rarely addresses relevant social psychological research. We take a social behaviorist approach to agency by suggesting that individual temporal orientations are underutilized in conceptualizing this core sociological concept. Different temporal foci—the actor's engaged response to situational circumstances—implicate different forms of agency. This article offers a theoretical model involving four analytical types of agency (“existential,” “identity,” “pragmatic,” and “life course”) that are often conflated across treatments of the topic. Each mode of agency overlaps with established social psychological literatures, most notably about the self, enabling scholars to anchor overly abstract treatments of agency within established research literatures.","container-title":"Sociological Theory","DOI":"10.1111/j.1467-9558.2007.00303.x","issue":"2","note":"DOI: 10.1111/j.1467-9558.2007.00303.x\nMAG ID: 2007147073","page":"170-191","title":"Time, Self, and the Curiously Abstract Concept of Agency*","volume":"25","author":[{"family":"Hitlin","given":"Steven"},{"family":"Elder","given":"Glen H."}],"issued":{"date-parts":[["2007",6,1]]}}}],"schema":"https://github.com/citation-style-language/schema/raw/master/csl-citation.json"}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(Hitlin and Elder, 2007: 182)</w:t>
      </w:r>
      <w:r w:rsidRPr="00220C73">
        <w:rPr>
          <w:rFonts w:ascii="Helvetica" w:hAnsi="Helvetica" w:cs="Helvetica"/>
          <w:sz w:val="24"/>
          <w:szCs w:val="24"/>
        </w:rPr>
        <w:fldChar w:fldCharType="end"/>
      </w:r>
      <w:r w:rsidRPr="00220C73">
        <w:rPr>
          <w:rFonts w:ascii="Helvetica" w:hAnsi="Helvetica" w:cs="Helvetica"/>
          <w:sz w:val="24"/>
          <w:szCs w:val="24"/>
        </w:rPr>
        <w:t xml:space="preserve">. </w:t>
      </w:r>
    </w:p>
    <w:p w14:paraId="60D97194" w14:textId="640CB731" w:rsidR="008D4603" w:rsidRPr="00220C73" w:rsidRDefault="008D4603" w:rsidP="008D4603">
      <w:pPr>
        <w:rPr>
          <w:rFonts w:ascii="Helvetica" w:hAnsi="Helvetica" w:cs="Helvetica"/>
          <w:sz w:val="24"/>
          <w:szCs w:val="24"/>
        </w:rPr>
      </w:pPr>
      <w:r w:rsidRPr="00220C73">
        <w:rPr>
          <w:rFonts w:ascii="Helvetica" w:hAnsi="Helvetica" w:cs="Helvetica"/>
          <w:sz w:val="24"/>
          <w:szCs w:val="24"/>
        </w:rPr>
        <w:t xml:space="preserve">The concept of life course and agency intersect. </w:t>
      </w:r>
      <w:r w:rsidR="00815D80" w:rsidRPr="00220C73">
        <w:rPr>
          <w:rFonts w:ascii="Helvetica" w:hAnsi="Helvetica" w:cs="Helvetica"/>
          <w:sz w:val="24"/>
          <w:szCs w:val="24"/>
        </w:rPr>
        <w:t>I</w:t>
      </w:r>
      <w:r w:rsidRPr="00220C73">
        <w:rPr>
          <w:rFonts w:ascii="Helvetica" w:hAnsi="Helvetica" w:cs="Helvetica"/>
          <w:sz w:val="24"/>
          <w:szCs w:val="24"/>
        </w:rPr>
        <w:t>t highlight</w:t>
      </w:r>
      <w:r w:rsidR="00815D80" w:rsidRPr="00220C73">
        <w:rPr>
          <w:rFonts w:ascii="Helvetica" w:hAnsi="Helvetica" w:cs="Helvetica"/>
          <w:sz w:val="24"/>
          <w:szCs w:val="24"/>
        </w:rPr>
        <w:t>s</w:t>
      </w:r>
      <w:r w:rsidRPr="00220C73">
        <w:rPr>
          <w:rFonts w:ascii="Helvetica" w:hAnsi="Helvetica" w:cs="Helvetica"/>
          <w:sz w:val="24"/>
          <w:szCs w:val="24"/>
        </w:rPr>
        <w:t xml:space="preserve"> the socio-historical temporal constraints that are placed upon individual decision making for the future </w:t>
      </w:r>
      <w:r w:rsidR="00815D80" w:rsidRPr="00220C73">
        <w:rPr>
          <w:rFonts w:ascii="Helvetica" w:hAnsi="Helvetica" w:cs="Helvetica"/>
          <w:sz w:val="24"/>
          <w:szCs w:val="24"/>
        </w:rPr>
        <w:t>and</w:t>
      </w:r>
      <w:r w:rsidRPr="00220C73">
        <w:rPr>
          <w:rFonts w:ascii="Helvetica" w:hAnsi="Helvetica" w:cs="Helvetica"/>
          <w:sz w:val="24"/>
          <w:szCs w:val="24"/>
        </w:rPr>
        <w:t xml:space="preserve"> also prompts a core methodological desire to investigate the aspirations, motivations, and desires that individuals hold in youth and to discover how that impacts later life decisions and results. These decisions are better yet described as ‘transitions’ </w:t>
      </w:r>
      <w:r w:rsidRPr="00220C73">
        <w:rPr>
          <w:rFonts w:ascii="Helvetica" w:hAnsi="Helvetica" w:cs="Helvetica"/>
          <w:sz w:val="24"/>
          <w:szCs w:val="24"/>
        </w:rPr>
        <w:fldChar w:fldCharType="begin"/>
      </w:r>
      <w:r w:rsidR="00521CA9" w:rsidRPr="00220C73">
        <w:rPr>
          <w:rFonts w:ascii="Helvetica" w:hAnsi="Helvetica" w:cs="Helvetica"/>
          <w:sz w:val="24"/>
          <w:szCs w:val="24"/>
        </w:rPr>
        <w:instrText xml:space="preserve"> ADDIN ZOTERO_ITEM CSL_CITATION {"citationID":"J0PrnB2r","properties":{"formattedCitation":"(Hitlin and Elder, 2007)","plainCitation":"(Hitlin and Elder, 2007)","dontUpdate":true,"noteIndex":0},"citationItems":[{"id":6715,"uris":["http://zotero.org/users/8741181/items/DAJ8EEW5"],"itemData":{"id":6715,"type":"article-journal","abstract":"The term “agency” is quite slippery and is used differently depending on the epistemological roots and goals of scholars who employ it. Distressingly, the sociological literature on the concept rarely addresses relevant social psychological research. We take a social behaviorist approach to agency by suggesting that individual temporal orientations are underutilized in conceptualizing this core sociological concept. Different temporal foci—the actor's engaged response to situational circumstances—implicate different forms of agency. This article offers a theoretical model involving four analytical types of agency (“existential,” “identity,” “pragmatic,” and “life course”) that are often conflated across treatments of the topic. Each mode of agency overlaps with established social psychological literatures, most notably about the self, enabling scholars to anchor overly abstract treatments of agency within established research literatures.","container-title":"Sociological Theory","DOI":"10.1111/j.1467-9558.2007.00303.x","issue":"2","note":"DOI: 10.1111/j.1467-9558.2007.00303.x\nMAG ID: 2007147073","page":"170-191","title":"Time, Self, and the Curiously Abstract Concept of Agency*","volume":"25","author":[{"family":"Hitlin","given":"Steven"},{"family":"Elder","given":"Glen H."}],"issued":{"date-parts":[["2007",6,1]]}}}],"schema":"https://github.com/citation-style-language/schema/raw/master/csl-citation.json"}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(Hitlin and Elder, 2007: 182)</w:t>
      </w:r>
      <w:r w:rsidRPr="00220C73">
        <w:rPr>
          <w:rFonts w:ascii="Helvetica" w:hAnsi="Helvetica" w:cs="Helvetica"/>
          <w:sz w:val="24"/>
          <w:szCs w:val="24"/>
        </w:rPr>
        <w:fldChar w:fldCharType="end"/>
      </w:r>
      <w:r w:rsidRPr="00220C73">
        <w:rPr>
          <w:rFonts w:ascii="Helvetica" w:hAnsi="Helvetica" w:cs="Helvetica"/>
          <w:sz w:val="24"/>
          <w:szCs w:val="24"/>
        </w:rPr>
        <w:t xml:space="preserve">. Treating the individual as an active agent in the shaping of their biographies is important as it deters a deterministic theoretical orientation whilst maintaining that some individuals will structurally have more agentic opportunities based upon power relations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{"citationID":"58zEne36","properties":{"formattedCitation":"(Hitlin and Kirkpatrick Johnson, 2015; Schmitt, 2021)","plainCitation":"(Hitlin and Kirkpatrick Johnson, 2015; Schmitt, 2021)","noteIndex":0},"citationItems":[{"id":7797,"uris":["http://zotero.org/users/8741181/items/W7PXQ7MX"],"itemData":{"id":7797,"type":"article-journal","container-title":"American Journal of Sociology","DOI":"10.1086/681216","ISSN":"0002-9602, 1537-5390","issue":"5","journalAbbreviation":"American Journal of Sociology","language":"en","page":"1429-1472","source":"DOI.org (Crossref)","title":"Reconceptualizing Agency within the Life Course: The Power of Looking Ahead","title-short":"Reconceptualizing Agency within the Life Course","volume":"120","author":[{"family":"Hitlin","given":"Steven"},{"family":"Kirkpatrick Johnson","given":"Monica"}],"issued":{"date-parts":[["2015",3]]}}},{"id":1352,"uris":["http://zotero.org/users/8741181/items/XUUFEZD2"],"itemData":{"id":1352,"type":"article-journal","abstract":"This study investigates how precarious employment throughout the life course affects the fertility behavior of men and women in Germany, and how risk attitudes moderate exposure to objectively given uncertainty. Analyzing data from the German Socio-Economic Panel (SOEP) study from 1990 to 2015, I find that men and women have become quite similar in their fertility behavior: Stable employment accelerates family formation, whereas discontinuous and precarious employment delays it. With regard to risk attitudes, risk-averse women show the highest likelihood of family formation. They appear to choose a family- and parenthood-centered path in their life course that provides them with stability and social approval when unstable career prospects and uncertain employment are unable to provide these resources.","container-title":"Advances in Life Course Research","DOI":"10.1016/j.alcr.2021.100402","ISSN":"10402608","journalAbbreviation":"Advances in Life Course Research","language":"en","page":"100402","source":"DOI.org (Crossref)","title":"The impact of economic uncertainty, precarious employment, and risk attitudes on the transition to parenthood","volume":"47","author":[{"family":"Schmitt","given":"Christian"}],"issued":{"date-parts":[["2021",3]]}}}],"schema":"https://github.com/citation-style-language/schema/raw/master/csl-citation.json"}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 xml:space="preserve">(Hitlin and Kirkpatrick Johnson, </w:t>
      </w:r>
      <w:r w:rsidRPr="00220C73">
        <w:rPr>
          <w:rFonts w:ascii="Helvetica" w:hAnsi="Helvetica" w:cs="Helvetica"/>
          <w:sz w:val="24"/>
          <w:szCs w:val="24"/>
        </w:rPr>
        <w:lastRenderedPageBreak/>
        <w:t>2015; Schmitt, 2021)</w:t>
      </w:r>
      <w:r w:rsidRPr="00220C73">
        <w:rPr>
          <w:rFonts w:ascii="Helvetica" w:hAnsi="Helvetica" w:cs="Helvetica"/>
          <w:sz w:val="24"/>
          <w:szCs w:val="24"/>
        </w:rPr>
        <w:fldChar w:fldCharType="end"/>
      </w:r>
      <w:r w:rsidRPr="00220C73">
        <w:rPr>
          <w:rFonts w:ascii="Helvetica" w:hAnsi="Helvetica" w:cs="Helvetica"/>
          <w:sz w:val="24"/>
          <w:szCs w:val="24"/>
        </w:rPr>
        <w:t xml:space="preserve"> </w:t>
      </w:r>
      <w:r w:rsidR="00815D80" w:rsidRPr="00220C73">
        <w:rPr>
          <w:rFonts w:ascii="Helvetica" w:hAnsi="Helvetica" w:cs="Helvetica"/>
          <w:sz w:val="24"/>
          <w:szCs w:val="24"/>
        </w:rPr>
        <w:t>also</w:t>
      </w:r>
      <w:r w:rsidRPr="00220C73">
        <w:rPr>
          <w:rFonts w:ascii="Helvetica" w:hAnsi="Helvetica" w:cs="Helvetica"/>
          <w:sz w:val="24"/>
          <w:szCs w:val="24"/>
        </w:rPr>
        <w:t xml:space="preserve"> highlights a significant contribution to an individual’s later life outcomes. </w:t>
      </w:r>
    </w:p>
    <w:p w14:paraId="10E72864" w14:textId="07388E61" w:rsidR="008D4603" w:rsidRPr="00220C73" w:rsidRDefault="008D4603" w:rsidP="008D4603">
      <w:pPr>
        <w:rPr>
          <w:rFonts w:ascii="Helvetica" w:hAnsi="Helvetica" w:cs="Helvetica"/>
          <w:sz w:val="24"/>
          <w:szCs w:val="24"/>
        </w:rPr>
      </w:pPr>
      <w:r w:rsidRPr="00220C73">
        <w:rPr>
          <w:rFonts w:ascii="Helvetica" w:hAnsi="Helvetica" w:cs="Helvetica"/>
          <w:sz w:val="24"/>
          <w:szCs w:val="24"/>
        </w:rPr>
        <w:t xml:space="preserve">The life course lends itself to longitudinal survey-based research. There are four points </w:t>
      </w:r>
      <w:r w:rsidRPr="00220C73">
        <w:rPr>
          <w:rFonts w:ascii="Helvetica" w:hAnsi="Helvetica" w:cs="Helvetica"/>
          <w:sz w:val="24"/>
          <w:szCs w:val="24"/>
        </w:rPr>
        <w:fldChar w:fldCharType="begin"/>
      </w:r>
      <w:r w:rsidR="00521CA9" w:rsidRPr="00220C73">
        <w:rPr>
          <w:rFonts w:ascii="Helvetica" w:hAnsi="Helvetica" w:cs="Helvetica"/>
          <w:sz w:val="24"/>
          <w:szCs w:val="24"/>
        </w:rPr>
        <w:instrText xml:space="preserve"> ADDIN ZOTERO_ITEM CSL_CITATION {"citationID":"VOBjdocG","properties":{"formattedCitation":"(Diewald and Mayer, 2008)","plainCitation":"(Diewald and Mayer, 2008)","dontUpdate":true,"noteIndex":0},"citationItems":[{"id":6667,"uris":["http://zotero.org/users/8741181/items/XRNKJLAW"],"itemData":{"id":6667,"type":"article-journal","abstract":"The psychology of the life span and the sociology of the life course share the same object of scientific inquiry – the lives of women and men from birth to death. Both are part of an interdisciplinary field focused on individual development and life course patterns which also includes social demography and human capital economics. However, a closer look shows that life span psychology and life course sociology now to stand further apart than in the seventies. In this paper we reassess how this divergence can be understood in terms of necessary and legitimate strengths of both approaches, as well as avoidable weaknesses which could be overcome in the future by more re-combination and integration.","language":"en","page":"24","source":"Zotero","title":"The sociology of the life course and life span psychology: integrated paradigm or complementing pathways?","author":[{"family":"Diewald","given":"Martin"},{"family":"Mayer","given":"Karl Ulrich"}],"issued":{"date-parts":[["2008"]]}}}],"schema":"https://github.com/citation-style-language/schema/raw/master/csl-citation.json"}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(Diewald and Mayer, 2008: 20)</w:t>
      </w:r>
      <w:r w:rsidRPr="00220C73">
        <w:rPr>
          <w:rFonts w:ascii="Helvetica" w:hAnsi="Helvetica" w:cs="Helvetica"/>
          <w:sz w:val="24"/>
          <w:szCs w:val="24"/>
        </w:rPr>
        <w:fldChar w:fldCharType="end"/>
      </w:r>
      <w:r w:rsidRPr="00220C73">
        <w:rPr>
          <w:rFonts w:ascii="Helvetica" w:hAnsi="Helvetica" w:cs="Helvetica"/>
          <w:sz w:val="24"/>
          <w:szCs w:val="24"/>
        </w:rPr>
        <w:t xml:space="preserve"> that argue for the best match of life course with predictive modelling, they are: to start as early as possible in the lifetime to exploit the endogeneity of individual development, to establish genetically sensitive sample designs, to exploit and use multi-level models to gather neighbourhood social contexts, and finally international replications to distinguish between universal and national phenomena. </w:t>
      </w:r>
      <w:r w:rsidR="00815D80" w:rsidRPr="00220C73">
        <w:rPr>
          <w:rFonts w:ascii="Helvetica" w:hAnsi="Helvetica" w:cs="Helvetica"/>
          <w:sz w:val="24"/>
          <w:szCs w:val="24"/>
        </w:rPr>
        <w:t>This</w:t>
      </w:r>
      <w:r w:rsidRPr="00220C73">
        <w:rPr>
          <w:rFonts w:ascii="Helvetica" w:hAnsi="Helvetica" w:cs="Helvetica"/>
          <w:sz w:val="24"/>
          <w:szCs w:val="24"/>
        </w:rPr>
        <w:t xml:space="preserve"> PhD begin</w:t>
      </w:r>
      <w:r w:rsidR="00815D80" w:rsidRPr="00220C73">
        <w:rPr>
          <w:rFonts w:ascii="Helvetica" w:hAnsi="Helvetica" w:cs="Helvetica"/>
          <w:sz w:val="24"/>
          <w:szCs w:val="24"/>
        </w:rPr>
        <w:t>s</w:t>
      </w:r>
      <w:r w:rsidRPr="00220C73">
        <w:rPr>
          <w:rFonts w:ascii="Helvetica" w:hAnsi="Helvetica" w:cs="Helvetica"/>
          <w:sz w:val="24"/>
          <w:szCs w:val="24"/>
        </w:rPr>
        <w:t xml:space="preserve"> at the start of the youth phase to capture said endogeneity (due to the focus on youth transitions it is not feasible to study from birth like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{"citationID":"djXYEbpU","properties":{"formattedCitation":"(Diewald and Mayer, 2008)","plainCitation":"(Diewald and Mayer, 2008)","noteIndex":0},"citationItems":[{"id":6667,"uris":["http://zotero.org/users/8741181/items/XRNKJLAW"],"itemData":{"id":6667,"type":"article-journal","abstract":"The psychology of the life span and the sociology of the life course share the same object of scientific inquiry – the lives of women and men from birth to death. Both are part of an interdisciplinary field focused on individual development and life course patterns which also includes social demography and human capital economics. However, a closer look shows that life span psychology and life course sociology now to stand further apart than in the seventies. In this paper we reassess how this divergence can be understood in terms of necessary and legitimate strengths of both approaches, as well as avoidable weaknesses which could be overcome in the future by more re-combination and integration.","language":"en","page":"24","source":"Zotero","title":"The sociology of the life course and life span psychology: integrated paradigm or complementing pathways?","author":[{"family":"Diewald","given":"Martin"},{"family":"Mayer","given":"Karl Ulrich"}],"issued":{"date-parts":[["2008"]]}}}],"schema":"https://github.com/citation-style-language/schema/raw/master/csl-citation.json"}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(Diewald and Mayer, 2008)</w:t>
      </w:r>
      <w:r w:rsidRPr="00220C73">
        <w:rPr>
          <w:rFonts w:ascii="Helvetica" w:hAnsi="Helvetica" w:cs="Helvetica"/>
          <w:sz w:val="24"/>
          <w:szCs w:val="24"/>
        </w:rPr>
        <w:fldChar w:fldCharType="end"/>
      </w:r>
      <w:r w:rsidRPr="00220C73">
        <w:rPr>
          <w:rFonts w:ascii="Helvetica" w:hAnsi="Helvetica" w:cs="Helvetica"/>
          <w:sz w:val="24"/>
          <w:szCs w:val="24"/>
        </w:rPr>
        <w:t xml:space="preserve"> is suggested so a ‘linked lives’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{"citationID":"p2NiAmhw","properties":{"formattedCitation":"(Huinink and Feldhaus, 2009)","plainCitation":"(Huinink and Feldhaus, 2009)","noteIndex":0},"citationItems":[{"id":8832,"uris":["http://zotero.org/users/8741181/items/W4ZBC7FP"],"itemData":{"id":8832,"type":"article-journal","abstract":"This article presents an argument for overcoming some of the limits of current family research. To start, some major research questions concerning the future challenges of demographic change and its implications for modern welfare states are addressed. The authors propose an agenda for making progress in this field via two interrelated steps. First, they propose an integration of theoretical approaches explaining family dynamics and design a conceptual framework to model couples’ and family dynamics as a process of purposeful individual action and decision-making over the life course. Second, methodological requirements of family research from this theoretical perspective are identified. Conclusions are drawn with regard to longitudinal data collection covering all dimensions of couples’ and family dynamics and not just the structural dimensions.","container-title":"International Sociology","DOI":"10.1177/0268580909102910","ISSN":"0268-5809, 1461-7242","issue":"3","journalAbbreviation":"International Sociology","language":"en","page":"299-324","source":"DOI.org (Crossref)","title":"Family Research from the Life Course Perspective","volume":"24","author":[{"family":"Huinink","given":"Johannes"},{"family":"Feldhaus","given":"Michael"}],"issued":{"date-parts":[["2009",5]]}}}],"schema":"https://github.com/citation-style-language/schema/raw/master/csl-citation.json"}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(Huinink and Feldhaus, 2009)</w:t>
      </w:r>
      <w:r w:rsidRPr="00220C73">
        <w:rPr>
          <w:rFonts w:ascii="Helvetica" w:hAnsi="Helvetica" w:cs="Helvetica"/>
          <w:sz w:val="24"/>
          <w:szCs w:val="24"/>
        </w:rPr>
        <w:fldChar w:fldCharType="end"/>
      </w:r>
      <w:r w:rsidRPr="00220C73">
        <w:rPr>
          <w:rFonts w:ascii="Helvetica" w:hAnsi="Helvetica" w:cs="Helvetica"/>
          <w:sz w:val="24"/>
          <w:szCs w:val="24"/>
        </w:rPr>
        <w:t xml:space="preserve"> objective cannot be achieved), with the addition of genetic markers in certain models in the form of reading and math assessments as well as the inclusion of multilevel models in the form of school/individual levels to emphasise that individual behaviour is embedded in a range of institutions </w:t>
      </w:r>
      <w:r w:rsidRPr="00220C73">
        <w:rPr>
          <w:rFonts w:ascii="Helvetica" w:hAnsi="Helvetica" w:cs="Helvetica"/>
          <w:sz w:val="24"/>
          <w:szCs w:val="24"/>
        </w:rPr>
        <w:fldChar w:fldCharType="begin"/>
      </w:r>
      <w:r w:rsidR="00521CA9" w:rsidRPr="00220C73">
        <w:rPr>
          <w:rFonts w:ascii="Helvetica" w:hAnsi="Helvetica" w:cs="Helvetica"/>
          <w:sz w:val="24"/>
          <w:szCs w:val="24"/>
        </w:rPr>
        <w:instrText xml:space="preserve"> ADDIN ZOTERO_ITEM CSL_CITATION {"citationID":"EYVydb80","properties":{"formattedCitation":"(Huinink and Feldhaus, 2009)","plainCitation":"(Huinink and Feldhaus, 2009)","dontUpdate":true,"noteIndex":0},"citationItems":[{"id":8832,"uris":["http://zotero.org/users/8741181/items/W4ZBC7FP"],"itemData":{"id":8832,"type":"article-journal","abstract":"This article presents an argument for overcoming some of the limits of current family research. To start, some major research questions concerning the future challenges of demographic change and its implications for modern welfare states are addressed. The authors propose an agenda for making progress in this field via two interrelated steps. First, they propose an integration of theoretical approaches explaining family dynamics and design a conceptual framework to model couples’ and family dynamics as a process of purposeful individual action and decision-making over the life course. Second, methodological requirements of family research from this theoretical perspective are identified. Conclusions are drawn with regard to longitudinal data collection covering all dimensions of couples’ and family dynamics and not just the structural dimensions.","container-title":"International Sociology","DOI":"10.1177/0268580909102910","ISSN":"0268-5809, 1461-7242","issue":"3","journalAbbreviation":"International Sociology","language":"en","page":"299-324","source":"DOI.org (Crossref)","title":"Family Research from the Life Course Perspective","volume":"24","author":[{"family":"Huinink","given":"Johannes"},{"family":"Feldhaus","given":"Michael"}],"issued":{"date-parts":[["2009",5]]}}}],"schema":"https://github.com/citation-style-language/schema/raw/master/csl-citation.json"}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(Huinink and Feldhaus, 2009: 305)</w:t>
      </w:r>
      <w:r w:rsidRPr="00220C73">
        <w:rPr>
          <w:rFonts w:ascii="Helvetica" w:hAnsi="Helvetica" w:cs="Helvetica"/>
          <w:sz w:val="24"/>
          <w:szCs w:val="24"/>
        </w:rPr>
        <w:fldChar w:fldCharType="end"/>
      </w:r>
      <w:r w:rsidRPr="00220C73">
        <w:rPr>
          <w:rFonts w:ascii="Helvetica" w:hAnsi="Helvetica" w:cs="Helvetica"/>
          <w:sz w:val="24"/>
          <w:szCs w:val="24"/>
        </w:rPr>
        <w:t xml:space="preserve">. </w:t>
      </w:r>
    </w:p>
    <w:p w14:paraId="0F052DD7" w14:textId="743AC110" w:rsidR="008D4603" w:rsidRPr="00220C73" w:rsidRDefault="00815D80" w:rsidP="008D4603">
      <w:pPr>
        <w:rPr>
          <w:rFonts w:ascii="Helvetica" w:hAnsi="Helvetica" w:cs="Helvetica"/>
          <w:sz w:val="24"/>
          <w:szCs w:val="24"/>
        </w:rPr>
      </w:pPr>
      <w:r w:rsidRPr="00220C73">
        <w:rPr>
          <w:rFonts w:ascii="Helvetica" w:hAnsi="Helvetica" w:cs="Helvetica"/>
          <w:sz w:val="24"/>
          <w:szCs w:val="24"/>
        </w:rPr>
        <w:t>T</w:t>
      </w:r>
      <w:r w:rsidR="008D4603" w:rsidRPr="00220C73">
        <w:rPr>
          <w:rFonts w:ascii="Helvetica" w:hAnsi="Helvetica" w:cs="Helvetica"/>
          <w:sz w:val="24"/>
          <w:szCs w:val="24"/>
        </w:rPr>
        <w:t xml:space="preserve">he literature </w:t>
      </w:r>
      <w:r w:rsidR="008D4603" w:rsidRPr="00220C73">
        <w:rPr>
          <w:rFonts w:ascii="Helvetica" w:hAnsi="Helvetica" w:cs="Helvetica"/>
          <w:sz w:val="24"/>
          <w:szCs w:val="24"/>
        </w:rPr>
        <w:fldChar w:fldCharType="begin"/>
      </w:r>
      <w:r w:rsidR="00521CA9" w:rsidRPr="00220C73">
        <w:rPr>
          <w:rFonts w:ascii="Helvetica" w:hAnsi="Helvetica" w:cs="Helvetica"/>
          <w:sz w:val="24"/>
          <w:szCs w:val="24"/>
        </w:rPr>
        <w:instrText xml:space="preserve"> ADDIN ZOTERO_ITEM CSL_CITATION {"citationID":"tkf6AGNz","properties":{"formattedCitation":"(Huinink and Feldhaus, 2009)","plainCitation":"(Huinink and Feldhaus, 2009)","dontUpdate":true,"noteIndex":0},"citationItems":[{"id":8832,"uris":["http://zotero.org/users/8741181/items/W4ZBC7FP"],"itemData":{"id":8832,"type":"article-journal","abstract":"This article presents an argument for overcoming some of the limits of current family research. To start, some major research questions concerning the future challenges of demographic change and its implications for modern welfare states are addressed. The authors propose an agenda for making progress in this field via two interrelated steps. First, they propose an integration of theoretical approaches explaining family dynamics and design a conceptual framework to model couples’ and family dynamics as a process of purposeful individual action and decision-making over the life course. Second, methodological requirements of family research from this theoretical perspective are identified. Conclusions are drawn with regard to longitudinal data collection covering all dimensions of couples’ and family dynamics and not just the structural dimensions.","container-title":"International Sociology","DOI":"10.1177/0268580909102910","ISSN":"0268-5809, 1461-7242","issue":"3","journalAbbreviation":"International Sociology","language":"en","page":"299-324","source":"DOI.org (Crossref)","title":"Family Research from the Life Course Perspective","volume":"24","author":[{"family":"Huinink","given":"Johannes"},{"family":"Feldhaus","given":"Michael"}],"issued":{"date-parts":[["2009",5]]}}}],"schema":"https://github.com/citation-style-language/schema/raw/master/csl-citation.json"} </w:instrText>
      </w:r>
      <w:r w:rsidR="008D4603" w:rsidRPr="00220C73">
        <w:rPr>
          <w:rFonts w:ascii="Helvetica" w:hAnsi="Helvetica" w:cs="Helvetica"/>
          <w:sz w:val="24"/>
          <w:szCs w:val="24"/>
        </w:rPr>
        <w:fldChar w:fldCharType="separate"/>
      </w:r>
      <w:r w:rsidR="008D4603" w:rsidRPr="00220C73">
        <w:rPr>
          <w:rFonts w:ascii="Helvetica" w:hAnsi="Helvetica" w:cs="Helvetica"/>
          <w:sz w:val="24"/>
          <w:szCs w:val="24"/>
        </w:rPr>
        <w:t>(Huinink and Feldhaus, 2009: 304)</w:t>
      </w:r>
      <w:r w:rsidR="008D4603" w:rsidRPr="00220C73">
        <w:rPr>
          <w:rFonts w:ascii="Helvetica" w:hAnsi="Helvetica" w:cs="Helvetica"/>
          <w:sz w:val="24"/>
          <w:szCs w:val="24"/>
        </w:rPr>
        <w:fldChar w:fldCharType="end"/>
      </w:r>
      <w:r w:rsidR="008D4603" w:rsidRPr="00220C73">
        <w:rPr>
          <w:rFonts w:ascii="Helvetica" w:hAnsi="Helvetica" w:cs="Helvetica"/>
          <w:sz w:val="24"/>
          <w:szCs w:val="24"/>
        </w:rPr>
        <w:t xml:space="preserve"> also suggests that a comprehensive model must also focus upon the parents’ life course also – for example the timing of parenthood, if there is a breakdown in marriage etc. Parents’ life course has been shown to impact youth transitions as it refers to educational, occupational, and socioeconomic attainment </w:t>
      </w:r>
      <w:r w:rsidR="008D4603" w:rsidRPr="00220C73">
        <w:rPr>
          <w:rFonts w:ascii="Helvetica" w:hAnsi="Helvetica" w:cs="Helvetica"/>
          <w:sz w:val="24"/>
          <w:szCs w:val="24"/>
        </w:rPr>
        <w:fldChar w:fldCharType="begin"/>
      </w:r>
      <w:r w:rsidR="00521CA9" w:rsidRPr="00220C73">
        <w:rPr>
          <w:rFonts w:ascii="Helvetica" w:hAnsi="Helvetica" w:cs="Helvetica"/>
          <w:sz w:val="24"/>
          <w:szCs w:val="24"/>
        </w:rPr>
        <w:instrText xml:space="preserve"> ADDIN ZOTERO_ITEM CSL_CITATION {"citationID":"v9Viy05z","properties":{"formattedCitation":"(Huinink and Feldhaus, 2009)","plainCitation":"(Huinink and Feldhaus, 2009)","dontUpdate":true,"noteIndex":0},"citationItems":[{"id":8832,"uris":["http://zotero.org/users/8741181/items/W4ZBC7FP"],"itemData":{"id":8832,"type":"article-journal","abstract":"This article presents an argument for overcoming some of the limits of current family research. To start, some major research questions concerning the future challenges of demographic change and its implications for modern welfare states are addressed. The authors propose an agenda for making progress in this field via two interrelated steps. First, they propose an integration of theoretical approaches explaining family dynamics and design a conceptual framework to model couples’ and family dynamics as a process of purposeful individual action and decision-making over the life course. Second, methodological requirements of family research from this theoretical perspective are identified. Conclusions are drawn with regard to longitudinal data collection covering all dimensions of couples’ and family dynamics and not just the structural dimensions.","container-title":"International Sociology","DOI":"10.1177/0268580909102910","ISSN":"0268-5809, 1461-7242","issue":"3","journalAbbreviation":"International Sociology","language":"en","page":"299-324","source":"DOI.org (Crossref)","title":"Family Research from the Life Course Perspective","volume":"24","author":[{"family":"Huinink","given":"Johannes"},{"family":"Feldhaus","given":"Michael"}],"issued":{"date-parts":[["2009",5]]}}}],"schema":"https://github.com/citation-style-language/schema/raw/master/csl-citation.json"} </w:instrText>
      </w:r>
      <w:r w:rsidR="008D4603" w:rsidRPr="00220C73">
        <w:rPr>
          <w:rFonts w:ascii="Helvetica" w:hAnsi="Helvetica" w:cs="Helvetica"/>
          <w:sz w:val="24"/>
          <w:szCs w:val="24"/>
        </w:rPr>
        <w:fldChar w:fldCharType="separate"/>
      </w:r>
      <w:r w:rsidR="008D4603" w:rsidRPr="00220C73">
        <w:rPr>
          <w:rFonts w:ascii="Helvetica" w:hAnsi="Helvetica" w:cs="Helvetica"/>
          <w:sz w:val="24"/>
          <w:szCs w:val="24"/>
        </w:rPr>
        <w:t>(ibid)</w:t>
      </w:r>
      <w:r w:rsidR="008D4603" w:rsidRPr="00220C73">
        <w:rPr>
          <w:rFonts w:ascii="Helvetica" w:hAnsi="Helvetica" w:cs="Helvetica"/>
          <w:sz w:val="24"/>
          <w:szCs w:val="24"/>
        </w:rPr>
        <w:fldChar w:fldCharType="end"/>
      </w:r>
      <w:r w:rsidR="008D4603" w:rsidRPr="00220C73">
        <w:rPr>
          <w:rFonts w:ascii="Helvetica" w:hAnsi="Helvetica" w:cs="Helvetica"/>
          <w:sz w:val="24"/>
          <w:szCs w:val="24"/>
        </w:rPr>
        <w:t xml:space="preserve">. Extending this point further, life courses are not only subject to the historical circumstances of the time of the individual but also to the cumulative or even delayed effects of earlier historical times </w:t>
      </w:r>
      <w:r w:rsidR="008D4603" w:rsidRPr="00220C73">
        <w:rPr>
          <w:rFonts w:ascii="Helvetica" w:hAnsi="Helvetica" w:cs="Helvetica"/>
          <w:sz w:val="24"/>
          <w:szCs w:val="24"/>
        </w:rPr>
        <w:fldChar w:fldCharType="begin"/>
      </w:r>
      <w:r w:rsidR="008D4603" w:rsidRPr="00220C73">
        <w:rPr>
          <w:rFonts w:ascii="Helvetica" w:hAnsi="Helvetica" w:cs="Helvetica"/>
          <w:sz w:val="24"/>
          <w:szCs w:val="24"/>
        </w:rPr>
        <w:instrText xml:space="preserve"> ADDIN ZOTERO_ITEM CSL_CITATION {"citationID":"42lcRMXC","properties":{"formattedCitation":"(Mayer, 2004)","plainCitation":"(Mayer, 2004)","noteIndex":0},"citationItems":[{"id":6661,"uris":["http://zotero.org/users/8741181/items/KS48N4WI"],"itemData":{"id":6661,"type":"article-journal","container-title":"Research in Human Development","DOI":"10.1207/s15427617rhd0103_3","ISSN":"1542-7609, 1542-7617","issue":"3","journalAbbreviation":"Research in Human Development","language":"en","page":"161-187","source":"DOI.org (Crossref)","title":"Whose Lives? How History, Societies, and Institutions Define and Shape Life Courses","title-short":"Whose Lives?","volume":"1","author":[{"family":"Mayer","given":"Karl Ulrich"}],"issued":{"date-parts":[["2004",9]]}}}],"schema":"https://github.com/citation-style-language/schema/raw/master/csl-citation.json"} </w:instrText>
      </w:r>
      <w:r w:rsidR="008D4603" w:rsidRPr="00220C73">
        <w:rPr>
          <w:rFonts w:ascii="Helvetica" w:hAnsi="Helvetica" w:cs="Helvetica"/>
          <w:sz w:val="24"/>
          <w:szCs w:val="24"/>
        </w:rPr>
        <w:fldChar w:fldCharType="separate"/>
      </w:r>
      <w:r w:rsidR="008D4603" w:rsidRPr="00220C73">
        <w:rPr>
          <w:rFonts w:ascii="Helvetica" w:hAnsi="Helvetica" w:cs="Helvetica"/>
          <w:sz w:val="24"/>
          <w:szCs w:val="24"/>
        </w:rPr>
        <w:t>(Mayer, 2004)</w:t>
      </w:r>
      <w:r w:rsidR="008D4603" w:rsidRPr="00220C73">
        <w:rPr>
          <w:rFonts w:ascii="Helvetica" w:hAnsi="Helvetica" w:cs="Helvetica"/>
          <w:sz w:val="24"/>
          <w:szCs w:val="24"/>
        </w:rPr>
        <w:fldChar w:fldCharType="end"/>
      </w:r>
      <w:r w:rsidR="008D4603" w:rsidRPr="00220C73">
        <w:rPr>
          <w:rFonts w:ascii="Helvetica" w:hAnsi="Helvetica" w:cs="Helvetica"/>
          <w:sz w:val="24"/>
          <w:szCs w:val="24"/>
        </w:rPr>
        <w:t xml:space="preserve"> that in some instances manifest in parenthood.</w:t>
      </w:r>
    </w:p>
    <w:p w14:paraId="54BC5CB5" w14:textId="464CCD22" w:rsidR="008D4603" w:rsidRPr="00220C73" w:rsidRDefault="008D4603" w:rsidP="008D4603">
      <w:pPr>
        <w:rPr>
          <w:rFonts w:ascii="Helvetica" w:hAnsi="Helvetica" w:cs="Helvetica"/>
          <w:sz w:val="24"/>
          <w:szCs w:val="24"/>
        </w:rPr>
      </w:pPr>
      <w:r w:rsidRPr="00220C73">
        <w:rPr>
          <w:rFonts w:ascii="Helvetica" w:hAnsi="Helvetica" w:cs="Helvetica"/>
          <w:sz w:val="24"/>
          <w:szCs w:val="24"/>
        </w:rPr>
        <w:t xml:space="preserve">To apply the life course more directly to the study of youth transitions, it is appropriate to breakdown how systems of education, occupation, and labour markets constitute and influence and individuals’ life course and in their expression of life course agency. Education as a system regulates the individual by implementing age-graded barriers and hierarchical and time-related credentials. The labour market through its regulatory function determines who is gainfully employed and who is unemployed which influences employment trajectories </w:t>
      </w:r>
      <w:r w:rsidRPr="00220C73">
        <w:rPr>
          <w:rFonts w:ascii="Helvetica" w:hAnsi="Helvetica" w:cs="Helvetica"/>
          <w:sz w:val="24"/>
          <w:szCs w:val="24"/>
        </w:rPr>
        <w:fldChar w:fldCharType="begin"/>
      </w:r>
      <w:r w:rsidR="00521CA9" w:rsidRPr="00220C73">
        <w:rPr>
          <w:rFonts w:ascii="Helvetica" w:hAnsi="Helvetica" w:cs="Helvetica"/>
          <w:sz w:val="24"/>
          <w:szCs w:val="24"/>
        </w:rPr>
        <w:instrText xml:space="preserve"> ADDIN ZOTERO_ITEM CSL_CITATION {"citationID":"aTRDYSWb","properties":{"formattedCitation":"(Mayer, 2004)","plainCitation":"(Mayer, 2004)","dontUpdate":true,"noteIndex":0},"citationItems":[{"id":6661,"uris":["http://zotero.org/users/8741181/items/KS48N4WI"],"itemData":{"id":6661,"type":"article-journal","container-title":"Research in Human Development","DOI":"10.1207/s15427617rhd0103_3","ISSN":"1542-7609, 1542-7617","issue":"3","journalAbbreviation":"Research in Human Development","language":"en","page":"161-187","source":"DOI.org (Crossref)","title":"Whose Lives? How History, Societies, and Institutions Define and Shape Life Courses","title-short":"Whose Lives?","volume":"1","author":[{"family":"Mayer","given":"Karl Ulrich"}],"issued":{"date-parts":[["2004",9]]}}}],"schema":"https://github.com/citation-style-language/schema/raw/master/csl-citation.json"}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(Mayer, 2004: 164)</w:t>
      </w:r>
      <w:r w:rsidRPr="00220C73">
        <w:rPr>
          <w:rFonts w:ascii="Helvetica" w:hAnsi="Helvetica" w:cs="Helvetica"/>
          <w:sz w:val="24"/>
          <w:szCs w:val="24"/>
        </w:rPr>
        <w:fldChar w:fldCharType="end"/>
      </w:r>
      <w:r w:rsidRPr="00220C73">
        <w:rPr>
          <w:rFonts w:ascii="Helvetica" w:hAnsi="Helvetica" w:cs="Helvetica"/>
          <w:sz w:val="24"/>
          <w:szCs w:val="24"/>
        </w:rPr>
        <w:t xml:space="preserve">. The structure and hierarchy of occupations determines social position via segmentation and segregation which is in part determined by previous systems of employment and education. Functionally, the study of youth transitions is the study of the life course and systems of education, occupation, and labour markets constitute life domains onto which the life course manifests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{"citationID":"zMzk9mtl","properties":{"formattedCitation":"(Mayer, 2009)","plainCitation":"(Mayer, 2009)","noteIndex":0},"citationItems":[{"id":6673,"uris":["http://zotero.org/users/8741181/items/RFUSGCQU"],"itemData":{"id":6673,"type":"article-journal","abstract":"Life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(Mayer, 2009)</w:t>
      </w:r>
      <w:r w:rsidRPr="00220C73">
        <w:rPr>
          <w:rFonts w:ascii="Helvetica" w:hAnsi="Helvetica" w:cs="Helvetica"/>
          <w:sz w:val="24"/>
          <w:szCs w:val="24"/>
        </w:rPr>
        <w:fldChar w:fldCharType="end"/>
      </w:r>
      <w:r w:rsidRPr="00220C73">
        <w:rPr>
          <w:rFonts w:ascii="Helvetica" w:hAnsi="Helvetica" w:cs="Helvetica"/>
          <w:sz w:val="24"/>
          <w:szCs w:val="24"/>
        </w:rPr>
        <w:t xml:space="preserve">. Mayer argues that these life domains are organised around three major life stages: the phase of education and preparation to work, the phase of active employment, and the phase of postretirement years </w:t>
      </w:r>
      <w:r w:rsidRPr="00220C73">
        <w:rPr>
          <w:rFonts w:ascii="Helvetica" w:hAnsi="Helvetica" w:cs="Helvetica"/>
          <w:sz w:val="24"/>
          <w:szCs w:val="24"/>
        </w:rPr>
        <w:fldChar w:fldCharType="begin"/>
      </w:r>
      <w:r w:rsidR="00521CA9" w:rsidRPr="00220C73">
        <w:rPr>
          <w:rFonts w:ascii="Helvetica" w:hAnsi="Helvetica" w:cs="Helvetica"/>
          <w:sz w:val="24"/>
          <w:szCs w:val="24"/>
        </w:rPr>
        <w:instrText xml:space="preserve"> ADDIN ZOTERO_ITEM CSL_CITATION {"citationID":"OjBkuJDa","properties":{"formattedCitation":"(Mayer and Schoepflin, 2022)","plainCitation":"(Mayer and Schoepflin, 2022)","dontUpdate":true,"noteIndex":0},"citationItems":[{"id":6665,"uris":["http://zotero.org/users/8741181/items/MCQN65DT"],"itemData":{"id":6665,"type":"article-journal","abstract":"Traditionally, the study of the life course has been divided into research on different age groups, different life phases, and different life domains such as the family cycle, fertility history, occupational careers and employment, the dynamics of income and consumption, migration, and normative patterns of aging. The emerging field of theory and research on the impact of the state on the structuring of the life course highlights overarching and integrative mechanisms for institutionalizing the life course. Therefore, the field constitutes a new analytical perspective rather than a specialized area of research. This review attempts to make the theoretical perspective explicit and to collect the various contributions from very scattered research reports. The major emphasis is macrosociological and theoretical. Examples are drawn from research on childhood, education, military service and wars, public employment, retirement, and old age. Particular attention is paid to the historical aspects of increasing state regulation. The review is based on US and Western European literature.","language":"en","page":"24","source":"Zotero","title":"The State and the Life Course","author":[{"family":"Mayer","given":"Karl Ulrich"},{"family":"Schoepflin","given":"Urs"}],"issued":{"date-parts":[["2022"]]}}}],"schema":"https://github.com/citation-style-language/schema/raw/master/csl-citation.json"}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(Mayer and Schoepflin, 2022: 196)</w:t>
      </w:r>
      <w:r w:rsidRPr="00220C73">
        <w:rPr>
          <w:rFonts w:ascii="Helvetica" w:hAnsi="Helvetica" w:cs="Helvetica"/>
          <w:sz w:val="24"/>
          <w:szCs w:val="24"/>
        </w:rPr>
        <w:fldChar w:fldCharType="end"/>
      </w:r>
      <w:r w:rsidRPr="00220C73">
        <w:rPr>
          <w:rFonts w:ascii="Helvetica" w:hAnsi="Helvetica" w:cs="Helvetica"/>
          <w:sz w:val="24"/>
          <w:szCs w:val="24"/>
        </w:rPr>
        <w:t xml:space="preserve">. These life stages vary in timing and sequencing depending on socio-historical context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{"citationID":"cbXZ1u0K","properties":{"formattedCitation":"(Shanahan, 2000)","plainCitation":"(Shanahan, 2000)","noteIndex":0},"citationItems":[{"id":6713,"uris":["http://zotero.org/users/8741181/items/5MJH396H"],"itemData":{"id":6713,"type":"article-journal","abstract":"The transition to adulthood has become a thriving area of research in life course studies. This review is organized around two of the field's emerging themes. The first theme is the increasing variability in pathways to adult roles through historical time. The second theme is a heightened sensitivity to transition behaviors as developmental processes. Accounts of such processes typically examine the active efforts of young people to shape their biographies or the socially structured opportunities and limitations that define pathways into adulthood. By joining these concepts, I suggest new lines of inquiry that focus on the interplay between agency and social structures in the shaping of lives.","container-title":"Review of Sociology","DOI":"10.1146/annurev.soc.26.1.667","issue":"1","note":"DOI: 10.1146/annurev.soc.26.1.667\nMAG ID: 2098289713","page":"667-692","title":"Pathways to Adulthood in Changing Societies: Variability and Mechanisms in Life Course Perspective","volume":"26","author":[{"family":"Shanahan","given":"Michael J."}],"issued":{"date-parts":[["2000",1,1]]}}}],"schema":"https://github.com/citation-style-language/schema/raw/master/csl-citation.json"}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(Shanahan, 2000)</w:t>
      </w:r>
      <w:r w:rsidRPr="00220C73">
        <w:rPr>
          <w:rFonts w:ascii="Helvetica" w:hAnsi="Helvetica" w:cs="Helvetica"/>
          <w:sz w:val="24"/>
          <w:szCs w:val="24"/>
        </w:rPr>
        <w:fldChar w:fldCharType="end"/>
      </w:r>
      <w:r w:rsidRPr="00220C73">
        <w:rPr>
          <w:rFonts w:ascii="Helvetica" w:hAnsi="Helvetica" w:cs="Helvetica"/>
          <w:sz w:val="24"/>
          <w:szCs w:val="24"/>
        </w:rPr>
        <w:t xml:space="preserve"> which needs to be acknowledge for adequate sociological inquiry. </w:t>
      </w:r>
    </w:p>
    <w:p w14:paraId="1AF2DC90" w14:textId="1CD29CFA" w:rsidR="008D4603" w:rsidRPr="00220C73" w:rsidRDefault="008D4603" w:rsidP="00551B01">
      <w:pPr>
        <w:rPr>
          <w:rFonts w:ascii="Helvetica" w:hAnsi="Helvetica" w:cs="Helvetica"/>
          <w:sz w:val="24"/>
          <w:szCs w:val="24"/>
        </w:rPr>
      </w:pPr>
      <w:r w:rsidRPr="00220C73">
        <w:rPr>
          <w:rFonts w:ascii="Helvetica" w:hAnsi="Helvetica" w:cs="Helvetica"/>
          <w:sz w:val="24"/>
          <w:szCs w:val="24"/>
        </w:rPr>
        <w:t>The second concept within youth transition literature is the</w:t>
      </w:r>
      <w:r w:rsidR="007F0032" w:rsidRPr="00220C73">
        <w:rPr>
          <w:rFonts w:ascii="Helvetica" w:hAnsi="Helvetica" w:cs="Helvetica"/>
          <w:sz w:val="24"/>
          <w:szCs w:val="24"/>
        </w:rPr>
        <w:t xml:space="preserve"> </w:t>
      </w:r>
      <w:r w:rsidR="00FB2CFC" w:rsidRPr="00220C73">
        <w:rPr>
          <w:rFonts w:ascii="Helvetica" w:hAnsi="Helvetica" w:cs="Helvetica"/>
          <w:sz w:val="24"/>
          <w:szCs w:val="24"/>
        </w:rPr>
        <w:t>s</w:t>
      </w:r>
      <w:r w:rsidRPr="00220C73">
        <w:rPr>
          <w:rFonts w:ascii="Helvetica" w:hAnsi="Helvetica" w:cs="Helvetica"/>
          <w:sz w:val="24"/>
          <w:szCs w:val="24"/>
        </w:rPr>
        <w:t>tructuration/</w:t>
      </w:r>
      <w:r w:rsidR="00FB2CFC" w:rsidRPr="00220C73">
        <w:rPr>
          <w:rFonts w:ascii="Helvetica" w:hAnsi="Helvetica" w:cs="Helvetica"/>
          <w:sz w:val="24"/>
          <w:szCs w:val="24"/>
        </w:rPr>
        <w:t>i</w:t>
      </w:r>
      <w:r w:rsidRPr="00220C73">
        <w:rPr>
          <w:rFonts w:ascii="Helvetica" w:hAnsi="Helvetica" w:cs="Helvetica"/>
          <w:sz w:val="24"/>
          <w:szCs w:val="24"/>
        </w:rPr>
        <w:t xml:space="preserve">ndividualisation thesis. Two competing </w:t>
      </w:r>
      <w:r w:rsidR="00FB2CFC" w:rsidRPr="00220C73">
        <w:rPr>
          <w:rFonts w:ascii="Helvetica" w:hAnsi="Helvetica" w:cs="Helvetica"/>
          <w:sz w:val="24"/>
          <w:szCs w:val="24"/>
        </w:rPr>
        <w:t>theories</w:t>
      </w:r>
      <w:r w:rsidRPr="00220C73">
        <w:rPr>
          <w:rFonts w:ascii="Helvetica" w:hAnsi="Helvetica" w:cs="Helvetica"/>
          <w:sz w:val="24"/>
          <w:szCs w:val="24"/>
        </w:rPr>
        <w:t xml:space="preserve"> that argue over the </w:t>
      </w:r>
      <w:r w:rsidRPr="00220C73">
        <w:rPr>
          <w:rFonts w:ascii="Helvetica" w:hAnsi="Helvetica" w:cs="Helvetica"/>
          <w:sz w:val="24"/>
          <w:szCs w:val="24"/>
        </w:rPr>
        <w:lastRenderedPageBreak/>
        <w:t xml:space="preserve">influence of social structures on decision making and agency. These two theories </w:t>
      </w:r>
      <w:r w:rsidR="00FB2CFC" w:rsidRPr="00220C73">
        <w:rPr>
          <w:rFonts w:ascii="Helvetica" w:hAnsi="Helvetica" w:cs="Helvetica"/>
          <w:sz w:val="24"/>
          <w:szCs w:val="24"/>
        </w:rPr>
        <w:t>are related to the</w:t>
      </w:r>
      <w:r w:rsidRPr="00220C73">
        <w:rPr>
          <w:rFonts w:ascii="Helvetica" w:hAnsi="Helvetica" w:cs="Helvetica"/>
          <w:sz w:val="24"/>
          <w:szCs w:val="24"/>
        </w:rPr>
        <w:t xml:space="preserve"> ‘life course’. </w:t>
      </w:r>
    </w:p>
    <w:p w14:paraId="152075D9" w14:textId="4F3C9ACE" w:rsidR="008D4603" w:rsidRPr="00220C73" w:rsidRDefault="008D4603" w:rsidP="008D4603">
      <w:pPr>
        <w:rPr>
          <w:rFonts w:ascii="Helvetica" w:hAnsi="Helvetica" w:cs="Helvetica"/>
          <w:sz w:val="24"/>
          <w:szCs w:val="24"/>
        </w:rPr>
      </w:pPr>
      <w:r w:rsidRPr="00220C73">
        <w:rPr>
          <w:rFonts w:ascii="Helvetica" w:hAnsi="Helvetica" w:cs="Helvetica"/>
          <w:sz w:val="24"/>
          <w:szCs w:val="24"/>
        </w:rPr>
        <w:t>Structuration argues that structural factors like social class, gender, ethnicity</w:t>
      </w:r>
      <w:r w:rsidR="00FB2CFC" w:rsidRPr="00220C73">
        <w:rPr>
          <w:rFonts w:ascii="Helvetica" w:hAnsi="Helvetica" w:cs="Helvetica"/>
          <w:sz w:val="24"/>
          <w:szCs w:val="24"/>
        </w:rPr>
        <w:t xml:space="preserve"> </w:t>
      </w:r>
      <w:r w:rsidRPr="00220C73">
        <w:rPr>
          <w:rFonts w:ascii="Helvetica" w:hAnsi="Helvetica" w:cs="Helvetica"/>
          <w:sz w:val="24"/>
          <w:szCs w:val="24"/>
        </w:rPr>
        <w:t>still play an important role</w:t>
      </w:r>
      <w:r w:rsidR="00FB2CFC" w:rsidRPr="00220C73">
        <w:rPr>
          <w:rFonts w:ascii="Helvetica" w:hAnsi="Helvetica" w:cs="Helvetica"/>
          <w:sz w:val="24"/>
          <w:szCs w:val="24"/>
        </w:rPr>
        <w:t xml:space="preserve"> in shaping the lives of individuals</w:t>
      </w:r>
      <w:r w:rsidRPr="00220C73">
        <w:rPr>
          <w:rFonts w:ascii="Helvetica" w:hAnsi="Helvetica" w:cs="Helvetica"/>
          <w:sz w:val="24"/>
          <w:szCs w:val="24"/>
        </w:rPr>
        <w:t xml:space="preserve"> and are indeed determinants for the individual who is pursuing the ‘imperative of living a life of one’s own’</w:t>
      </w:r>
      <w:r w:rsidR="00521CA9" w:rsidRPr="00220C73">
        <w:rPr>
          <w:rFonts w:ascii="Helvetica" w:hAnsi="Helvetica" w:cs="Helvetica"/>
          <w:sz w:val="24"/>
          <w:szCs w:val="24"/>
        </w:rPr>
        <w:t xml:space="preserve"> </w:t>
      </w:r>
      <w:r w:rsidR="00521CA9" w:rsidRPr="00220C73">
        <w:rPr>
          <w:rFonts w:ascii="Helvetica" w:hAnsi="Helvetica" w:cs="Helvetica"/>
          <w:sz w:val="24"/>
          <w:szCs w:val="24"/>
        </w:rPr>
        <w:fldChar w:fldCharType="begin"/>
      </w:r>
      <w:r w:rsidR="00521CA9" w:rsidRPr="00220C73">
        <w:rPr>
          <w:rFonts w:ascii="Helvetica" w:hAnsi="Helvetica" w:cs="Helvetica"/>
          <w:sz w:val="24"/>
          <w:szCs w:val="24"/>
        </w:rPr>
        <w:instrText xml:space="preserve"> ADDIN ZOTERO_ITEM CSL_CITATION {"citationID":"JxfgErp7","properties":{"formattedCitation":"(Beck, 2002)","plainCitation":"(Beck, 2002)","noteIndex":0},"citationItems":[{"id":4915,"uris":["http://zotero.org/users/8741181/items/YFZGHJNE"],"itemData":{"id":4915,"type":"book","publisher":"SAGE Publications","title":"Individualisation: Institutionalized Individualism and its Social and Political Consequences","volume":"13","author":[{"family":"Beck","given":"U"}],"issued":{"date-parts":[["2002"]]}}}],"schema":"https://github.com/citation-style-language/schema/raw/master/csl-citation.json"} </w:instrText>
      </w:r>
      <w:r w:rsidR="00521CA9" w:rsidRPr="00220C73">
        <w:rPr>
          <w:rFonts w:ascii="Helvetica" w:hAnsi="Helvetica" w:cs="Helvetica"/>
          <w:sz w:val="24"/>
          <w:szCs w:val="24"/>
        </w:rPr>
        <w:fldChar w:fldCharType="separate"/>
      </w:r>
      <w:r w:rsidR="00521CA9" w:rsidRPr="00220C73">
        <w:rPr>
          <w:rFonts w:ascii="Helvetica" w:hAnsi="Helvetica" w:cs="Helvetica"/>
          <w:sz w:val="24"/>
          <w:szCs w:val="24"/>
        </w:rPr>
        <w:t>(Beck, 2002)</w:t>
      </w:r>
      <w:r w:rsidR="00521CA9" w:rsidRPr="00220C73">
        <w:rPr>
          <w:rFonts w:ascii="Helvetica" w:hAnsi="Helvetica" w:cs="Helvetica"/>
          <w:sz w:val="24"/>
          <w:szCs w:val="24"/>
        </w:rPr>
        <w:fldChar w:fldCharType="end"/>
      </w:r>
      <w:r w:rsidRPr="00220C73">
        <w:rPr>
          <w:rFonts w:ascii="Helvetica" w:hAnsi="Helvetica" w:cs="Helvetica"/>
          <w:sz w:val="24"/>
          <w:szCs w:val="24"/>
        </w:rPr>
        <w:t xml:space="preserve">. Individualisation argues that in place of these ‘collective guides’ </w:t>
      </w:r>
      <w:r w:rsidR="00521CA9"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{"citationID":"tlxArYAA","properties":{"formattedCitation":"(Gayle, Lambert and Murray, 2009)","plainCitation":"(Gayle, Lambert and Murray, 2009)","dontUpdate":true,"noteIndex":0},"citationItems":[{"id":668,"uris":["http://zotero.org/users/8741181/items/QLEWS5JD"],"itemData":{"id":668,"type":"chapter","container-title":"Transitions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schema":"https://github.com/citation-style-language/schema/raw/master/csl-citation.json"} </w:instrText>
      </w:r>
      <w:r w:rsidR="00521CA9" w:rsidRPr="00220C73">
        <w:rPr>
          <w:rFonts w:ascii="Helvetica" w:hAnsi="Helvetica" w:cs="Helvetica"/>
          <w:sz w:val="24"/>
          <w:szCs w:val="24"/>
        </w:rPr>
        <w:fldChar w:fldCharType="separate"/>
      </w:r>
      <w:r w:rsidR="00521CA9" w:rsidRPr="00220C73">
        <w:rPr>
          <w:rFonts w:ascii="Helvetica" w:hAnsi="Helvetica" w:cs="Helvetica"/>
          <w:sz w:val="24"/>
          <w:szCs w:val="24"/>
        </w:rPr>
        <w:t>(Gayle et al, 2009: 4)</w:t>
      </w:r>
      <w:r w:rsidR="00521CA9" w:rsidRPr="00220C73">
        <w:rPr>
          <w:rFonts w:ascii="Helvetica" w:hAnsi="Helvetica" w:cs="Helvetica"/>
          <w:sz w:val="24"/>
          <w:szCs w:val="24"/>
        </w:rPr>
        <w:fldChar w:fldCharType="end"/>
      </w:r>
      <w:r w:rsidRPr="00220C73">
        <w:rPr>
          <w:rFonts w:ascii="Helvetica" w:hAnsi="Helvetica" w:cs="Helvetica"/>
          <w:sz w:val="24"/>
          <w:szCs w:val="24"/>
        </w:rPr>
        <w:t xml:space="preserve"> individualised identities that have greater scope beyond the mere structures</w:t>
      </w:r>
      <w:r w:rsidR="00521CA9" w:rsidRPr="00220C73">
        <w:rPr>
          <w:rFonts w:ascii="Helvetica" w:hAnsi="Helvetica" w:cs="Helvetica"/>
          <w:sz w:val="24"/>
          <w:szCs w:val="24"/>
        </w:rPr>
        <w:t xml:space="preserve"> </w:t>
      </w:r>
      <w:r w:rsidR="00521CA9"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{"citationID":"A2f4I66a","properties":{"formattedCitation":"(Murray, 2011)","plainCitation":"(Murray, 2011)","dontUpdate":true,"noteIndex":0},"citationItems":[{"id":4473,"uris":["http://zotero.org/users/8741181/items/V6RJDPBY"],"itemData":{"id":4473,"type":"article-journal","language":"en","page":"354","source":"Zotero","title":"Growing up in the 1990s: Tracks and trajectories of the ‘Rising 16's’: A longitudinal analysis using the British Household Panel Survey.","author":[{"family":"Murray","given":"Susan Jennifer"}],"issued":{"date-parts":[["2011"]]}}}],"schema":"https://github.com/citation-style-language/schema/raw/master/csl-citation.json"} </w:instrText>
      </w:r>
      <w:r w:rsidR="00521CA9" w:rsidRPr="00220C73">
        <w:rPr>
          <w:rFonts w:ascii="Helvetica" w:hAnsi="Helvetica" w:cs="Helvetica"/>
          <w:sz w:val="24"/>
          <w:szCs w:val="24"/>
        </w:rPr>
        <w:fldChar w:fldCharType="separate"/>
      </w:r>
      <w:r w:rsidR="008047EA" w:rsidRPr="00220C73">
        <w:rPr>
          <w:rFonts w:ascii="Helvetica" w:hAnsi="Helvetica" w:cs="Helvetica"/>
          <w:sz w:val="24"/>
          <w:szCs w:val="24"/>
        </w:rPr>
        <w:t>(Murray, 2011: 26)</w:t>
      </w:r>
      <w:r w:rsidR="00521CA9" w:rsidRPr="00220C73">
        <w:rPr>
          <w:rFonts w:ascii="Helvetica" w:hAnsi="Helvetica" w:cs="Helvetica"/>
          <w:sz w:val="24"/>
          <w:szCs w:val="24"/>
        </w:rPr>
        <w:fldChar w:fldCharType="end"/>
      </w:r>
      <w:r w:rsidRPr="00220C73">
        <w:rPr>
          <w:rFonts w:ascii="Helvetica" w:hAnsi="Helvetica" w:cs="Helvetica"/>
          <w:sz w:val="24"/>
          <w:szCs w:val="24"/>
        </w:rPr>
        <w:t xml:space="preserve"> they inhabit are able to create complex and subjective lifestyles that deviate from the much more rigid structures detailed above</w:t>
      </w:r>
      <w:r w:rsidR="008047EA" w:rsidRPr="00220C73">
        <w:rPr>
          <w:rFonts w:ascii="Helvetica" w:hAnsi="Helvetica" w:cs="Helvetica"/>
          <w:sz w:val="24"/>
          <w:szCs w:val="24"/>
        </w:rPr>
        <w:t xml:space="preserve"> </w:t>
      </w:r>
      <w:r w:rsidR="008047EA"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{"citationID":"DIKXnPo7","properties":{"formattedCitation":"(Gayle, Lambert and Murray, 2009)","plainCitation":"(Gayle, Lambert and Murray, 2009)","dontUpdate":true,"noteIndex":0},"citationItems":[{"id":668,"uris":["http://zotero.org/users/8741181/items/QLEWS5JD"],"itemData":{"id":668,"type":"chapter","container-title":"Transitions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schema":"https://github.com/citation-style-language/schema/raw/master/csl-citation.json"} </w:instrText>
      </w:r>
      <w:r w:rsidR="008047EA" w:rsidRPr="00220C73">
        <w:rPr>
          <w:rFonts w:ascii="Helvetica" w:hAnsi="Helvetica" w:cs="Helvetica"/>
          <w:sz w:val="24"/>
          <w:szCs w:val="24"/>
        </w:rPr>
        <w:fldChar w:fldCharType="separate"/>
      </w:r>
      <w:r w:rsidR="008047EA" w:rsidRPr="00220C73">
        <w:rPr>
          <w:rFonts w:ascii="Helvetica" w:hAnsi="Helvetica" w:cs="Helvetica"/>
          <w:sz w:val="24"/>
          <w:szCs w:val="24"/>
        </w:rPr>
        <w:t>(Gayle et al, 2009: 5)</w:t>
      </w:r>
      <w:r w:rsidR="008047EA" w:rsidRPr="00220C73">
        <w:rPr>
          <w:rFonts w:ascii="Helvetica" w:hAnsi="Helvetica" w:cs="Helvetica"/>
          <w:sz w:val="24"/>
          <w:szCs w:val="24"/>
        </w:rPr>
        <w:fldChar w:fldCharType="end"/>
      </w:r>
      <w:r w:rsidRPr="00220C73">
        <w:rPr>
          <w:rFonts w:ascii="Helvetica" w:hAnsi="Helvetica" w:cs="Helvetica"/>
          <w:sz w:val="24"/>
          <w:szCs w:val="24"/>
        </w:rPr>
        <w:t xml:space="preserve">. </w:t>
      </w:r>
    </w:p>
    <w:p w14:paraId="1955C406" w14:textId="4CE0E077" w:rsidR="008D4603" w:rsidRPr="00220C73" w:rsidRDefault="008D4603" w:rsidP="008D4603">
      <w:pPr>
        <w:rPr>
          <w:rFonts w:ascii="Helvetica" w:hAnsi="Helvetica" w:cs="Helvetica"/>
          <w:sz w:val="24"/>
          <w:szCs w:val="24"/>
        </w:rPr>
      </w:pPr>
      <w:r w:rsidRPr="00220C73">
        <w:rPr>
          <w:rFonts w:ascii="Helvetica" w:hAnsi="Helvetica" w:cs="Helvetica"/>
          <w:sz w:val="24"/>
          <w:szCs w:val="24"/>
        </w:rPr>
        <w:t xml:space="preserve">If the individualisation thesis were to be correct it would demonstrate itself empirically and repeatably. However, as Gayle et al </w:t>
      </w:r>
      <w:r w:rsidR="008047EA"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{"citationID":"rgkW5Qdq","properties":{"formattedCitation":"(Gayle, Lambert and Murray, 2009)","plainCitation":"(Gayle, Lambert and Murray, 2009)","dontUpdate":true,"noteIndex":0},"citationItems":[{"id":668,"uris":["http://zotero.org/users/8741181/items/QLEWS5JD"],"itemData":{"id":668,"type":"chapter","container-title":"Transitions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schema":"https://github.com/citation-style-language/schema/raw/master/csl-citation.json"} </w:instrText>
      </w:r>
      <w:r w:rsidR="008047EA" w:rsidRPr="00220C73">
        <w:rPr>
          <w:rFonts w:ascii="Helvetica" w:hAnsi="Helvetica" w:cs="Helvetica"/>
          <w:sz w:val="24"/>
          <w:szCs w:val="24"/>
        </w:rPr>
        <w:fldChar w:fldCharType="separate"/>
      </w:r>
      <w:r w:rsidR="008047EA" w:rsidRPr="00220C73">
        <w:rPr>
          <w:rFonts w:ascii="Helvetica" w:hAnsi="Helvetica" w:cs="Helvetica"/>
          <w:sz w:val="24"/>
          <w:szCs w:val="24"/>
        </w:rPr>
        <w:t>(2009)</w:t>
      </w:r>
      <w:r w:rsidR="008047EA" w:rsidRPr="00220C73">
        <w:rPr>
          <w:rFonts w:ascii="Helvetica" w:hAnsi="Helvetica" w:cs="Helvetica"/>
          <w:sz w:val="24"/>
          <w:szCs w:val="24"/>
        </w:rPr>
        <w:fldChar w:fldCharType="end"/>
      </w:r>
      <w:r w:rsidRPr="00220C73">
        <w:rPr>
          <w:rFonts w:ascii="Helvetica" w:hAnsi="Helvetica" w:cs="Helvetica"/>
          <w:sz w:val="24"/>
          <w:szCs w:val="24"/>
        </w:rPr>
        <w:t xml:space="preserve"> found) the thesis’ strong claim against structures is not to be born out within the data. Pathways toward transition may have certainly altered, and even in some cases become more complex, but that does not mean there is support for ‘detraditionalisation’ </w:t>
      </w:r>
      <w:r w:rsidR="008047EA"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{"citationID":"rD6Nd7dy","properties":{"formattedCitation":"(Gayle, Lambert and Murray, 2009)","plainCitation":"(Gayle, Lambert and Murray, 2009)","dontUpdate":true,"noteIndex":0},"citationItems":[{"id":668,"uris":["http://zotero.org/users/8741181/items/QLEWS5JD"],"itemData":{"id":668,"type":"chapter","container-title":"Transitions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schema":"https://github.com/citation-style-language/schema/raw/master/csl-citation.json"} </w:instrText>
      </w:r>
      <w:r w:rsidR="008047EA" w:rsidRPr="00220C73">
        <w:rPr>
          <w:rFonts w:ascii="Helvetica" w:hAnsi="Helvetica" w:cs="Helvetica"/>
          <w:sz w:val="24"/>
          <w:szCs w:val="24"/>
        </w:rPr>
        <w:fldChar w:fldCharType="separate"/>
      </w:r>
      <w:r w:rsidR="008047EA" w:rsidRPr="00220C73">
        <w:rPr>
          <w:rFonts w:ascii="Helvetica" w:hAnsi="Helvetica" w:cs="Helvetica"/>
          <w:sz w:val="24"/>
          <w:szCs w:val="24"/>
        </w:rPr>
        <w:t>(Gayle et al 2009)</w:t>
      </w:r>
      <w:r w:rsidR="008047EA" w:rsidRPr="00220C73">
        <w:rPr>
          <w:rFonts w:ascii="Helvetica" w:hAnsi="Helvetica" w:cs="Helvetica"/>
          <w:sz w:val="24"/>
          <w:szCs w:val="24"/>
        </w:rPr>
        <w:fldChar w:fldCharType="end"/>
      </w:r>
      <w:r w:rsidRPr="00220C73">
        <w:rPr>
          <w:rFonts w:ascii="Helvetica" w:hAnsi="Helvetica" w:cs="Helvetica"/>
          <w:sz w:val="24"/>
          <w:szCs w:val="24"/>
        </w:rPr>
        <w:t>. There has always been an element of navigation and choice within youth transitions</w:t>
      </w:r>
      <w:r w:rsidR="00FB2CFC" w:rsidRPr="00220C73">
        <w:rPr>
          <w:rFonts w:ascii="Helvetica" w:hAnsi="Helvetica" w:cs="Helvetica"/>
          <w:sz w:val="24"/>
          <w:szCs w:val="24"/>
        </w:rPr>
        <w:t>.</w:t>
      </w:r>
      <w:r w:rsidRPr="00220C73">
        <w:rPr>
          <w:rFonts w:ascii="Helvetica" w:hAnsi="Helvetica" w:cs="Helvetica"/>
          <w:sz w:val="24"/>
          <w:szCs w:val="24"/>
        </w:rPr>
        <w:t xml:space="preserve"> </w:t>
      </w:r>
      <w:r w:rsidR="00FB2CFC" w:rsidRPr="00220C73">
        <w:rPr>
          <w:rFonts w:ascii="Helvetica" w:hAnsi="Helvetica" w:cs="Helvetica"/>
          <w:sz w:val="24"/>
          <w:szCs w:val="24"/>
        </w:rPr>
        <w:t>T</w:t>
      </w:r>
      <w:r w:rsidRPr="00220C73">
        <w:rPr>
          <w:rFonts w:ascii="Helvetica" w:hAnsi="Helvetica" w:cs="Helvetica"/>
          <w:sz w:val="24"/>
          <w:szCs w:val="24"/>
        </w:rPr>
        <w:t xml:space="preserve">hough in the past the range of choice may have been narrower thus owing to a more homogenised pathway for those in past contexts </w:t>
      </w:r>
      <w:r w:rsidR="008047EA"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{"citationID":"f30rSOFh","properties":{"formattedCitation":"(Goodwin and O\\uc0\\u8217{}Connor, 2005)","plainCitation":"(Goodwin and O’Connor, 2005)","dontUpdate":true,"noteIndex":0},"citationItems":[{"id":1249,"uris":["http://zotero.org/users/8741181/items/665XWN3M"],"itemData":{"id":1249,"type":"article-journal","abstract":"Using data from a little known project, ‘Adjustment of Young Workers to Work Situations and Adult Roles’, carried out in Leicester between 1962 and 1964, this article aims to re-examine the extent to which transitions during this time were complex, lengthy, non-linear and single-step and explores the assumed linearity and uncomplicated nature of school to work transitions in the 1960s. It is argued that earlier research on youth transitions has tended to understate the level of complexity that characterized youth transitions in the early 1960s and 1970s. Instead, authors exploring transition during this period concentrated on ‘macro’ or more structural issues such as class and gender. It is suggested that transitions in the 1960s were characterized by individual level complexity that has largely been ignored by others exploring school to work transitions.","container-title":"Sociology","DOI":"10.1177/0038038505050535","ISSN":"0038-0385, 1469-8684","issue":"2","journalAbbreviation":"Sociology","language":"en","page":"201-220","source":"DOI.org (Crossref)","title":"Exploring Complex Transitions: Looking Back at the ‘Golden Age’ of From School to Work","title-short":"Exploring Complex Transitions","volume":"39","author":[{"family":"Goodwin","given":"John"},{"family":"O’Connor","given":"Henrietta"}],"issued":{"date-parts":[["2005",4]]}}}],"schema":"https://github.com/citation-style-language/schema/raw/master/csl-citation.json"} </w:instrText>
      </w:r>
      <w:r w:rsidR="008047EA" w:rsidRPr="00220C73">
        <w:rPr>
          <w:rFonts w:ascii="Helvetica" w:hAnsi="Helvetica" w:cs="Helvetica"/>
          <w:sz w:val="24"/>
          <w:szCs w:val="24"/>
        </w:rPr>
        <w:fldChar w:fldCharType="separate"/>
      </w:r>
      <w:r w:rsidR="008047EA" w:rsidRPr="00220C73">
        <w:rPr>
          <w:rFonts w:ascii="Helvetica" w:hAnsi="Helvetica" w:cs="Helvetica"/>
          <w:sz w:val="24"/>
          <w:szCs w:val="24"/>
        </w:rPr>
        <w:t>(Goodwin and O’Connor, 2005: 4)</w:t>
      </w:r>
      <w:r w:rsidR="008047EA" w:rsidRPr="00220C73">
        <w:rPr>
          <w:rFonts w:ascii="Helvetica" w:hAnsi="Helvetica" w:cs="Helvetica"/>
          <w:sz w:val="24"/>
          <w:szCs w:val="24"/>
        </w:rPr>
        <w:fldChar w:fldCharType="end"/>
      </w:r>
      <w:r w:rsidRPr="00220C73">
        <w:rPr>
          <w:rFonts w:ascii="Helvetica" w:hAnsi="Helvetica" w:cs="Helvetica"/>
          <w:sz w:val="24"/>
          <w:szCs w:val="24"/>
        </w:rPr>
        <w:t>. Simply put, an increase in the complexity from getting from A to B does not in any way necessitate the declining importance of structural factors upon an individual’s negotiation of that journey. In other words, individualisation fails to account for the still apparently strong influence of structural elements on a person</w:t>
      </w:r>
      <w:r w:rsidR="00FB2CFC" w:rsidRPr="00220C73">
        <w:rPr>
          <w:rFonts w:ascii="Helvetica" w:hAnsi="Helvetica" w:cs="Helvetica"/>
          <w:sz w:val="24"/>
          <w:szCs w:val="24"/>
        </w:rPr>
        <w:t>.</w:t>
      </w:r>
      <w:r w:rsidRPr="00220C73">
        <w:rPr>
          <w:rFonts w:ascii="Helvetica" w:hAnsi="Helvetica" w:cs="Helvetica"/>
          <w:sz w:val="24"/>
          <w:szCs w:val="24"/>
        </w:rPr>
        <w:t xml:space="preserve"> </w:t>
      </w:r>
      <w:r w:rsidR="00FB2CFC" w:rsidRPr="00220C73">
        <w:rPr>
          <w:rFonts w:ascii="Helvetica" w:hAnsi="Helvetica" w:cs="Helvetica"/>
          <w:sz w:val="24"/>
          <w:szCs w:val="24"/>
        </w:rPr>
        <w:t>S</w:t>
      </w:r>
      <w:r w:rsidRPr="00220C73">
        <w:rPr>
          <w:rFonts w:ascii="Helvetica" w:hAnsi="Helvetica" w:cs="Helvetica"/>
          <w:sz w:val="24"/>
          <w:szCs w:val="24"/>
        </w:rPr>
        <w:t>tructuration appears to not appreciate the increasing levels of complexity that are placed upon such persons. In this then, it is best to call for a structured individualism thesis</w:t>
      </w:r>
      <w:r w:rsidR="00FB2CFC" w:rsidRPr="00220C73">
        <w:rPr>
          <w:rFonts w:ascii="Helvetica" w:hAnsi="Helvetica" w:cs="Helvetica"/>
          <w:sz w:val="24"/>
          <w:szCs w:val="24"/>
        </w:rPr>
        <w:t>. One</w:t>
      </w:r>
      <w:r w:rsidRPr="00220C73">
        <w:rPr>
          <w:rFonts w:ascii="Helvetica" w:hAnsi="Helvetica" w:cs="Helvetica"/>
          <w:sz w:val="24"/>
          <w:szCs w:val="24"/>
        </w:rPr>
        <w:t xml:space="preserve"> that recognises in a risk society, that whilst pathways are different</w:t>
      </w:r>
      <w:r w:rsidR="00FB2CFC" w:rsidRPr="00220C73">
        <w:rPr>
          <w:rFonts w:ascii="Helvetica" w:hAnsi="Helvetica" w:cs="Helvetica"/>
          <w:sz w:val="24"/>
          <w:szCs w:val="24"/>
        </w:rPr>
        <w:t xml:space="preserve"> and</w:t>
      </w:r>
      <w:r w:rsidRPr="00220C73">
        <w:rPr>
          <w:rFonts w:ascii="Helvetica" w:hAnsi="Helvetica" w:cs="Helvetica"/>
          <w:sz w:val="24"/>
          <w:szCs w:val="24"/>
        </w:rPr>
        <w:t xml:space="preserve"> numerous, as empirical data </w:t>
      </w:r>
      <w:r w:rsidR="008047EA"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{"citationID":"SX3h6El9","properties":{"formattedCitation":"(Roberts, 2003)","plainCitation":"(Roberts, 2003)","dontUpdate":true,"noteIndex":0},"citationItems":[{"id":661,"uris":["http://zotero.org/users/8741181/items/JQQT54HU"],"itemData":{"id":661,"type":"article-journal","abstract":"This paper argues that the evidence from research among young people in postcommunist countries vindicates and should consolidate conﬁdence in the Western sociology of youth’s conventional transitions paradigm which seeks links between social origins, routes and destinations. Contrary to claims about postmodern ﬂuidity, individualisation, and a blurring of traditional structural boundaries, the expected links between origins, routes and destinations have persisted throughout the transformation of the former communist countries. The relevant evidence also conﬁrms the primacy of education-to-work and family/housing life stage transitions. Other aspects of young people’s lives – their uses of leisure, levels and patterns of social and political participation, and socio-political attitudes, for example –become meaningful and explicable only when set in the context of the routes that individuals’ lives have taken, and the stages that they have reached, vis-à-vis their school-to-work and family and housing transitions. The paper proceeds to argue that the exceptionally thorough changes that are still in process in East-Central Europe and the former USSR reveal with exceptional clarity the processes whereby young people’s life chances are structured in ways that are not of the individuals’ own making. It has been, and it remains, possible to observe how young adults learn from their own youth life stage transition experiences and, where applicable, use the assets that they acquire or retain, to advantage their own children thereby structuring the opportunities that confront all members of subsequent cohorts of young people. Finally, it is argued that the sociological approach being advocated is uniquely able to use the evidence from young people as a window through which to identify the impact of the ongoing macro-changes in former communist countries among different socio-demographic groups in the wider populations.","container-title":"The Sociological Review","DOI":"10.1111/j.1467-954X.2003.00432.x","ISSN":"0038-0261, 1467-954X","issue":"4","journalAbbreviation":"The Sociological Review","language":"en","page":"484-505","source":"DOI.org (Crossref)","title":"Change and Continuity in Youth Transitions in Eastern Europe: Lessons for Western Sociology","title-short":"Change and Continuity in Youth Transitions in Eastern Europe","volume":"51","author":[{"family":"Roberts","given":"Ken"}],"issued":{"date-parts":[["2003",11]]}}}],"schema":"https://github.com/citation-style-language/schema/raw/master/csl-citation.json"} </w:instrText>
      </w:r>
      <w:r w:rsidR="008047EA" w:rsidRPr="00220C73">
        <w:rPr>
          <w:rFonts w:ascii="Helvetica" w:hAnsi="Helvetica" w:cs="Helvetica"/>
          <w:sz w:val="24"/>
          <w:szCs w:val="24"/>
        </w:rPr>
        <w:fldChar w:fldCharType="separate"/>
      </w:r>
      <w:r w:rsidR="008047EA" w:rsidRPr="00220C73">
        <w:rPr>
          <w:rFonts w:ascii="Helvetica" w:hAnsi="Helvetica" w:cs="Helvetica"/>
          <w:sz w:val="24"/>
          <w:szCs w:val="24"/>
        </w:rPr>
        <w:t>(Roberts, 2003: 484)</w:t>
      </w:r>
      <w:r w:rsidR="008047EA" w:rsidRPr="00220C73">
        <w:rPr>
          <w:rFonts w:ascii="Helvetica" w:hAnsi="Helvetica" w:cs="Helvetica"/>
          <w:sz w:val="24"/>
          <w:szCs w:val="24"/>
        </w:rPr>
        <w:fldChar w:fldCharType="end"/>
      </w:r>
      <w:r w:rsidRPr="00220C73">
        <w:rPr>
          <w:rFonts w:ascii="Helvetica" w:hAnsi="Helvetica" w:cs="Helvetica"/>
          <w:sz w:val="24"/>
          <w:szCs w:val="24"/>
        </w:rPr>
        <w:t xml:space="preserve"> demonstrates </w:t>
      </w:r>
      <w:r w:rsidR="00FB2CFC" w:rsidRPr="00220C73">
        <w:rPr>
          <w:rFonts w:ascii="Helvetica" w:hAnsi="Helvetica" w:cs="Helvetica"/>
          <w:sz w:val="24"/>
          <w:szCs w:val="24"/>
        </w:rPr>
        <w:t xml:space="preserve">they are </w:t>
      </w:r>
      <w:r w:rsidRPr="00220C73">
        <w:rPr>
          <w:rFonts w:ascii="Helvetica" w:hAnsi="Helvetica" w:cs="Helvetica"/>
          <w:sz w:val="24"/>
          <w:szCs w:val="24"/>
        </w:rPr>
        <w:t>still heavily influenced by the structures of society</w:t>
      </w:r>
      <w:r w:rsidR="008047EA" w:rsidRPr="00220C73">
        <w:rPr>
          <w:rFonts w:ascii="Helvetica" w:hAnsi="Helvetica" w:cs="Helvetica"/>
          <w:sz w:val="24"/>
          <w:szCs w:val="24"/>
        </w:rPr>
        <w:t xml:space="preserve"> </w:t>
      </w:r>
      <w:r w:rsidR="008047EA"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{"citationID":"qc6wMCNp","properties":{"formattedCitation":"(Gayle, Lambert and Murray, 2009)","plainCitation":"(Gayle, Lambert and Murray, 2009)","dontUpdate":true,"noteIndex":0},"citationItems":[{"id":668,"uris":["http://zotero.org/users/8741181/items/QLEWS5JD"],"itemData":{"id":668,"type":"chapter","container-title":"Transitions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schema":"https://github.com/citation-style-language/schema/raw/master/csl-citation.json"} </w:instrText>
      </w:r>
      <w:r w:rsidR="008047EA" w:rsidRPr="00220C73">
        <w:rPr>
          <w:rFonts w:ascii="Helvetica" w:hAnsi="Helvetica" w:cs="Helvetica"/>
          <w:sz w:val="24"/>
          <w:szCs w:val="24"/>
        </w:rPr>
        <w:fldChar w:fldCharType="separate"/>
      </w:r>
      <w:r w:rsidR="008047EA" w:rsidRPr="00220C73">
        <w:rPr>
          <w:rFonts w:ascii="Helvetica" w:hAnsi="Helvetica" w:cs="Helvetica"/>
          <w:sz w:val="24"/>
          <w:szCs w:val="24"/>
        </w:rPr>
        <w:t>(Gayle et al, 2009: 26)</w:t>
      </w:r>
      <w:r w:rsidR="008047EA" w:rsidRPr="00220C73">
        <w:rPr>
          <w:rFonts w:ascii="Helvetica" w:hAnsi="Helvetica" w:cs="Helvetica"/>
          <w:sz w:val="24"/>
          <w:szCs w:val="24"/>
        </w:rPr>
        <w:fldChar w:fldCharType="end"/>
      </w:r>
      <w:r w:rsidR="008047EA" w:rsidRPr="00220C73">
        <w:rPr>
          <w:rFonts w:ascii="Helvetica" w:hAnsi="Helvetica" w:cs="Helvetica"/>
          <w:sz w:val="24"/>
          <w:szCs w:val="24"/>
        </w:rPr>
        <w:t>.</w:t>
      </w:r>
      <w:r w:rsidRPr="00220C73">
        <w:rPr>
          <w:rFonts w:ascii="Helvetica" w:hAnsi="Helvetica" w:cs="Helvetica"/>
          <w:sz w:val="24"/>
          <w:szCs w:val="24"/>
        </w:rPr>
        <w:t xml:space="preserve">Overall, the literature stresses the relevance of contextual factors that also highlights the important of individual agency </w:t>
      </w:r>
      <w:r w:rsidR="008047EA"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{"citationID":"vBIP1pyM","properties":{"formattedCitation":"(Steiner, Hirschi and Akkermans, 2021)","plainCitation":"(Steiner, Hirschi and Akkermans, 2021)","dontUpdate":true,"noteIndex":0},"citationItems":[{"id":1247,"uris":["http://zotero.org/users/8741181/items/RZX8ZVU6"],"itemData":{"id":1247,"type":"article-journal","container-title":"Journal of Career Development","DOI":"10.1177/08948453211063580","ISSN":"0894-8453, 1556-0856","journalAbbreviation":"Journal of Career Development","language":"en","page":"089484532110635","source":"DOI.org (Crossref)","title":"Many Roads Lead to Rome: Researching Antecedents and Outcomes of Contemporary School-To-Work Transitions","title-short":"Many Roads Lead to Rome","author":[{"family":"Steiner","given":"Rebekka"},{"family":"Hirschi","given":"Andreas"},{"family":"Akkermans","given":"Jos"}],"issued":{"date-parts":[["2021",12,24]]}}}],"schema":"https://github.com/citation-style-language/schema/raw/master/csl-citation.json"} </w:instrText>
      </w:r>
      <w:r w:rsidR="008047EA" w:rsidRPr="00220C73">
        <w:rPr>
          <w:rFonts w:ascii="Helvetica" w:hAnsi="Helvetica" w:cs="Helvetica"/>
          <w:sz w:val="24"/>
          <w:szCs w:val="24"/>
        </w:rPr>
        <w:fldChar w:fldCharType="separate"/>
      </w:r>
      <w:r w:rsidR="008047EA" w:rsidRPr="00220C73">
        <w:rPr>
          <w:rFonts w:ascii="Helvetica" w:hAnsi="Helvetica" w:cs="Helvetica"/>
          <w:sz w:val="24"/>
          <w:szCs w:val="24"/>
        </w:rPr>
        <w:t>(Steiner et al, 2021: 8)</w:t>
      </w:r>
      <w:r w:rsidR="008047EA" w:rsidRPr="00220C73">
        <w:rPr>
          <w:rFonts w:ascii="Helvetica" w:hAnsi="Helvetica" w:cs="Helvetica"/>
          <w:sz w:val="24"/>
          <w:szCs w:val="24"/>
        </w:rPr>
        <w:fldChar w:fldCharType="end"/>
      </w:r>
      <w:r w:rsidR="008047EA" w:rsidRPr="00220C73">
        <w:rPr>
          <w:rFonts w:ascii="Helvetica" w:hAnsi="Helvetica" w:cs="Helvetica"/>
          <w:sz w:val="24"/>
          <w:szCs w:val="24"/>
        </w:rPr>
        <w:t>.</w:t>
      </w:r>
      <w:r w:rsidRPr="00220C73">
        <w:rPr>
          <w:rFonts w:ascii="Helvetica" w:hAnsi="Helvetica" w:cs="Helvetica"/>
          <w:sz w:val="24"/>
          <w:szCs w:val="24"/>
        </w:rPr>
        <w:t xml:space="preserve"> </w:t>
      </w:r>
    </w:p>
    <w:p w14:paraId="55388574" w14:textId="6CE94E83" w:rsidR="008D4603" w:rsidRPr="00220C73" w:rsidRDefault="008D4603" w:rsidP="00551B01">
      <w:pPr>
        <w:rPr>
          <w:rFonts w:ascii="Helvetica" w:hAnsi="Helvetica" w:cs="Helvetica"/>
          <w:sz w:val="24"/>
          <w:szCs w:val="24"/>
        </w:rPr>
      </w:pPr>
      <w:r w:rsidRPr="00220C73">
        <w:rPr>
          <w:rFonts w:ascii="Helvetica" w:hAnsi="Helvetica" w:cs="Helvetica"/>
          <w:sz w:val="24"/>
          <w:szCs w:val="24"/>
        </w:rPr>
        <w:t xml:space="preserve">The final concept is ‘late modernity’ entailing notions of risk and uncertainty in a society that provides individuals with more and more choice which </w:t>
      </w:r>
      <w:r w:rsidR="008047EA" w:rsidRPr="00220C73">
        <w:rPr>
          <w:rFonts w:ascii="Helvetica" w:hAnsi="Helvetica" w:cs="Helvetica"/>
          <w:sz w:val="24"/>
          <w:szCs w:val="24"/>
        </w:rPr>
        <w:t>promotes</w:t>
      </w:r>
      <w:r w:rsidRPr="00220C73">
        <w:rPr>
          <w:rFonts w:ascii="Helvetica" w:hAnsi="Helvetica" w:cs="Helvetica"/>
          <w:sz w:val="24"/>
          <w:szCs w:val="24"/>
        </w:rPr>
        <w:t xml:space="preserve"> more and more risk. </w:t>
      </w:r>
    </w:p>
    <w:p w14:paraId="10A828E7" w14:textId="4596F03B" w:rsidR="008D4603" w:rsidRPr="00220C73" w:rsidRDefault="008D4603" w:rsidP="008D4603">
      <w:pPr>
        <w:rPr>
          <w:rFonts w:ascii="Helvetica" w:hAnsi="Helvetica" w:cs="Helvetica"/>
          <w:sz w:val="24"/>
          <w:szCs w:val="24"/>
        </w:rPr>
      </w:pPr>
      <w:r w:rsidRPr="00220C73">
        <w:rPr>
          <w:rFonts w:ascii="Helvetica" w:hAnsi="Helvetica" w:cs="Helvetica"/>
          <w:sz w:val="24"/>
          <w:szCs w:val="24"/>
        </w:rPr>
        <w:t xml:space="preserve">Giddens coined the term ‘Late Modernity’ </w:t>
      </w:r>
      <w:r w:rsidR="008047EA"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{"citationID":"K8bYJd80","properties":{"formattedCitation":"(Giddens {\\i{}et al.}, 1991; Beck, Giddens and Lash, 1994)","plainCitation":"(Giddens et al., 1991; Beck, Giddens and Lash, 1994)","dontUpdate":true,"noteIndex":0},"citationItems":[{"id":10717,"uris":["http://zotero.org/users/8741181/items/7WDL9NXM"],"itemData":{"id":10717,"type":"book","publisher":"New York: Norton","title":"Introduction to Sociology","author":[{"family":"Giddens","given":"A"},{"family":"Duneier","given":"M"},{"family":"Appelbaum","given":"R.P"},{"family":"Carr","given":"D.S"}],"issued":{"date-parts":[["1991"]]}}},{"id":10718,"uris":["http://zotero.org/users/8741181/items/KP6AAHZI"],"itemData":{"id":10718,"type":"book","publisher":"Stanford University Press","title":"Reflexive modernization: Politics, tradition and aesthetics in the modern social order","author":[{"family":"Beck","given":"U"},{"family":"Giddens","given":"A"},{"family":"Lash","given":"S"}],"issued":{"date-parts":[["1994"]]}}}],"schema":"https://github.com/citation-style-language/schema/raw/master/csl-citation.json"} </w:instrText>
      </w:r>
      <w:r w:rsidR="008047EA" w:rsidRPr="00220C73">
        <w:rPr>
          <w:rFonts w:ascii="Helvetica" w:hAnsi="Helvetica" w:cs="Helvetica"/>
          <w:sz w:val="24"/>
          <w:szCs w:val="24"/>
        </w:rPr>
        <w:fldChar w:fldCharType="separate"/>
      </w:r>
      <w:r w:rsidR="008047EA" w:rsidRPr="00220C73">
        <w:rPr>
          <w:rFonts w:ascii="Helvetica" w:hAnsi="Helvetica" w:cs="Helvetica"/>
          <w:sz w:val="24"/>
          <w:szCs w:val="24"/>
        </w:rPr>
        <w:t xml:space="preserve">(Giddens </w:t>
      </w:r>
      <w:r w:rsidR="008047EA" w:rsidRPr="00220C73">
        <w:rPr>
          <w:rFonts w:ascii="Helvetica" w:hAnsi="Helvetica" w:cs="Helvetica"/>
          <w:i/>
          <w:iCs/>
          <w:sz w:val="24"/>
          <w:szCs w:val="24"/>
        </w:rPr>
        <w:t>et al.</w:t>
      </w:r>
      <w:r w:rsidR="008047EA" w:rsidRPr="00220C73">
        <w:rPr>
          <w:rFonts w:ascii="Helvetica" w:hAnsi="Helvetica" w:cs="Helvetica"/>
          <w:sz w:val="24"/>
          <w:szCs w:val="24"/>
        </w:rPr>
        <w:t>, 1991; Beck et al 1994)</w:t>
      </w:r>
      <w:r w:rsidR="008047EA" w:rsidRPr="00220C73">
        <w:rPr>
          <w:rFonts w:ascii="Helvetica" w:hAnsi="Helvetica" w:cs="Helvetica"/>
          <w:sz w:val="24"/>
          <w:szCs w:val="24"/>
        </w:rPr>
        <w:fldChar w:fldCharType="end"/>
      </w:r>
      <w:r w:rsidRPr="00220C73">
        <w:rPr>
          <w:rFonts w:ascii="Helvetica" w:hAnsi="Helvetica" w:cs="Helvetica"/>
          <w:sz w:val="24"/>
          <w:szCs w:val="24"/>
        </w:rPr>
        <w:t xml:space="preserve">. In the past more concrete certainties have given way to a more fluid and dynamic notion of adult identity and its development </w:t>
      </w:r>
      <w:r w:rsidR="008047EA"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{"citationID":"VmIu3vNb","properties":{"formattedCitation":"(Bynner, 1998)","plainCitation":"(Bynner, 1998)","dontUpdate":true,"noteIndex":0},"citationItems":[{"id":1840,"uris":["http://zotero.org/users/8741181/items/KVN95KVW"],"itemData":{"id":1840,"type":"article-journal","container-title":"International Journal of Behavioral Development","DOI":"10.1080/016502598384504","ISSN":"0165-0254, 1464-0651","issue":"1","journalAbbreviation":"International Journal of Behavioral Development","language":"en","page":"29-53","source":"DOI.org (Crossref)","title":"Education and Family Components of Identity in the Transition from School to Work","volume":"22","author":[{"family":"Bynner","given":"John"}],"issued":{"date-parts":[["1998",3]]}}}],"schema":"https://github.com/citation-style-language/schema/raw/master/csl-citation.json"} </w:instrText>
      </w:r>
      <w:r w:rsidR="008047EA" w:rsidRPr="00220C73">
        <w:rPr>
          <w:rFonts w:ascii="Helvetica" w:hAnsi="Helvetica" w:cs="Helvetica"/>
          <w:sz w:val="24"/>
          <w:szCs w:val="24"/>
        </w:rPr>
        <w:fldChar w:fldCharType="separate"/>
      </w:r>
      <w:r w:rsidR="00216D9E" w:rsidRPr="00220C73">
        <w:rPr>
          <w:rFonts w:ascii="Helvetica" w:hAnsi="Helvetica" w:cs="Helvetica"/>
          <w:sz w:val="24"/>
          <w:szCs w:val="24"/>
        </w:rPr>
        <w:t>(Bynner, 1998: 31)</w:t>
      </w:r>
      <w:r w:rsidR="008047EA" w:rsidRPr="00220C73">
        <w:rPr>
          <w:rFonts w:ascii="Helvetica" w:hAnsi="Helvetica" w:cs="Helvetica"/>
          <w:sz w:val="24"/>
          <w:szCs w:val="24"/>
        </w:rPr>
        <w:fldChar w:fldCharType="end"/>
      </w:r>
      <w:r w:rsidRPr="00220C73">
        <w:rPr>
          <w:rFonts w:ascii="Helvetica" w:hAnsi="Helvetica" w:cs="Helvetica"/>
          <w:sz w:val="24"/>
          <w:szCs w:val="24"/>
        </w:rPr>
        <w:t>. These past certainties gave rise to stability; this current dynamicism gives rise to risk</w:t>
      </w:r>
      <w:r w:rsidR="00216D9E" w:rsidRPr="00220C73">
        <w:rPr>
          <w:rFonts w:ascii="Helvetica" w:hAnsi="Helvetica" w:cs="Helvetica"/>
          <w:sz w:val="24"/>
          <w:szCs w:val="24"/>
        </w:rPr>
        <w:t xml:space="preserve"> </w:t>
      </w:r>
      <w:r w:rsidR="00216D9E" w:rsidRPr="00220C73">
        <w:rPr>
          <w:rFonts w:ascii="Helvetica" w:hAnsi="Helvetica" w:cs="Helvetica"/>
          <w:sz w:val="24"/>
          <w:szCs w:val="24"/>
        </w:rPr>
        <w:fldChar w:fldCharType="begin"/>
      </w:r>
      <w:r w:rsidR="00216D9E" w:rsidRPr="00220C73">
        <w:rPr>
          <w:rFonts w:ascii="Helvetica" w:hAnsi="Helvetica" w:cs="Helvetica"/>
          <w:sz w:val="24"/>
          <w:szCs w:val="24"/>
        </w:rPr>
        <w:instrText xml:space="preserve"> ADDIN ZOTERO_ITEM CSL_CITATION {"citationID":"OPbZY6QF","properties":{"formattedCitation":"(Beck, 2014)","plainCitation":"(Beck, 2014)","noteIndex":0},"citationItems":[{"id":10719,"uris":["http://zotero.org/users/8741181/items/HUEEVRHV"],"itemData":{"id":10719,"type":"book","publisher":"John Wiley &amp; Sons.","title":"The brave new world of work","author":[{"family":"Beck","given":"U"}],"issued":{"date-parts":[["2014"]]}}}],"schema":"https://github.com/citation-style-language/schema/raw/master/csl-citation.json"} </w:instrText>
      </w:r>
      <w:r w:rsidR="00216D9E" w:rsidRPr="00220C73">
        <w:rPr>
          <w:rFonts w:ascii="Helvetica" w:hAnsi="Helvetica" w:cs="Helvetica"/>
          <w:sz w:val="24"/>
          <w:szCs w:val="24"/>
        </w:rPr>
        <w:fldChar w:fldCharType="separate"/>
      </w:r>
      <w:r w:rsidR="00216D9E" w:rsidRPr="00220C73">
        <w:rPr>
          <w:rFonts w:ascii="Helvetica" w:hAnsi="Helvetica" w:cs="Helvetica"/>
          <w:sz w:val="24"/>
          <w:szCs w:val="24"/>
        </w:rPr>
        <w:t>(Beck, 2014)</w:t>
      </w:r>
      <w:r w:rsidR="00216D9E" w:rsidRPr="00220C73">
        <w:rPr>
          <w:rFonts w:ascii="Helvetica" w:hAnsi="Helvetica" w:cs="Helvetica"/>
          <w:sz w:val="24"/>
          <w:szCs w:val="24"/>
        </w:rPr>
        <w:fldChar w:fldCharType="end"/>
      </w:r>
      <w:r w:rsidRPr="00220C73">
        <w:rPr>
          <w:rFonts w:ascii="Helvetica" w:hAnsi="Helvetica" w:cs="Helvetica"/>
          <w:sz w:val="24"/>
          <w:szCs w:val="24"/>
        </w:rPr>
        <w:t>. This late modernity is characterised primarily by drastic social and economic transitions that enhance the overall uncertainty of adolescents within their occupational positions</w:t>
      </w:r>
      <w:r w:rsidR="00216D9E" w:rsidRPr="00220C73">
        <w:rPr>
          <w:rFonts w:ascii="Helvetica" w:hAnsi="Helvetica" w:cs="Helvetica"/>
          <w:sz w:val="24"/>
          <w:szCs w:val="24"/>
        </w:rPr>
        <w:t xml:space="preserve"> </w:t>
      </w:r>
      <w:r w:rsidR="00216D9E"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{"citationID":"KrRRvcIy","properties":{"formattedCitation":"(Blustein, 1997)","plainCitation":"(Blustein, 1997)","dontUpdate":true,"noteIndex":0},"citationItems":[{"id":2150,"uris":["http://zotero.org/users/8741181/items/CIYQ76FZ"],"itemData":{"id":2150,"type":"article-journal","container-title":"The Career Development Quarterly","DOI":"10.1002/j.2161-0045.1997.tb00541.x","ISSN":"08894019","issue":"4","language":"en","page":"381-389","source":"DOI.org (Crossref)","title":"The Role of Work in Adolescent Development","volume":"45","author":[{"family":"Blustein","given":"David L."}],"issued":{"date-parts":[["1997",6]]}}}],"schema":"https://github.com/citation-style-language/schema/raw/master/csl-citation.json"} </w:instrText>
      </w:r>
      <w:r w:rsidR="00216D9E" w:rsidRPr="00220C73">
        <w:rPr>
          <w:rFonts w:ascii="Helvetica" w:hAnsi="Helvetica" w:cs="Helvetica"/>
          <w:sz w:val="24"/>
          <w:szCs w:val="24"/>
        </w:rPr>
        <w:fldChar w:fldCharType="separate"/>
      </w:r>
      <w:r w:rsidR="00216D9E" w:rsidRPr="00220C73">
        <w:rPr>
          <w:rFonts w:ascii="Helvetica" w:hAnsi="Helvetica" w:cs="Helvetica"/>
          <w:sz w:val="24"/>
          <w:szCs w:val="24"/>
        </w:rPr>
        <w:t>(Blustein, 1997: 6)</w:t>
      </w:r>
      <w:r w:rsidR="00216D9E" w:rsidRPr="00220C73">
        <w:rPr>
          <w:rFonts w:ascii="Helvetica" w:hAnsi="Helvetica" w:cs="Helvetica"/>
          <w:sz w:val="24"/>
          <w:szCs w:val="24"/>
        </w:rPr>
        <w:fldChar w:fldCharType="end"/>
      </w:r>
      <w:r w:rsidRPr="00220C73">
        <w:rPr>
          <w:rFonts w:ascii="Helvetica" w:hAnsi="Helvetica" w:cs="Helvetica"/>
          <w:sz w:val="24"/>
          <w:szCs w:val="24"/>
        </w:rPr>
        <w:t>. There is debate over just how fluid certainty and choice has become, Gayle et al</w:t>
      </w:r>
      <w:r w:rsidR="00216D9E" w:rsidRPr="00220C73">
        <w:rPr>
          <w:rFonts w:ascii="Helvetica" w:hAnsi="Helvetica" w:cs="Helvetica"/>
          <w:sz w:val="24"/>
          <w:szCs w:val="24"/>
        </w:rPr>
        <w:t xml:space="preserve"> </w:t>
      </w:r>
      <w:r w:rsidR="00216D9E"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{"citationID":"WrIDyp7F","properties":{"formattedCitation":"(Gayle, Lambert and Murray, 2009)","plainCitation":"(Gayle, Lambert and Murray, 2009)","dontUpdate":true,"noteIndex":0},"citationItems":[{"id":668,"uris":["http://zotero.org/users/8741181/items/QLEWS5JD"],"itemData":{"id":668,"type":"chapter","container-title":"Transitions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schema":"https://github.com/citation-style-language/schema/raw/master/csl-citation.json"} </w:instrText>
      </w:r>
      <w:r w:rsidR="00216D9E" w:rsidRPr="00220C73">
        <w:rPr>
          <w:rFonts w:ascii="Helvetica" w:hAnsi="Helvetica" w:cs="Helvetica"/>
          <w:sz w:val="24"/>
          <w:szCs w:val="24"/>
        </w:rPr>
        <w:fldChar w:fldCharType="separate"/>
      </w:r>
      <w:r w:rsidR="00216D9E" w:rsidRPr="00220C73">
        <w:rPr>
          <w:rFonts w:ascii="Helvetica" w:hAnsi="Helvetica" w:cs="Helvetica"/>
          <w:sz w:val="24"/>
          <w:szCs w:val="24"/>
        </w:rPr>
        <w:t>(2009)</w:t>
      </w:r>
      <w:r w:rsidR="00216D9E" w:rsidRPr="00220C73">
        <w:rPr>
          <w:rFonts w:ascii="Helvetica" w:hAnsi="Helvetica" w:cs="Helvetica"/>
          <w:sz w:val="24"/>
          <w:szCs w:val="24"/>
        </w:rPr>
        <w:fldChar w:fldCharType="end"/>
      </w:r>
      <w:r w:rsidRPr="00220C73">
        <w:rPr>
          <w:rFonts w:ascii="Helvetica" w:hAnsi="Helvetica" w:cs="Helvetica"/>
          <w:sz w:val="24"/>
          <w:szCs w:val="24"/>
        </w:rPr>
        <w:t xml:space="preserve"> provide</w:t>
      </w:r>
      <w:r w:rsidR="00332AB9" w:rsidRPr="00220C73">
        <w:rPr>
          <w:rFonts w:ascii="Helvetica" w:hAnsi="Helvetica" w:cs="Helvetica"/>
          <w:sz w:val="24"/>
          <w:szCs w:val="24"/>
        </w:rPr>
        <w:t>s</w:t>
      </w:r>
      <w:r w:rsidRPr="00220C73">
        <w:rPr>
          <w:rFonts w:ascii="Helvetica" w:hAnsi="Helvetica" w:cs="Helvetica"/>
          <w:sz w:val="24"/>
          <w:szCs w:val="24"/>
        </w:rPr>
        <w:t xml:space="preserve"> a more updated version of events that appears to review the late modernity outlook. </w:t>
      </w:r>
    </w:p>
    <w:p w14:paraId="1E35F040" w14:textId="54CCC287" w:rsidR="008D4603" w:rsidRPr="00220C73" w:rsidRDefault="008D4603" w:rsidP="008D4603">
      <w:pPr>
        <w:rPr>
          <w:rFonts w:ascii="Helvetica" w:hAnsi="Helvetica" w:cs="Helvetica"/>
          <w:sz w:val="24"/>
          <w:szCs w:val="24"/>
        </w:rPr>
      </w:pPr>
      <w:r w:rsidRPr="00220C73">
        <w:rPr>
          <w:rFonts w:ascii="Helvetica" w:hAnsi="Helvetica" w:cs="Helvetica"/>
          <w:sz w:val="24"/>
          <w:szCs w:val="24"/>
        </w:rPr>
        <w:t>How individuals deal with risk and uncertainty is key to understanding the choices that they inevitably have to make</w:t>
      </w:r>
      <w:r w:rsidR="00332AB9" w:rsidRPr="00220C73">
        <w:rPr>
          <w:rFonts w:ascii="Helvetica" w:hAnsi="Helvetica" w:cs="Helvetica"/>
          <w:sz w:val="24"/>
          <w:szCs w:val="24"/>
        </w:rPr>
        <w:t>.</w:t>
      </w:r>
      <w:r w:rsidRPr="00220C73">
        <w:rPr>
          <w:rFonts w:ascii="Helvetica" w:hAnsi="Helvetica" w:cs="Helvetica"/>
          <w:sz w:val="24"/>
          <w:szCs w:val="24"/>
        </w:rPr>
        <w:t xml:space="preserve"> A key theory that is engaged with a great deal is a theory of rational action</w:t>
      </w:r>
      <w:r w:rsidR="00332AB9" w:rsidRPr="00220C73">
        <w:rPr>
          <w:rFonts w:ascii="Helvetica" w:hAnsi="Helvetica" w:cs="Helvetica"/>
          <w:sz w:val="24"/>
          <w:szCs w:val="24"/>
        </w:rPr>
        <w:t>.</w:t>
      </w:r>
      <w:r w:rsidRPr="00220C73">
        <w:rPr>
          <w:rFonts w:ascii="Helvetica" w:hAnsi="Helvetica" w:cs="Helvetica"/>
          <w:sz w:val="24"/>
          <w:szCs w:val="24"/>
        </w:rPr>
        <w:t xml:space="preserve"> </w:t>
      </w:r>
      <w:r w:rsidR="00332AB9" w:rsidRPr="00220C73">
        <w:rPr>
          <w:rFonts w:ascii="Helvetica" w:hAnsi="Helvetica" w:cs="Helvetica"/>
          <w:sz w:val="24"/>
          <w:szCs w:val="24"/>
        </w:rPr>
        <w:t>I</w:t>
      </w:r>
      <w:r w:rsidRPr="00220C73">
        <w:rPr>
          <w:rFonts w:ascii="Helvetica" w:hAnsi="Helvetica" w:cs="Helvetica"/>
          <w:sz w:val="24"/>
          <w:szCs w:val="24"/>
        </w:rPr>
        <w:t xml:space="preserve">n transition literature a sub-division of rational action is </w:t>
      </w:r>
      <w:r w:rsidRPr="00220C73">
        <w:rPr>
          <w:rFonts w:ascii="Helvetica" w:hAnsi="Helvetica" w:cs="Helvetica"/>
          <w:sz w:val="24"/>
          <w:szCs w:val="24"/>
        </w:rPr>
        <w:lastRenderedPageBreak/>
        <w:t xml:space="preserve">relative risk aversion theory </w:t>
      </w:r>
      <w:r w:rsidR="00216D9E"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{"citationID":"b9cFxUSs","properties":{"formattedCitation":"(Holm and J\\uc0\\u230{}ger, 2008)","plainCitation":"(Holm and Jæger, 2008)","dontUpdate":true,"noteIndex":0},"citationItems":[{"id":2655,"uris":["http://zotero.org/users/8741181/items/WHSTLT8G"],"itemData":{"id":2655,"type":"article-journal","abstract":"The theory of Relative Risk Aversion (RRA) suggests that educational decision making is motivated by the individual’s desire to avoid downward social class mobility and, furthermore, that this desire is stronger than the desire to pursue upward mobility. This paper develops a Dynamic Decision Process (DDP) model which tests the two central behavioral assumptions in the RRA theory that (1) individuals maximize utility when making educational decisions and (2) the RRA mechanism comprises an important component in the educational decision-making process. Furthermore, our DDP model allows for class-speciﬁc cultural values regarding education. We analyze data from the Danish Youth Longitudinal Study and ﬁnd strong evidence that RRA affects educational decisions over and above traditional socioeconomic factors.","container-title":"Research in Social Stratification and Mobility","DOI":"10.1016/j.rssm.2008.05.004","ISSN":"02765624","issue":"3","journalAbbreviation":"Research in Social Stratification and Mobility","language":"en","page":"199-219","source":"DOI.org (Crossref)","title":"Does Relative Risk Aversion explain educational inequality? A dynamic choice approach","title-short":"Does Relative Risk Aversion explain educational inequality?","volume":"26","author":[{"family":"Holm","given":"Anders"},{"family":"Jæger","given":"Mads Meier"}],"issued":{"date-parts":[["2008",9]]}}}],"schema":"https://github.com/citation-style-language/schema/raw/master/csl-citation.json"} </w:instrText>
      </w:r>
      <w:r w:rsidR="00216D9E" w:rsidRPr="00220C73">
        <w:rPr>
          <w:rFonts w:ascii="Helvetica" w:hAnsi="Helvetica" w:cs="Helvetica"/>
          <w:sz w:val="24"/>
          <w:szCs w:val="24"/>
        </w:rPr>
        <w:fldChar w:fldCharType="separate"/>
      </w:r>
      <w:r w:rsidR="00216D9E" w:rsidRPr="00220C73">
        <w:rPr>
          <w:rFonts w:ascii="Helvetica" w:hAnsi="Helvetica" w:cs="Helvetica"/>
          <w:sz w:val="24"/>
          <w:szCs w:val="24"/>
        </w:rPr>
        <w:t>(Holm and Jæger, 2008: 199)</w:t>
      </w:r>
      <w:r w:rsidR="00216D9E" w:rsidRPr="00220C73">
        <w:rPr>
          <w:rFonts w:ascii="Helvetica" w:hAnsi="Helvetica" w:cs="Helvetica"/>
          <w:sz w:val="24"/>
          <w:szCs w:val="24"/>
        </w:rPr>
        <w:fldChar w:fldCharType="end"/>
      </w:r>
      <w:r w:rsidRPr="00220C73">
        <w:rPr>
          <w:rFonts w:ascii="Helvetica" w:hAnsi="Helvetica" w:cs="Helvetica"/>
          <w:sz w:val="24"/>
          <w:szCs w:val="24"/>
        </w:rPr>
        <w:t>. The theory of relative risk aversion (RRA) suggests that educational decision making is primarily motivated by an individual’s desire to be upwardly socially mobile but primarily to avoid downward social mobility</w:t>
      </w:r>
      <w:r w:rsidR="00216D9E" w:rsidRPr="00220C73">
        <w:rPr>
          <w:rFonts w:ascii="Helvetica" w:hAnsi="Helvetica" w:cs="Helvetica"/>
          <w:sz w:val="24"/>
          <w:szCs w:val="24"/>
        </w:rPr>
        <w:t xml:space="preserve"> </w:t>
      </w:r>
      <w:r w:rsidR="00216D9E"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{"citationID":"6nIKi19w","properties":{"formattedCitation":"(Van de Werfhorst and Andersen, 2005; Holm and J\\uc0\\u230{}ger, 2008)","plainCitation":"(Van de Werfhorst and Andersen, 2005; Holm and Jæger, 2008)","dontUpdate":true,"noteIndex":0},"citationItems":[{"id":2643,"uris":["http://zotero.org/users/8741181/items/S9MGXHFP"],"itemData":{"id":2643,"type":"article-journal","abstract":"The primary goal of this article is to examine the impact of credential inﬂation on educational attainment in twentieth-century United States. To do so, we create a measure of ‘intergenerational credential inﬂation’ (intergeneration inﬂation factor) and include it in regression models predicting educational transitions. Using the General Social Surveys of 1972–2000, we ﬁnd that people are generally less likely to invest in schooling if its value is relatively low. An exception is the ﬁnal transition to a postgraduate degree, where we ﬁnd that when its value is low children of parents with postgraduate education are more likely to take it. This ﬁnding supports relative risk aversion theory, which assumes that the main goal of children is to avoid downward social class mobility. Perhaps most important, we ﬁnd that credential inﬂation is particularly inﬂuential on transition probabilities if parents had made the same transition. This pattern is consistent with the information differential thesis that children are more informed about the value of education if their parents acquired it.","container-title":"Acta Sociologica","DOI":"10.1177/0001699305059945","ISSN":"0001-6993, 1502-3869","issue":"4","journalAbbreviation":"Acta Sociologica","language":"en","page":"321-340","source":"DOI.org (Crossref)","title":"Social Background, Credential Inflation and Educational Strategies","volume":"48","author":[{"family":"Van de Werfhorst","given":"Herman G."},{"family":"Andersen","given":"Robert"}],"issued":{"date-parts":[["2005",12]]}}},{"id":2655,"uris":["http://zotero.org/users/8741181/items/WHSTLT8G"],"itemData":{"id":2655,"type":"article-journal","abstract":"The theory of Relative Risk Aversion (RRA) suggests that educational decision making is motivated by the individual’s desire to avoid downward social class mobility and, furthermore, that this desire is stronger than the desire to pursue upward mobility. This paper develops a Dynamic Decision Process (DDP) model which tests the two central behavioral assumptions in the RRA theory that (1) individuals maximize utility when making educational decisions and (2) the RRA mechanism comprises an important component in the educational decision-making process. Furthermore, our DDP model allows for class-speciﬁc cultural values regarding education. We analyze data from the Danish Youth Longitudinal Study and ﬁnd strong evidence that RRA affects educational decisions over and above traditional socioeconomic factors.","container-title":"Research in Social Stratification and Mobility","DOI":"10.1016/j.rssm.2008.05.004","ISSN":"02765624","issue":"3","journalAbbreviation":"Research in Social Stratification and Mobility","language":"en","page":"199-219","source":"DOI.org (Crossref)","title":"Does Relative Risk Aversion explain educational inequality? A dynamic choice approach","title-short":"Does Relative Risk Aversion explain educational inequality?","volume":"26","author":[{"family":"Holm","given":"Anders"},{"family":"Jæger","given":"Mads Meier"}],"issued":{"date-parts":[["2008",9]]}}}],"schema":"https://github.com/citation-style-language/schema/raw/master/csl-citation.json"} </w:instrText>
      </w:r>
      <w:r w:rsidR="00216D9E" w:rsidRPr="00220C73">
        <w:rPr>
          <w:rFonts w:ascii="Helvetica" w:hAnsi="Helvetica" w:cs="Helvetica"/>
          <w:sz w:val="24"/>
          <w:szCs w:val="24"/>
        </w:rPr>
        <w:fldChar w:fldCharType="separate"/>
      </w:r>
      <w:r w:rsidR="00216D9E" w:rsidRPr="00220C73">
        <w:rPr>
          <w:rFonts w:ascii="Helvetica" w:hAnsi="Helvetica" w:cs="Helvetica"/>
          <w:sz w:val="24"/>
          <w:szCs w:val="24"/>
        </w:rPr>
        <w:t>(Van de Werfhorst and Andersen, 2005: 321; Holm and Jæger, 2008: 199)</w:t>
      </w:r>
      <w:r w:rsidR="00216D9E" w:rsidRPr="00220C73">
        <w:rPr>
          <w:rFonts w:ascii="Helvetica" w:hAnsi="Helvetica" w:cs="Helvetica"/>
          <w:sz w:val="24"/>
          <w:szCs w:val="24"/>
        </w:rPr>
        <w:fldChar w:fldCharType="end"/>
      </w:r>
      <w:r w:rsidR="00216D9E" w:rsidRPr="00220C73">
        <w:rPr>
          <w:rFonts w:ascii="Helvetica" w:hAnsi="Helvetica" w:cs="Helvetica"/>
          <w:sz w:val="24"/>
          <w:szCs w:val="24"/>
        </w:rPr>
        <w:t xml:space="preserve">. </w:t>
      </w:r>
      <w:r w:rsidRPr="00220C73">
        <w:rPr>
          <w:rFonts w:ascii="Helvetica" w:hAnsi="Helvetica" w:cs="Helvetica"/>
          <w:sz w:val="24"/>
          <w:szCs w:val="24"/>
        </w:rPr>
        <w:t>The theory that individuals of the same cognitive ability but different social class backgrounds gain differing levels of utility from the same educational choice</w:t>
      </w:r>
      <w:r w:rsidR="00216D9E" w:rsidRPr="00220C73">
        <w:rPr>
          <w:rFonts w:ascii="Helvetica" w:hAnsi="Helvetica" w:cs="Helvetica"/>
          <w:sz w:val="24"/>
          <w:szCs w:val="24"/>
        </w:rPr>
        <w:t xml:space="preserve"> </w:t>
      </w:r>
      <w:r w:rsidR="00216D9E"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{"citationID":"qhE52SYT","properties":{"formattedCitation":"(Holm and J\\uc0\\u230{}ger, 2008)","plainCitation":"(Holm and Jæger, 2008)","dontUpdate":true,"noteIndex":0},"citationItems":[{"id":2655,"uris":["http://zotero.org/users/8741181/items/WHSTLT8G"],"itemData":{"id":2655,"type":"article-journal","abstract":"The theory of Relative Risk Aversion (RRA) suggests that educational decision making is motivated by the individual’s desire to avoid downward social class mobility and, furthermore, that this desire is stronger than the desire to pursue upward mobility. This paper develops a Dynamic Decision Process (DDP) model which tests the two central behavioral assumptions in the RRA theory that (1) individuals maximize utility when making educational decisions and (2) the RRA mechanism comprises an important component in the educational decision-making process. Furthermore, our DDP model allows for class-speciﬁc cultural values regarding education. We analyze data from the Danish Youth Longitudinal Study and ﬁnd strong evidence that RRA affects educational decisions over and above traditional socioeconomic factors.","container-title":"Research in Social Stratification and Mobility","DOI":"10.1016/j.rssm.2008.05.004","ISSN":"02765624","issue":"3","journalAbbreviation":"Research in Social Stratification and Mobility","language":"en","page":"199-219","source":"DOI.org (Crossref)","title":"Does Relative Risk Aversion explain educational inequality? A dynamic choice approach","title-short":"Does Relative Risk Aversion explain educational inequality?","volume":"26","author":[{"family":"Holm","given":"Anders"},{"family":"Jæger","given":"Mads Meier"}],"issued":{"date-parts":[["2008",9]]}}}],"schema":"https://github.com/citation-style-language/schema/raw/master/csl-citation.json"} </w:instrText>
      </w:r>
      <w:r w:rsidR="00216D9E" w:rsidRPr="00220C73">
        <w:rPr>
          <w:rFonts w:ascii="Helvetica" w:hAnsi="Helvetica" w:cs="Helvetica"/>
          <w:sz w:val="24"/>
          <w:szCs w:val="24"/>
        </w:rPr>
        <w:fldChar w:fldCharType="separate"/>
      </w:r>
      <w:r w:rsidR="00216D9E" w:rsidRPr="00220C73">
        <w:rPr>
          <w:rFonts w:ascii="Helvetica" w:hAnsi="Helvetica" w:cs="Helvetica"/>
          <w:sz w:val="24"/>
          <w:szCs w:val="24"/>
        </w:rPr>
        <w:t>(Holm and Jæger, 2008: 201)</w:t>
      </w:r>
      <w:r w:rsidR="00216D9E" w:rsidRPr="00220C73">
        <w:rPr>
          <w:rFonts w:ascii="Helvetica" w:hAnsi="Helvetica" w:cs="Helvetica"/>
          <w:sz w:val="24"/>
          <w:szCs w:val="24"/>
        </w:rPr>
        <w:fldChar w:fldCharType="end"/>
      </w:r>
      <w:r w:rsidRPr="00220C73">
        <w:rPr>
          <w:rFonts w:ascii="Helvetica" w:hAnsi="Helvetica" w:cs="Helvetica"/>
          <w:sz w:val="24"/>
          <w:szCs w:val="24"/>
        </w:rPr>
        <w:t xml:space="preserve"> offers an explanation on the role of secondary effects (the persistence of social class on education over and above its influence upon cognitive ability). </w:t>
      </w:r>
    </w:p>
    <w:p w14:paraId="4E4FA01D" w14:textId="15B14B88" w:rsidR="006B2753" w:rsidRPr="00220C73" w:rsidRDefault="006B2753" w:rsidP="006B2753">
      <w:pPr>
        <w:pStyle w:val="Heading2"/>
        <w:rPr>
          <w:rFonts w:ascii="Helvetica" w:hAnsi="Helvetica" w:cs="Helvetica"/>
          <w:sz w:val="24"/>
          <w:szCs w:val="24"/>
        </w:rPr>
      </w:pPr>
      <w:bookmarkStart w:id="12" w:name="_Toc131406628"/>
      <w:r w:rsidRPr="00220C73">
        <w:rPr>
          <w:rFonts w:ascii="Helvetica" w:hAnsi="Helvetica" w:cs="Helvetica"/>
          <w:sz w:val="24"/>
          <w:szCs w:val="24"/>
        </w:rPr>
        <w:t>Historical Context</w:t>
      </w:r>
      <w:bookmarkEnd w:id="12"/>
    </w:p>
    <w:p w14:paraId="5EDA6287" w14:textId="770BE914" w:rsidR="007F0032" w:rsidRPr="00220C73" w:rsidRDefault="007F0032" w:rsidP="006B2753">
      <w:pPr>
        <w:pStyle w:val="Heading3"/>
        <w:rPr>
          <w:rFonts w:ascii="Helvetica" w:hAnsi="Helvetica" w:cs="Helvetica"/>
        </w:rPr>
      </w:pPr>
      <w:bookmarkStart w:id="13" w:name="_Toc131406629"/>
      <w:r w:rsidRPr="00220C73">
        <w:rPr>
          <w:rFonts w:ascii="Helvetica" w:hAnsi="Helvetica" w:cs="Helvetica"/>
        </w:rPr>
        <w:t>The UK Educational System in Context</w:t>
      </w:r>
      <w:bookmarkEnd w:id="13"/>
    </w:p>
    <w:p w14:paraId="1EF996C2" w14:textId="1793DADD" w:rsidR="007F0032" w:rsidRPr="00220C73" w:rsidRDefault="007F0032" w:rsidP="007F0032">
      <w:pPr>
        <w:rPr>
          <w:rFonts w:ascii="Helvetica" w:hAnsi="Helvetica" w:cs="Helvetica"/>
          <w:sz w:val="24"/>
          <w:szCs w:val="24"/>
        </w:rPr>
      </w:pPr>
      <w:r w:rsidRPr="00220C73">
        <w:rPr>
          <w:rFonts w:ascii="Helvetica" w:hAnsi="Helvetica" w:cs="Helvetica"/>
          <w:sz w:val="24"/>
          <w:szCs w:val="24"/>
        </w:rPr>
        <w:t xml:space="preserve">This thesis covers a time starting in 1956 until the 2000s. One of the core aspects of this thesis is an analysis on educational attainment and its subsequent influence on Labour market outcomes on young </w:t>
      </w:r>
      <w:r w:rsidR="00FB2CFC" w:rsidRPr="00220C73">
        <w:rPr>
          <w:rFonts w:ascii="Helvetica" w:hAnsi="Helvetica" w:cs="Helvetica"/>
          <w:sz w:val="24"/>
          <w:szCs w:val="24"/>
        </w:rPr>
        <w:t>people’s</w:t>
      </w:r>
      <w:r w:rsidRPr="00220C73">
        <w:rPr>
          <w:rFonts w:ascii="Helvetica" w:hAnsi="Helvetica" w:cs="Helvetica"/>
          <w:sz w:val="24"/>
          <w:szCs w:val="24"/>
        </w:rPr>
        <w:t xml:space="preserve"> transitions into adulthood. The </w:t>
      </w:r>
      <w:r w:rsidR="00332AB9" w:rsidRPr="00220C73">
        <w:rPr>
          <w:rFonts w:ascii="Helvetica" w:hAnsi="Helvetica" w:cs="Helvetica"/>
          <w:sz w:val="24"/>
          <w:szCs w:val="24"/>
        </w:rPr>
        <w:t>e</w:t>
      </w:r>
      <w:r w:rsidRPr="00220C73">
        <w:rPr>
          <w:rFonts w:ascii="Helvetica" w:hAnsi="Helvetica" w:cs="Helvetica"/>
          <w:sz w:val="24"/>
          <w:szCs w:val="24"/>
        </w:rPr>
        <w:t>ducation system of the UK has changed dramatically since 1956</w:t>
      </w:r>
      <w:r w:rsidR="00332AB9" w:rsidRPr="00220C73">
        <w:rPr>
          <w:rFonts w:ascii="Helvetica" w:hAnsi="Helvetica" w:cs="Helvetica"/>
          <w:sz w:val="24"/>
          <w:szCs w:val="24"/>
        </w:rPr>
        <w:t>;</w:t>
      </w:r>
      <w:r w:rsidRPr="00220C73">
        <w:rPr>
          <w:rFonts w:ascii="Helvetica" w:hAnsi="Helvetica" w:cs="Helvetica"/>
          <w:sz w:val="24"/>
          <w:szCs w:val="24"/>
        </w:rPr>
        <w:t xml:space="preserve"> mandatory schooling extended, the end of the tripartite system and the birth of comprehensivisation. The following gives context to these changes, and maps out how and who would be impacted by them. A child born in 1956 would have a very different interaction with the education system compared to one born in 1970. </w:t>
      </w:r>
    </w:p>
    <w:p w14:paraId="1A9A03A2" w14:textId="5658BC91" w:rsidR="00CE2122" w:rsidRPr="00220C73" w:rsidRDefault="00CE2122" w:rsidP="007F0032">
      <w:pPr>
        <w:rPr>
          <w:rFonts w:ascii="Helvetica" w:hAnsi="Helvetica" w:cs="Helvetica"/>
          <w:sz w:val="24"/>
          <w:szCs w:val="24"/>
        </w:rPr>
      </w:pPr>
      <w:r w:rsidRPr="00220C73">
        <w:rPr>
          <w:rFonts w:ascii="Helvetica" w:hAnsi="Helvetica" w:cs="Helvetica"/>
          <w:sz w:val="24"/>
          <w:szCs w:val="24"/>
        </w:rPr>
        <w:t xml:space="preserve">The largest widescale reform in relation to the UK Education system since the suggestion of the Hadow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{"citationID":"MU1IyHcN","properties":{"formattedCitation":"({\\i{}Hadow Report}, 1929)","plainCitation":"(Hadow Report, 1929)","noteIndex":0},"citationItems":[{"id":7153,"uris":["http://zotero.org/users/8741181/items/6IUCP9YZ"],"itemData":{"id":7153,"type":"webpage","title":"Hadow Report","URL":"http://www.educationengland.org.uk/documents/hadow1926/hadow1926.html","accessed":{"date-parts":[["2022",11,10]]},"issued":{"date-parts":[["1929"]]}}}],"schema":"https://github.com/citation-style-language/schema/raw/master/csl-citation.json"}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w:t>
      </w:r>
      <w:r w:rsidRPr="00220C73">
        <w:rPr>
          <w:rFonts w:ascii="Helvetica" w:hAnsi="Helvetica" w:cs="Helvetica"/>
          <w:i/>
          <w:iCs/>
          <w:sz w:val="24"/>
          <w:szCs w:val="24"/>
        </w:rPr>
        <w:t>Hadow Report</w:t>
      </w:r>
      <w:r w:rsidRPr="00220C73">
        <w:rPr>
          <w:rFonts w:ascii="Helvetica" w:hAnsi="Helvetica" w:cs="Helvetica"/>
          <w:sz w:val="24"/>
          <w:szCs w:val="24"/>
        </w:rPr>
        <w:t>, 1929)</w:t>
      </w:r>
      <w:r w:rsidRPr="00220C73">
        <w:rPr>
          <w:rFonts w:ascii="Helvetica" w:hAnsi="Helvetica" w:cs="Helvetica"/>
          <w:sz w:val="24"/>
          <w:szCs w:val="24"/>
        </w:rPr>
        <w:fldChar w:fldCharType="end"/>
      </w:r>
      <w:r w:rsidRPr="00220C73">
        <w:rPr>
          <w:rFonts w:ascii="Helvetica" w:hAnsi="Helvetica" w:cs="Helvetica"/>
          <w:sz w:val="24"/>
          <w:szCs w:val="24"/>
        </w:rPr>
        <w:t xml:space="preserve"> to raise the mandatory school leaving age to 15 was the 1944 Education Act</w:t>
      </w:r>
      <w:r w:rsidRPr="00220C73">
        <w:rPr>
          <w:rStyle w:val="FootnoteReference"/>
          <w:rFonts w:ascii="Helvetica" w:hAnsi="Helvetica" w:cs="Helvetica"/>
          <w:sz w:val="24"/>
          <w:szCs w:val="24"/>
        </w:rPr>
        <w:footnoteReference w:id="3"/>
      </w:r>
      <w:r w:rsidRPr="00220C73">
        <w:rPr>
          <w:rFonts w:ascii="Helvetica" w:hAnsi="Helvetica" w:cs="Helvetica"/>
          <w:sz w:val="24"/>
          <w:szCs w:val="24"/>
        </w:rPr>
        <w:t xml:space="preserve">. The 1944 Act saw sweeping reform to the UK Education system, pushing for comprehensive schooling and to raise the mandatory minimum school leaving age to 16. Prior to the 1944 Act and a turn towards comprehensivisation the UK was primarily focused upon a tripartite system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{"citationID":"gCbNBnoL","properties":{"formattedCitation":"({\\i{}Spens Report}, 1938)","plainCitation":"(Spens Report, 1938)","noteIndex":0},"citationItems":[{"id":7154,"uris":["http://zotero.org/users/8741181/items/ARLI2FZH"],"itemData":{"id":7154,"type":"webpage","title":"Spens Report","URL":"http://www.educationengland.org.uk/documents/spens/spens1938.html","accessed":{"date-parts":[["2022",11,10]]},"issued":{"date-parts":[["1938"]]}}}],"schema":"https://github.com/citation-style-language/schema/raw/master/csl-citation.json"}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w:t>
      </w:r>
      <w:r w:rsidRPr="00220C73">
        <w:rPr>
          <w:rFonts w:ascii="Helvetica" w:hAnsi="Helvetica" w:cs="Helvetica"/>
          <w:i/>
          <w:iCs/>
          <w:sz w:val="24"/>
          <w:szCs w:val="24"/>
        </w:rPr>
        <w:t>Spens Report</w:t>
      </w:r>
      <w:r w:rsidRPr="00220C73">
        <w:rPr>
          <w:rFonts w:ascii="Helvetica" w:hAnsi="Helvetica" w:cs="Helvetica"/>
          <w:sz w:val="24"/>
          <w:szCs w:val="24"/>
        </w:rPr>
        <w:t>, 1938)</w:t>
      </w:r>
      <w:r w:rsidRPr="00220C73">
        <w:rPr>
          <w:rFonts w:ascii="Helvetica" w:hAnsi="Helvetica" w:cs="Helvetica"/>
          <w:sz w:val="24"/>
          <w:szCs w:val="24"/>
        </w:rPr>
        <w:fldChar w:fldCharType="end"/>
      </w:r>
      <w:r w:rsidRPr="00220C73">
        <w:rPr>
          <w:rFonts w:ascii="Helvetica" w:hAnsi="Helvetica" w:cs="Helvetica"/>
          <w:sz w:val="24"/>
          <w:szCs w:val="24"/>
        </w:rPr>
        <w:t xml:space="preserve"> of modern, grammar, and technical schools. </w:t>
      </w:r>
      <w:r w:rsidR="00396A37" w:rsidRPr="00220C73">
        <w:rPr>
          <w:rFonts w:ascii="Helvetica" w:hAnsi="Helvetica" w:cs="Helvetica"/>
          <w:sz w:val="24"/>
          <w:szCs w:val="24"/>
        </w:rPr>
        <w:t xml:space="preserve">Whilst there was some pushback towards further </w:t>
      </w:r>
      <w:r w:rsidR="00D816FA" w:rsidRPr="00220C73">
        <w:rPr>
          <w:rFonts w:ascii="Helvetica" w:hAnsi="Helvetica" w:cs="Helvetica"/>
          <w:sz w:val="24"/>
          <w:szCs w:val="24"/>
        </w:rPr>
        <w:t>egalitarian</w:t>
      </w:r>
      <w:r w:rsidR="00332AB9" w:rsidRPr="00220C73">
        <w:rPr>
          <w:rFonts w:ascii="Helvetica" w:hAnsi="Helvetica" w:cs="Helvetica"/>
          <w:sz w:val="24"/>
          <w:szCs w:val="24"/>
        </w:rPr>
        <w:t xml:space="preserve"> </w:t>
      </w:r>
      <w:r w:rsidR="00396A37" w:rsidRPr="00220C73">
        <w:rPr>
          <w:rFonts w:ascii="Helvetica" w:hAnsi="Helvetica" w:cs="Helvetica"/>
          <w:sz w:val="24"/>
          <w:szCs w:val="24"/>
        </w:rPr>
        <w:t xml:space="preserve">– most notably from the likes of T.S. Eliot ‘’In our headlong rush to educate everybody… we are lowering our standards, and more and more abandoning the study of those </w:t>
      </w:r>
      <w:r w:rsidR="00D816FA" w:rsidRPr="00220C73">
        <w:rPr>
          <w:rFonts w:ascii="Helvetica" w:hAnsi="Helvetica" w:cs="Helvetica"/>
          <w:sz w:val="24"/>
          <w:szCs w:val="24"/>
        </w:rPr>
        <w:t>subjects</w:t>
      </w:r>
      <w:r w:rsidR="00396A37" w:rsidRPr="00220C73">
        <w:rPr>
          <w:rFonts w:ascii="Helvetica" w:hAnsi="Helvetica" w:cs="Helvetica"/>
          <w:sz w:val="24"/>
          <w:szCs w:val="24"/>
        </w:rPr>
        <w:t xml:space="preserve"> by </w:t>
      </w:r>
      <w:r w:rsidR="00D816FA" w:rsidRPr="00220C73">
        <w:rPr>
          <w:rFonts w:ascii="Helvetica" w:hAnsi="Helvetica" w:cs="Helvetica"/>
          <w:sz w:val="24"/>
          <w:szCs w:val="24"/>
        </w:rPr>
        <w:t>which</w:t>
      </w:r>
      <w:r w:rsidR="00396A37" w:rsidRPr="00220C73">
        <w:rPr>
          <w:rFonts w:ascii="Helvetica" w:hAnsi="Helvetica" w:cs="Helvetica"/>
          <w:sz w:val="24"/>
          <w:szCs w:val="24"/>
        </w:rPr>
        <w:t xml:space="preserve"> the essentials of our culture… are transmitted; destroying our ancient edifices to make ready the ground upon which the barbarian nomads of the future will encamp in the mechanised caravans’’ </w:t>
      </w:r>
      <w:r w:rsidR="00396A37" w:rsidRPr="00220C73">
        <w:rPr>
          <w:rFonts w:ascii="Helvetica" w:hAnsi="Helvetica" w:cs="Helvetica"/>
          <w:sz w:val="24"/>
          <w:szCs w:val="24"/>
        </w:rPr>
        <w:fldChar w:fldCharType="begin"/>
      </w:r>
      <w:r w:rsidR="00396A37" w:rsidRPr="00220C73">
        <w:rPr>
          <w:rFonts w:ascii="Helvetica" w:hAnsi="Helvetica" w:cs="Helvetica"/>
          <w:sz w:val="24"/>
          <w:szCs w:val="24"/>
        </w:rPr>
        <w:instrText xml:space="preserve"> ADDIN ZOTERO_ITEM CSL_CITATION {"citationID":"v1P8gyFs","properties":{"formattedCitation":"(Jones, 2016)","plainCitation":"(Jones, 2016)","noteIndex":0},"citationItems":[{"id":667,"uris":["http://zotero.org/users/8741181/items/2ME7TD56"],"itemData":{"id":667,"type":"book","number-of-pages":"201","publisher":"John Wiley &amp; Sons.","title":"Education in Britain: 1944 to the present.","author":[{"family":"Jones","given":"Ken"}],"issued":{"date-parts":[["2016"]]}}}],"schema":"https://github.com/citation-style-language/schema/raw/master/csl-citation.json"} </w:instrText>
      </w:r>
      <w:r w:rsidR="00396A37" w:rsidRPr="00220C73">
        <w:rPr>
          <w:rFonts w:ascii="Helvetica" w:hAnsi="Helvetica" w:cs="Helvetica"/>
          <w:sz w:val="24"/>
          <w:szCs w:val="24"/>
        </w:rPr>
        <w:fldChar w:fldCharType="separate"/>
      </w:r>
      <w:r w:rsidR="00396A37" w:rsidRPr="00220C73">
        <w:rPr>
          <w:rFonts w:ascii="Helvetica" w:hAnsi="Helvetica" w:cs="Helvetica"/>
          <w:sz w:val="24"/>
          <w:szCs w:val="24"/>
        </w:rPr>
        <w:t>(Jones, 2016)</w:t>
      </w:r>
      <w:r w:rsidR="00396A37" w:rsidRPr="00220C73">
        <w:rPr>
          <w:rFonts w:ascii="Helvetica" w:hAnsi="Helvetica" w:cs="Helvetica"/>
          <w:sz w:val="24"/>
          <w:szCs w:val="24"/>
        </w:rPr>
        <w:fldChar w:fldCharType="end"/>
      </w:r>
      <w:r w:rsidR="00396A37" w:rsidRPr="00220C73">
        <w:rPr>
          <w:rFonts w:ascii="Helvetica" w:hAnsi="Helvetica" w:cs="Helvetica"/>
          <w:sz w:val="24"/>
          <w:szCs w:val="24"/>
        </w:rPr>
        <w:t xml:space="preserve">. </w:t>
      </w:r>
    </w:p>
    <w:p w14:paraId="2AA08749" w14:textId="6F3C670E" w:rsidR="00D816FA" w:rsidRPr="00220C73" w:rsidRDefault="00D816FA" w:rsidP="007F0032">
      <w:pPr>
        <w:rPr>
          <w:rFonts w:ascii="Helvetica" w:hAnsi="Helvetica" w:cs="Helvetica"/>
          <w:sz w:val="24"/>
          <w:szCs w:val="24"/>
        </w:rPr>
      </w:pPr>
      <w:r w:rsidRPr="00220C73">
        <w:rPr>
          <w:rFonts w:ascii="Helvetica" w:hAnsi="Helvetica" w:cs="Helvetica"/>
          <w:sz w:val="24"/>
          <w:szCs w:val="24"/>
        </w:rPr>
        <w:t>Comprehensive schooling was not a system that was implemented simultaneously UK-wide. This is in part due to the decentralised philosophy that the English education system adopted in the mid-20</w:t>
      </w:r>
      <w:r w:rsidRPr="00220C73">
        <w:rPr>
          <w:rFonts w:ascii="Helvetica" w:hAnsi="Helvetica" w:cs="Helvetica"/>
          <w:sz w:val="24"/>
          <w:szCs w:val="24"/>
          <w:vertAlign w:val="superscript"/>
        </w:rPr>
        <w:t>th</w:t>
      </w:r>
      <w:r w:rsidRPr="00220C73">
        <w:rPr>
          <w:rFonts w:ascii="Helvetica" w:hAnsi="Helvetica" w:cs="Helvetica"/>
          <w:sz w:val="24"/>
          <w:szCs w:val="24"/>
        </w:rPr>
        <w:t xml:space="preserve"> century </w:t>
      </w:r>
      <w:r w:rsidR="00332AB9" w:rsidRPr="00220C73">
        <w:rPr>
          <w:rFonts w:ascii="Helvetica" w:hAnsi="Helvetica" w:cs="Helvetica"/>
          <w:sz w:val="24"/>
          <w:szCs w:val="24"/>
        </w:rPr>
        <w:fldChar w:fldCharType="begin"/>
      </w:r>
      <w:r w:rsidR="00714BE4" w:rsidRPr="00220C73">
        <w:rPr>
          <w:rFonts w:ascii="Helvetica" w:hAnsi="Helvetica" w:cs="Helvetica"/>
          <w:sz w:val="24"/>
          <w:szCs w:val="24"/>
        </w:rPr>
        <w:instrText xml:space="preserve"> ADDIN ZOTERO_ITEM CSL_CITATION {"citationID":"RQqxX4v3","properties":{"formattedCitation":"(Jones, 2016)","plainCitation":"(Jones, 2016)","dontUpdate":true,"noteIndex":0},"citationItems":[{"id":667,"uris":["http://zotero.org/users/8741181/items/2ME7TD56"],"itemData":{"id":667,"type":"book","number-of-pages":"201","publisher":"John Wiley &amp; Sons.","title":"Education in Britain: 1944 to the present.","author":[{"family":"Jones","given":"Ken"}],"issued":{"date-parts":[["2016"]]}}}],"schema":"https://github.com/citation-style-language/schema/raw/master/csl-citation.json"} </w:instrText>
      </w:r>
      <w:r w:rsidR="00332AB9" w:rsidRPr="00220C73">
        <w:rPr>
          <w:rFonts w:ascii="Helvetica" w:hAnsi="Helvetica" w:cs="Helvetica"/>
          <w:sz w:val="24"/>
          <w:szCs w:val="24"/>
        </w:rPr>
        <w:fldChar w:fldCharType="separate"/>
      </w:r>
      <w:r w:rsidR="00332AB9" w:rsidRPr="00220C73">
        <w:rPr>
          <w:rFonts w:ascii="Helvetica" w:hAnsi="Helvetica" w:cs="Helvetica"/>
          <w:sz w:val="24"/>
          <w:szCs w:val="24"/>
        </w:rPr>
        <w:t>(ibid.)</w:t>
      </w:r>
      <w:r w:rsidR="00332AB9" w:rsidRPr="00220C73">
        <w:rPr>
          <w:rFonts w:ascii="Helvetica" w:hAnsi="Helvetica" w:cs="Helvetica"/>
          <w:sz w:val="24"/>
          <w:szCs w:val="24"/>
        </w:rPr>
        <w:fldChar w:fldCharType="end"/>
      </w:r>
      <w:r w:rsidRPr="00220C73">
        <w:rPr>
          <w:rFonts w:ascii="Helvetica" w:hAnsi="Helvetica" w:cs="Helvetica"/>
          <w:sz w:val="24"/>
          <w:szCs w:val="24"/>
        </w:rPr>
        <w:t xml:space="preserve">, as well as the differing times of implementation within the devolved administrations of the UK. Those individuals within Local Education Authority control (LEA) constitute members of the tripartite system of Education implemented under the Education Acts. This state funded Education constitutes three types of schools: Technical, Grammars, and Secondary Moderns. Grammar schools were considered places for the most academically able and had sixth form colleges typically attached so education support ranged from 11-18 years of age. Secondary moderns and technical schools </w:t>
      </w:r>
      <w:r w:rsidRPr="00220C73">
        <w:rPr>
          <w:rFonts w:ascii="Helvetica" w:hAnsi="Helvetica" w:cs="Helvetica"/>
          <w:sz w:val="24"/>
          <w:szCs w:val="24"/>
        </w:rPr>
        <w:lastRenderedPageBreak/>
        <w:t xml:space="preserve">provided a less academically rigorous curriculum and were generally where students went when they did not pass their 11+ and go on to grammar school. An important distinction of Secondary moderns is that they only covered education for students to the mandatory minimum age of 15 up until 1973, then 16 afterwards. Because of these tripartite division, much of the student population was divided at age 11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{"citationID":"EyWCSw9r","properties":{"formattedCitation":"(Galindo-Rueda and Vignoles, 2004)","plainCitation":"(Galindo-Rueda and Vignoles, 2004)","noteIndex":0},"citationItems":[{"id":7071,"uris":["http://zotero.org/users/8741181/items/S8FS78WR"],"itemData":{"id":7071,"type":"article-journal","container-title":"SSRN Electronic Journal","DOI":"10.2139/ssrn.575089","ISSN":"1556-5068","journalAbbreviation":"SSRN Journal","language":"en","source":"DOI.org (Crossref)","title":"The Heterogeneous Effect of Selection in Secondary Schools: Understanding the Changing Role of Ability","title-short":"The Heterogeneous Effect of Selection in Secondary Schools","URL":"https://www.ssrn.com/abstract=575089","author":[{"family":"Galindo-Rueda","given":"Fernando"},{"family":"Vignoles","given":"Anna F."}],"accessed":{"date-parts":[["2022",11,6]]},"issued":{"date-parts":[["2004"]]}}}],"schema":"https://github.com/citation-style-language/schema/raw/master/csl-citation.json"}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(Galindo-Rueda and Vignoles, 2004)</w:t>
      </w:r>
      <w:r w:rsidRPr="00220C73">
        <w:rPr>
          <w:rFonts w:ascii="Helvetica" w:hAnsi="Helvetica" w:cs="Helvetica"/>
          <w:sz w:val="24"/>
          <w:szCs w:val="24"/>
        </w:rPr>
        <w:fldChar w:fldCharType="end"/>
      </w:r>
      <w:r w:rsidRPr="00220C73">
        <w:rPr>
          <w:rFonts w:ascii="Helvetica" w:hAnsi="Helvetica" w:cs="Helvetica"/>
          <w:sz w:val="24"/>
          <w:szCs w:val="24"/>
        </w:rPr>
        <w:t xml:space="preserve"> which prompts deviations in educational attainment and further transitions down the life course</w:t>
      </w:r>
    </w:p>
    <w:p w14:paraId="5DC32280" w14:textId="257663E6" w:rsidR="00396A37" w:rsidRPr="00220C73" w:rsidRDefault="00396A37" w:rsidP="007F0032">
      <w:pPr>
        <w:rPr>
          <w:rFonts w:ascii="Helvetica" w:hAnsi="Helvetica" w:cs="Helvetica"/>
          <w:sz w:val="24"/>
          <w:szCs w:val="24"/>
        </w:rPr>
      </w:pPr>
      <w:r w:rsidRPr="00220C73">
        <w:rPr>
          <w:rFonts w:ascii="Helvetica" w:hAnsi="Helvetica" w:cs="Helvetica"/>
          <w:sz w:val="24"/>
          <w:szCs w:val="24"/>
        </w:rPr>
        <w:t>The 1950s according to Hobsbawn was ‘capitalisms golden age’ (ibid). The view that education was directly linked to the economic and social growth of society began to engrain itself within the social norms of British society – Prime Minister Callaghan’s Ruskin College speech is a demonstration of these values.</w:t>
      </w:r>
      <w:r w:rsidR="00040ECE" w:rsidRPr="00220C73">
        <w:rPr>
          <w:rFonts w:ascii="Helvetica" w:hAnsi="Helvetica" w:cs="Helvetica"/>
          <w:sz w:val="24"/>
          <w:szCs w:val="24"/>
        </w:rPr>
        <w:t xml:space="preserve"> It was under Callaghan that the notion of economising education became rooted within policy.</w:t>
      </w:r>
      <w:r w:rsidRPr="00220C73">
        <w:rPr>
          <w:rFonts w:ascii="Helvetica" w:hAnsi="Helvetica" w:cs="Helvetica"/>
          <w:sz w:val="24"/>
          <w:szCs w:val="24"/>
        </w:rPr>
        <w:t xml:space="preserve"> Between the years of 1951 to 1975 spending on education rose from 6.5 per cent to 12.5 per cent of public expenditure. In other </w:t>
      </w:r>
      <w:r w:rsidR="00D816FA" w:rsidRPr="00220C73">
        <w:rPr>
          <w:rFonts w:ascii="Helvetica" w:hAnsi="Helvetica" w:cs="Helvetica"/>
          <w:sz w:val="24"/>
          <w:szCs w:val="24"/>
        </w:rPr>
        <w:t>words,</w:t>
      </w:r>
      <w:r w:rsidRPr="00220C73">
        <w:rPr>
          <w:rFonts w:ascii="Helvetica" w:hAnsi="Helvetica" w:cs="Helvetica"/>
          <w:sz w:val="24"/>
          <w:szCs w:val="24"/>
        </w:rPr>
        <w:t xml:space="preserve"> 3 per cent to 6.2 per cent of GDP (ibid). </w:t>
      </w:r>
    </w:p>
    <w:p w14:paraId="282D8159" w14:textId="2EE741AB" w:rsidR="00396A37" w:rsidRPr="00220C73" w:rsidRDefault="00396A37" w:rsidP="007F0032">
      <w:pPr>
        <w:rPr>
          <w:rFonts w:ascii="Helvetica" w:hAnsi="Helvetica" w:cs="Helvetica"/>
          <w:sz w:val="24"/>
          <w:szCs w:val="24"/>
        </w:rPr>
      </w:pPr>
      <w:r w:rsidRPr="00220C73">
        <w:rPr>
          <w:rFonts w:ascii="Helvetica" w:hAnsi="Helvetica" w:cs="Helvetica"/>
          <w:sz w:val="24"/>
          <w:szCs w:val="24"/>
        </w:rPr>
        <w:t xml:space="preserve">Whilst education was becoming more open for all in Britain the outcomes for students was </w:t>
      </w:r>
      <w:r w:rsidR="00D816FA" w:rsidRPr="00220C73">
        <w:rPr>
          <w:rFonts w:ascii="Helvetica" w:hAnsi="Helvetica" w:cs="Helvetica"/>
          <w:sz w:val="24"/>
          <w:szCs w:val="24"/>
        </w:rPr>
        <w:t>remaining</w:t>
      </w:r>
      <w:r w:rsidRPr="00220C73">
        <w:rPr>
          <w:rFonts w:ascii="Helvetica" w:hAnsi="Helvetica" w:cs="Helvetica"/>
          <w:sz w:val="24"/>
          <w:szCs w:val="24"/>
        </w:rPr>
        <w:t xml:space="preserve"> unsatisfactory for a society with a changing occupational structure that demanded increased credentials for workers (ibid). In 1961 73 per cent of students from England and Wales left without ever having attempted a public examination – 90 per cent of Scottish students left education without any qualifications. </w:t>
      </w:r>
      <w:r w:rsidR="004B3325" w:rsidRPr="00220C73">
        <w:rPr>
          <w:rFonts w:ascii="Helvetica" w:hAnsi="Helvetica" w:cs="Helvetica"/>
          <w:sz w:val="24"/>
          <w:szCs w:val="24"/>
        </w:rPr>
        <w:t xml:space="preserve">This lack of outcomes caused some like A.J.P Taylor to take aim at secondar moderns in particular ‘’run away to sea rather than go to secondary modern’’ (ibid). </w:t>
      </w:r>
    </w:p>
    <w:p w14:paraId="68E28457" w14:textId="62422865" w:rsidR="00040ECE" w:rsidRPr="00220C73" w:rsidRDefault="004B3325" w:rsidP="007F0032">
      <w:pPr>
        <w:rPr>
          <w:rFonts w:ascii="Helvetica" w:hAnsi="Helvetica" w:cs="Helvetica"/>
          <w:sz w:val="24"/>
          <w:szCs w:val="24"/>
        </w:rPr>
      </w:pPr>
      <w:r w:rsidRPr="00220C73">
        <w:rPr>
          <w:rFonts w:ascii="Helvetica" w:hAnsi="Helvetica" w:cs="Helvetica"/>
          <w:sz w:val="24"/>
          <w:szCs w:val="24"/>
        </w:rPr>
        <w:t>The Labour promise in 1964 that they would provide a ‘’grammar school education for all’’ (ibid) presented a desire to keep existing educational structures in place – like the grammar school – and provide that level of education to a universal audience of school children. This promise for grammar education for all was</w:t>
      </w:r>
      <w:r w:rsidR="00DA41C9" w:rsidRPr="00220C73">
        <w:rPr>
          <w:rFonts w:ascii="Helvetica" w:hAnsi="Helvetica" w:cs="Helvetica"/>
          <w:sz w:val="24"/>
          <w:szCs w:val="24"/>
        </w:rPr>
        <w:t xml:space="preserve"> given in the same year that the Commonwealth Immigrant Advisory Council in 1964 stated that the proportion of migrant children at a school was not allowed to rise above 30 per cent – with an insistence that a national system cannot be expected to promote different values of different groups. The grammar education for all thus came with an asterix. This assimilationist practice was slowly coming to an end with the likes of </w:t>
      </w:r>
      <w:r w:rsidR="00040ECE" w:rsidRPr="00220C73">
        <w:rPr>
          <w:rFonts w:ascii="Helvetica" w:hAnsi="Helvetica" w:cs="Helvetica"/>
          <w:sz w:val="24"/>
          <w:szCs w:val="24"/>
        </w:rPr>
        <w:t xml:space="preserve">the 1966 Local Government Act however. This Act gave resources to schools with large ethnic </w:t>
      </w:r>
      <w:r w:rsidR="00332AB9" w:rsidRPr="00220C73">
        <w:rPr>
          <w:rFonts w:ascii="Helvetica" w:hAnsi="Helvetica" w:cs="Helvetica"/>
          <w:sz w:val="24"/>
          <w:szCs w:val="24"/>
        </w:rPr>
        <w:t>minority</w:t>
      </w:r>
      <w:r w:rsidR="00040ECE" w:rsidRPr="00220C73">
        <w:rPr>
          <w:rFonts w:ascii="Helvetica" w:hAnsi="Helvetica" w:cs="Helvetica"/>
          <w:sz w:val="24"/>
          <w:szCs w:val="24"/>
        </w:rPr>
        <w:t xml:space="preserve"> pupils. </w:t>
      </w:r>
      <w:r w:rsidR="00332AB9" w:rsidRPr="00220C73">
        <w:rPr>
          <w:rFonts w:ascii="Helvetica" w:hAnsi="Helvetica" w:cs="Helvetica"/>
          <w:sz w:val="24"/>
          <w:szCs w:val="24"/>
        </w:rPr>
        <w:t>The</w:t>
      </w:r>
      <w:r w:rsidR="00040ECE" w:rsidRPr="00220C73">
        <w:rPr>
          <w:rFonts w:ascii="Helvetica" w:hAnsi="Helvetica" w:cs="Helvetica"/>
          <w:sz w:val="24"/>
          <w:szCs w:val="24"/>
        </w:rPr>
        <w:t xml:space="preserve"> Swann Report </w:t>
      </w:r>
      <w:r w:rsidR="00040ECE" w:rsidRPr="00220C73">
        <w:rPr>
          <w:rFonts w:ascii="Helvetica" w:hAnsi="Helvetica" w:cs="Helvetica"/>
          <w:sz w:val="24"/>
          <w:szCs w:val="24"/>
        </w:rPr>
        <w:fldChar w:fldCharType="begin"/>
      </w:r>
      <w:r w:rsidR="00040ECE" w:rsidRPr="00220C73">
        <w:rPr>
          <w:rFonts w:ascii="Helvetica" w:hAnsi="Helvetica" w:cs="Helvetica"/>
          <w:sz w:val="24"/>
          <w:szCs w:val="24"/>
        </w:rPr>
        <w:instrText xml:space="preserve"> ADDIN ZOTERO_ITEM CSL_CITATION {"citationID":"fXLrdBvr","properties":{"formattedCitation":"({\\i{}Swann Report}, 1985)","plainCitation":"(Swann Report, 1985)","noteIndex":0},"citationItems":[{"id":10490,"uris":["http://zotero.org/users/8741181/items/C9H8RJHI"],"itemData":{"id":10490,"type":"webpage","title":"Swann Report","URL":"http://www.educationengland.org.uk/documents/swann/swann1985.html","accessed":{"date-parts":[["2022",11,28]]},"issued":{"date-parts":[["1985"]]}}}],"schema":"https://github.com/citation-style-language/schema/raw/master/csl-citation.json"} </w:instrText>
      </w:r>
      <w:r w:rsidR="00040ECE" w:rsidRPr="00220C73">
        <w:rPr>
          <w:rFonts w:ascii="Helvetica" w:hAnsi="Helvetica" w:cs="Helvetica"/>
          <w:sz w:val="24"/>
          <w:szCs w:val="24"/>
        </w:rPr>
        <w:fldChar w:fldCharType="separate"/>
      </w:r>
      <w:r w:rsidR="00040ECE" w:rsidRPr="00220C73">
        <w:rPr>
          <w:rFonts w:ascii="Helvetica" w:hAnsi="Helvetica" w:cs="Helvetica"/>
          <w:sz w:val="24"/>
          <w:szCs w:val="24"/>
        </w:rPr>
        <w:t>(</w:t>
      </w:r>
      <w:r w:rsidR="00040ECE" w:rsidRPr="00220C73">
        <w:rPr>
          <w:rFonts w:ascii="Helvetica" w:hAnsi="Helvetica" w:cs="Helvetica"/>
          <w:i/>
          <w:iCs/>
          <w:sz w:val="24"/>
          <w:szCs w:val="24"/>
        </w:rPr>
        <w:t>Swann Report</w:t>
      </w:r>
      <w:r w:rsidR="00040ECE" w:rsidRPr="00220C73">
        <w:rPr>
          <w:rFonts w:ascii="Helvetica" w:hAnsi="Helvetica" w:cs="Helvetica"/>
          <w:sz w:val="24"/>
          <w:szCs w:val="24"/>
        </w:rPr>
        <w:t>, 1985)</w:t>
      </w:r>
      <w:r w:rsidR="00040ECE" w:rsidRPr="00220C73">
        <w:rPr>
          <w:rFonts w:ascii="Helvetica" w:hAnsi="Helvetica" w:cs="Helvetica"/>
          <w:sz w:val="24"/>
          <w:szCs w:val="24"/>
        </w:rPr>
        <w:fldChar w:fldCharType="end"/>
      </w:r>
      <w:r w:rsidR="00040ECE" w:rsidRPr="00220C73">
        <w:rPr>
          <w:rFonts w:ascii="Helvetica" w:hAnsi="Helvetica" w:cs="Helvetica"/>
          <w:sz w:val="24"/>
          <w:szCs w:val="24"/>
        </w:rPr>
        <w:t xml:space="preserve"> abandoned assimilation in favour of integration (though vocal dissenters still existed such as Enoch Powell and his infamous 1968 speeches they were firmly a political minority). </w:t>
      </w:r>
    </w:p>
    <w:p w14:paraId="74CFDA95" w14:textId="67A4F0E2" w:rsidR="004B3325" w:rsidRPr="00220C73" w:rsidRDefault="00040ECE" w:rsidP="007F0032">
      <w:pPr>
        <w:rPr>
          <w:rFonts w:ascii="Helvetica" w:hAnsi="Helvetica" w:cs="Helvetica"/>
          <w:sz w:val="24"/>
          <w:szCs w:val="24"/>
        </w:rPr>
      </w:pPr>
      <w:r w:rsidRPr="00220C73">
        <w:rPr>
          <w:rFonts w:ascii="Helvetica" w:hAnsi="Helvetica" w:cs="Helvetica"/>
          <w:sz w:val="24"/>
          <w:szCs w:val="24"/>
        </w:rPr>
        <w:t xml:space="preserve">The push towards inclusive education continued along ethnic and gender lines with the establishment of the Sex Discrimination Act in 1975 and the Bullock Report of the same year that sought to protect the rights women and girls in education and protect the rights of those with minority languages and cultures in the education system.   </w:t>
      </w:r>
    </w:p>
    <w:p w14:paraId="777E6060" w14:textId="4271A7C6" w:rsidR="00DA41C9" w:rsidRPr="00220C73" w:rsidRDefault="00DA41C9" w:rsidP="007F0032">
      <w:pPr>
        <w:rPr>
          <w:rFonts w:ascii="Helvetica" w:hAnsi="Helvetica" w:cs="Helvetica"/>
          <w:sz w:val="24"/>
          <w:szCs w:val="24"/>
        </w:rPr>
      </w:pPr>
      <w:r w:rsidRPr="00220C73">
        <w:rPr>
          <w:rFonts w:ascii="Helvetica" w:hAnsi="Helvetica" w:cs="Helvetica"/>
          <w:sz w:val="24"/>
          <w:szCs w:val="24"/>
        </w:rPr>
        <w:t xml:space="preserve">With increasing levels of education spending – in 1975 education spending was three times higher than in 1948 (ibid) – the process of doing away with tripartite education and replacing it with comprehensive schooling was well under way. In 1965, 92 per cent of students were in schools along tripartite lines. In, 1976, </w:t>
      </w:r>
      <w:r w:rsidRPr="00220C73">
        <w:rPr>
          <w:rFonts w:ascii="Helvetica" w:hAnsi="Helvetica" w:cs="Helvetica"/>
          <w:sz w:val="24"/>
          <w:szCs w:val="24"/>
        </w:rPr>
        <w:lastRenderedPageBreak/>
        <w:t xml:space="preserve">comprehensive schools accounted for 76 per cent of the secondary school population. This boom in spending however was relatively short lived, the 1966 sterling crisis, the 1973 recession, and subsequent economic slump  saw a reduction of education spending – from 6.7 per cent in 1975 to 4.7 per cent in 1987. </w:t>
      </w:r>
    </w:p>
    <w:p w14:paraId="1D3E3305" w14:textId="2EEB7ED0" w:rsidR="00DA41C9" w:rsidRPr="00220C73" w:rsidRDefault="00DA41C9" w:rsidP="007F0032">
      <w:pPr>
        <w:rPr>
          <w:rFonts w:ascii="Helvetica" w:hAnsi="Helvetica" w:cs="Helvetica"/>
          <w:sz w:val="24"/>
          <w:szCs w:val="24"/>
        </w:rPr>
      </w:pPr>
      <w:r w:rsidRPr="00220C73">
        <w:rPr>
          <w:rFonts w:ascii="Helvetica" w:hAnsi="Helvetica" w:cs="Helvetica"/>
          <w:sz w:val="24"/>
          <w:szCs w:val="24"/>
        </w:rPr>
        <w:t xml:space="preserve">Educational reform in the </w:t>
      </w:r>
      <w:r w:rsidR="00D816FA" w:rsidRPr="00220C73">
        <w:rPr>
          <w:rFonts w:ascii="Helvetica" w:hAnsi="Helvetica" w:cs="Helvetica"/>
          <w:sz w:val="24"/>
          <w:szCs w:val="24"/>
        </w:rPr>
        <w:t>mid-1960s</w:t>
      </w:r>
      <w:r w:rsidRPr="00220C73">
        <w:rPr>
          <w:rFonts w:ascii="Helvetica" w:hAnsi="Helvetica" w:cs="Helvetica"/>
          <w:sz w:val="24"/>
          <w:szCs w:val="24"/>
        </w:rPr>
        <w:t xml:space="preserve"> came in part with the introduction of the Certificate of Secondary Education (CSE) – an examination below GCE level. This reform once again however, displayed the regionalism embroiled in UK education. Northern Ireland for example did not receive the CSE until 1973, eight years after England and Wales. </w:t>
      </w:r>
    </w:p>
    <w:p w14:paraId="0C1D5F4F" w14:textId="4BAC1D4F" w:rsidR="00040ECE" w:rsidRPr="00220C73" w:rsidRDefault="00040ECE" w:rsidP="007F0032">
      <w:pPr>
        <w:rPr>
          <w:rFonts w:ascii="Helvetica" w:hAnsi="Helvetica" w:cs="Helvetica"/>
          <w:sz w:val="24"/>
          <w:szCs w:val="24"/>
        </w:rPr>
      </w:pPr>
      <w:r w:rsidRPr="00220C73">
        <w:rPr>
          <w:rFonts w:ascii="Helvetica" w:hAnsi="Helvetica" w:cs="Helvetica"/>
          <w:sz w:val="24"/>
          <w:szCs w:val="24"/>
        </w:rPr>
        <w:t xml:space="preserve">The reign of Conservatism under Thatcher saw education spending never rise above 5.3 per cent of GDP during her tenure. During this time the OECD echoed much of Callaghan’s Ruskin speech by arguing that </w:t>
      </w:r>
      <w:r w:rsidR="00D816FA" w:rsidRPr="00220C73">
        <w:rPr>
          <w:rFonts w:ascii="Helvetica" w:hAnsi="Helvetica" w:cs="Helvetica"/>
          <w:sz w:val="24"/>
          <w:szCs w:val="24"/>
        </w:rPr>
        <w:t>education’s</w:t>
      </w:r>
      <w:r w:rsidRPr="00220C73">
        <w:rPr>
          <w:rFonts w:ascii="Helvetica" w:hAnsi="Helvetica" w:cs="Helvetica"/>
          <w:sz w:val="24"/>
          <w:szCs w:val="24"/>
        </w:rPr>
        <w:t xml:space="preserve"> major role should be on ‘’updating skills and </w:t>
      </w:r>
      <w:r w:rsidR="00D816FA" w:rsidRPr="00220C73">
        <w:rPr>
          <w:rFonts w:ascii="Helvetica" w:hAnsi="Helvetica" w:cs="Helvetica"/>
          <w:sz w:val="24"/>
          <w:szCs w:val="24"/>
        </w:rPr>
        <w:t>competencies</w:t>
      </w:r>
      <w:r w:rsidRPr="00220C73">
        <w:rPr>
          <w:rFonts w:ascii="Helvetica" w:hAnsi="Helvetica" w:cs="Helvetica"/>
          <w:sz w:val="24"/>
          <w:szCs w:val="24"/>
        </w:rPr>
        <w:t xml:space="preserve"> of individual workers’’ (ibid). In part due to the collapse of the manufacturing industry and the destruction of the youth labour market, more young people were turning to education </w:t>
      </w:r>
      <w:r w:rsidR="00332AB9" w:rsidRPr="00220C73">
        <w:rPr>
          <w:rFonts w:ascii="Helvetica" w:hAnsi="Helvetica" w:cs="Helvetica"/>
          <w:sz w:val="24"/>
          <w:szCs w:val="24"/>
        </w:rPr>
        <w:t>instead of</w:t>
      </w:r>
      <w:r w:rsidRPr="00220C73">
        <w:rPr>
          <w:rFonts w:ascii="Helvetica" w:hAnsi="Helvetica" w:cs="Helvetica"/>
          <w:sz w:val="24"/>
          <w:szCs w:val="24"/>
        </w:rPr>
        <w:t xml:space="preserve"> unemployment. The number of </w:t>
      </w:r>
      <w:r w:rsidR="00D816FA" w:rsidRPr="00220C73">
        <w:rPr>
          <w:rFonts w:ascii="Helvetica" w:hAnsi="Helvetica" w:cs="Helvetica"/>
          <w:sz w:val="24"/>
          <w:szCs w:val="24"/>
        </w:rPr>
        <w:t>17-year-olds</w:t>
      </w:r>
      <w:r w:rsidRPr="00220C73">
        <w:rPr>
          <w:rFonts w:ascii="Helvetica" w:hAnsi="Helvetica" w:cs="Helvetica"/>
          <w:sz w:val="24"/>
          <w:szCs w:val="24"/>
        </w:rPr>
        <w:t xml:space="preserve"> attending school full time was 24 per cent in 1979 but rose to 60 per cent in 1994 (ibid) and by the end of 1990 20 per cent of people were in higher education compared to 12 per cent in the 1970s (ibid). </w:t>
      </w:r>
    </w:p>
    <w:p w14:paraId="743FB106" w14:textId="77777777" w:rsidR="00D816FA" w:rsidRPr="00220C73" w:rsidRDefault="00040ECE" w:rsidP="007F0032">
      <w:pPr>
        <w:rPr>
          <w:rFonts w:ascii="Helvetica" w:hAnsi="Helvetica" w:cs="Helvetica"/>
          <w:sz w:val="24"/>
          <w:szCs w:val="24"/>
        </w:rPr>
      </w:pPr>
      <w:r w:rsidRPr="00220C73">
        <w:rPr>
          <w:rFonts w:ascii="Helvetica" w:hAnsi="Helvetica" w:cs="Helvetica"/>
          <w:sz w:val="24"/>
          <w:szCs w:val="24"/>
        </w:rPr>
        <w:t xml:space="preserve">1988 saw the largest widescale reform of education since 1944. The </w:t>
      </w:r>
      <w:r w:rsidR="00D816FA" w:rsidRPr="00220C73">
        <w:rPr>
          <w:rFonts w:ascii="Helvetica" w:hAnsi="Helvetica" w:cs="Helvetica"/>
          <w:sz w:val="24"/>
          <w:szCs w:val="24"/>
        </w:rPr>
        <w:t xml:space="preserve">Education Reform Act established the national curriculum and the establishment of the General Certificate of Secondary Education (GCSE) and removed the separate two-tier exam system at 16. </w:t>
      </w:r>
    </w:p>
    <w:p w14:paraId="75EB55D8" w14:textId="3310383B" w:rsidR="00040ECE" w:rsidRPr="00220C73" w:rsidRDefault="00D816FA" w:rsidP="007F0032">
      <w:pPr>
        <w:rPr>
          <w:rFonts w:ascii="Helvetica" w:hAnsi="Helvetica" w:cs="Helvetica"/>
          <w:sz w:val="24"/>
          <w:szCs w:val="24"/>
        </w:rPr>
      </w:pPr>
      <w:r w:rsidRPr="00220C73">
        <w:rPr>
          <w:rFonts w:ascii="Helvetica" w:hAnsi="Helvetica" w:cs="Helvetica"/>
          <w:sz w:val="24"/>
          <w:szCs w:val="24"/>
        </w:rPr>
        <w:t xml:space="preserve">Whilst the broadening of education greatly increased participation and achievement for women and girls. The proportion of women entrants in higher education rose from 30 per cent in 1970 to more than 50 per cent in 1998 (ibid) - others such as ethnic minority students were being failed by the system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{"citationID":"86vcURlU","properties":{"formattedCitation":"({\\i{}Rampton Report}, 1981)","plainCitation":"(Rampton Report, 1981)","noteIndex":0},"citationItems":[{"id":10492,"uris":["http://zotero.org/users/8741181/items/N7P3B2BN"],"itemData":{"id":10492,"type":"webpage","title":"Rampton Report","URL":"http://www.educationengland.org.uk/documents/rampton/rampton1981.html","accessed":{"date-parts":[["2022",11,28]]},"issued":{"date-parts":[["1981"]]}}}],"schema":"https://github.com/citation-style-language/schema/raw/master/csl-citation.json"}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w:t>
      </w:r>
      <w:r w:rsidRPr="00220C73">
        <w:rPr>
          <w:rFonts w:ascii="Helvetica" w:hAnsi="Helvetica" w:cs="Helvetica"/>
          <w:i/>
          <w:iCs/>
          <w:sz w:val="24"/>
          <w:szCs w:val="24"/>
        </w:rPr>
        <w:t>Rampton Report</w:t>
      </w:r>
      <w:r w:rsidRPr="00220C73">
        <w:rPr>
          <w:rFonts w:ascii="Helvetica" w:hAnsi="Helvetica" w:cs="Helvetica"/>
          <w:sz w:val="24"/>
          <w:szCs w:val="24"/>
        </w:rPr>
        <w:t>, 1981)</w:t>
      </w:r>
      <w:r w:rsidRPr="00220C73">
        <w:rPr>
          <w:rFonts w:ascii="Helvetica" w:hAnsi="Helvetica" w:cs="Helvetica"/>
          <w:sz w:val="24"/>
          <w:szCs w:val="24"/>
        </w:rPr>
        <w:fldChar w:fldCharType="end"/>
      </w:r>
      <w:r w:rsidRPr="00220C73">
        <w:rPr>
          <w:rFonts w:ascii="Helvetica" w:hAnsi="Helvetica" w:cs="Helvetica"/>
          <w:sz w:val="24"/>
          <w:szCs w:val="24"/>
        </w:rPr>
        <w:t xml:space="preserve">, with other reports detailing ‘unintentional’ racism as being widespread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{"citationID":"HvHbAGML","properties":{"formattedCitation":"({\\i{}Swann Report}, 1985)","plainCitation":"(Swann Report, 1985)","noteIndex":0},"citationItems":[{"id":10490,"uris":["http://zotero.org/users/8741181/items/C9H8RJHI"],"itemData":{"id":10490,"type":"webpage","title":"Swann Report","URL":"http://www.educationengland.org.uk/documents/swann/swann1985.html","accessed":{"date-parts":[["2022",11,28]]},"issued":{"date-parts":[["1985"]]}}}],"schema":"https://github.com/citation-style-language/schema/raw/master/csl-citation.json"}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w:t>
      </w:r>
      <w:r w:rsidRPr="00220C73">
        <w:rPr>
          <w:rFonts w:ascii="Helvetica" w:hAnsi="Helvetica" w:cs="Helvetica"/>
          <w:i/>
          <w:iCs/>
          <w:sz w:val="24"/>
          <w:szCs w:val="24"/>
        </w:rPr>
        <w:t>Swann Report</w:t>
      </w:r>
      <w:r w:rsidRPr="00220C73">
        <w:rPr>
          <w:rFonts w:ascii="Helvetica" w:hAnsi="Helvetica" w:cs="Helvetica"/>
          <w:sz w:val="24"/>
          <w:szCs w:val="24"/>
        </w:rPr>
        <w:t>, 1985)</w:t>
      </w:r>
      <w:r w:rsidRPr="00220C73">
        <w:rPr>
          <w:rFonts w:ascii="Helvetica" w:hAnsi="Helvetica" w:cs="Helvetica"/>
          <w:sz w:val="24"/>
          <w:szCs w:val="24"/>
        </w:rPr>
        <w:fldChar w:fldCharType="end"/>
      </w:r>
      <w:r w:rsidRPr="00220C73">
        <w:rPr>
          <w:rFonts w:ascii="Helvetica" w:hAnsi="Helvetica" w:cs="Helvetica"/>
          <w:sz w:val="24"/>
          <w:szCs w:val="24"/>
        </w:rPr>
        <w:t xml:space="preserve">.  </w:t>
      </w:r>
    </w:p>
    <w:p w14:paraId="104A0D52" w14:textId="12C9777A" w:rsidR="00D816FA" w:rsidRPr="00220C73" w:rsidRDefault="00D816FA" w:rsidP="007F0032">
      <w:pPr>
        <w:rPr>
          <w:rFonts w:ascii="Helvetica" w:hAnsi="Helvetica" w:cs="Helvetica"/>
          <w:sz w:val="24"/>
          <w:szCs w:val="24"/>
        </w:rPr>
      </w:pPr>
      <w:r w:rsidRPr="00220C73">
        <w:rPr>
          <w:rFonts w:ascii="Helvetica" w:hAnsi="Helvetica" w:cs="Helvetica"/>
          <w:sz w:val="24"/>
          <w:szCs w:val="24"/>
        </w:rPr>
        <w:t xml:space="preserve">The Education system in the UK has thus faced several reforms. These have important implications for any cohort being studied and compared over this time frame. The changing structure of schooling under tripartite and comprehensive lines as well as the influences on education spending and policies and acts to promote diversity and inclusion are important to remember when modelling the impacts of attainment on future outcomes. </w:t>
      </w:r>
    </w:p>
    <w:p w14:paraId="567B4D7A" w14:textId="77777777" w:rsidR="00F22F46" w:rsidRPr="00220C73" w:rsidRDefault="00F22F46" w:rsidP="00F22F46">
      <w:pPr>
        <w:pStyle w:val="Heading3"/>
        <w:rPr>
          <w:rFonts w:ascii="Helvetica" w:hAnsi="Helvetica" w:cs="Helvetica"/>
        </w:rPr>
      </w:pPr>
      <w:bookmarkStart w:id="14" w:name="_Toc131406630"/>
      <w:r w:rsidRPr="00220C73">
        <w:rPr>
          <w:rFonts w:ascii="Helvetica" w:hAnsi="Helvetica" w:cs="Helvetica"/>
        </w:rPr>
        <w:t>The UK Labour Market in Context</w:t>
      </w:r>
      <w:bookmarkEnd w:id="14"/>
    </w:p>
    <w:p w14:paraId="53581FE1" w14:textId="77777777" w:rsidR="00F22F46" w:rsidRPr="00220C73" w:rsidRDefault="00F22F46" w:rsidP="00F22F46">
      <w:pPr>
        <w:rPr>
          <w:rFonts w:ascii="Helvetica" w:hAnsi="Helvetica" w:cs="Helvetica"/>
          <w:sz w:val="24"/>
          <w:szCs w:val="24"/>
        </w:rPr>
      </w:pPr>
      <w:r w:rsidRPr="00220C73">
        <w:rPr>
          <w:rFonts w:ascii="Helvetica" w:hAnsi="Helvetica" w:cs="Helvetica"/>
          <w:sz w:val="24"/>
          <w:szCs w:val="24"/>
        </w:rPr>
        <w:t xml:space="preserve">The UK labour market went through a radical set of changes from the end of World War two to the present day. The decline of manufacturing, collapse of the youth labour market, and increasing levels of technological change and globalisation have all impacted youth transitions at different times and places. The following section seeks to detail important changes in the UK labour market and how that has impacted transitions to adulthood. </w:t>
      </w:r>
    </w:p>
    <w:p w14:paraId="76CBDD6A" w14:textId="5F295C8E" w:rsidR="00F22F46" w:rsidRPr="00220C73" w:rsidRDefault="00F22F46" w:rsidP="00F22F46">
      <w:pPr>
        <w:rPr>
          <w:rFonts w:ascii="Helvetica" w:hAnsi="Helvetica" w:cs="Helvetica"/>
          <w:sz w:val="24"/>
          <w:szCs w:val="24"/>
        </w:rPr>
      </w:pPr>
      <w:r w:rsidRPr="00220C73">
        <w:rPr>
          <w:rFonts w:ascii="Helvetica" w:hAnsi="Helvetica" w:cs="Helvetica"/>
          <w:sz w:val="24"/>
          <w:szCs w:val="24"/>
          <w:highlight w:val="yellow"/>
        </w:rPr>
        <w:lastRenderedPageBreak/>
        <w:t>(Detail major recessions, decline in industry and GDP, collapse of youth labour market etc (below this, I want to cover some relevant literature on the labour market from 1960s to present day to ‘set the scene’)</w:t>
      </w:r>
    </w:p>
    <w:p w14:paraId="55F9428F" w14:textId="6B28A490" w:rsidR="00F22F46" w:rsidRPr="00220C73" w:rsidRDefault="00F22F46" w:rsidP="002020E2">
      <w:pPr>
        <w:pStyle w:val="Heading3"/>
        <w:rPr>
          <w:rFonts w:ascii="Helvetica" w:hAnsi="Helvetica" w:cs="Helvetica"/>
        </w:rPr>
      </w:pPr>
      <w:bookmarkStart w:id="15" w:name="_Toc131406631"/>
      <w:r w:rsidRPr="00220C73">
        <w:rPr>
          <w:rFonts w:ascii="Helvetica" w:hAnsi="Helvetica" w:cs="Helvetica"/>
        </w:rPr>
        <w:t>Destinations after mandatory schooling in context</w:t>
      </w:r>
      <w:bookmarkEnd w:id="15"/>
      <w:r w:rsidRPr="00220C73">
        <w:rPr>
          <w:rFonts w:ascii="Helvetica" w:hAnsi="Helvetica" w:cs="Helvetica"/>
        </w:rPr>
        <w:t xml:space="preserve"> </w:t>
      </w:r>
    </w:p>
    <w:p w14:paraId="4996D067" w14:textId="50A54122" w:rsidR="00F22F46" w:rsidRPr="00220C73" w:rsidRDefault="00F22F46" w:rsidP="00F22F46">
      <w:pPr>
        <w:pStyle w:val="Heading2"/>
        <w:rPr>
          <w:rFonts w:ascii="Helvetica" w:hAnsi="Helvetica" w:cs="Helvetica"/>
          <w:sz w:val="24"/>
          <w:szCs w:val="24"/>
        </w:rPr>
      </w:pPr>
      <w:bookmarkStart w:id="16" w:name="_Toc131406632"/>
      <w:r w:rsidRPr="00220C73">
        <w:rPr>
          <w:rFonts w:ascii="Helvetica" w:hAnsi="Helvetica" w:cs="Helvetica"/>
          <w:sz w:val="24"/>
          <w:szCs w:val="24"/>
        </w:rPr>
        <w:t>Empirical Literature</w:t>
      </w:r>
      <w:bookmarkEnd w:id="16"/>
      <w:r w:rsidRPr="00220C73">
        <w:rPr>
          <w:rFonts w:ascii="Helvetica" w:hAnsi="Helvetica" w:cs="Helvetica"/>
          <w:sz w:val="24"/>
          <w:szCs w:val="24"/>
        </w:rPr>
        <w:t xml:space="preserve"> </w:t>
      </w:r>
    </w:p>
    <w:p w14:paraId="501E678C" w14:textId="12432391" w:rsidR="003040C6" w:rsidRPr="00220C73" w:rsidRDefault="003040C6" w:rsidP="00F22F46">
      <w:pPr>
        <w:pStyle w:val="Heading3"/>
        <w:rPr>
          <w:rFonts w:ascii="Helvetica" w:hAnsi="Helvetica" w:cs="Helvetica"/>
        </w:rPr>
      </w:pPr>
      <w:bookmarkStart w:id="17" w:name="_Toc131406633"/>
      <w:r w:rsidRPr="00220C73">
        <w:rPr>
          <w:rFonts w:ascii="Helvetica" w:hAnsi="Helvetica" w:cs="Helvetica"/>
        </w:rPr>
        <w:t>Current Literature on the UK Education System</w:t>
      </w:r>
      <w:bookmarkEnd w:id="17"/>
    </w:p>
    <w:p w14:paraId="59FD8F89" w14:textId="16684873" w:rsidR="003040C6" w:rsidRPr="00220C73" w:rsidRDefault="0005342F" w:rsidP="003040C6">
      <w:pPr>
        <w:rPr>
          <w:rFonts w:ascii="Helvetica" w:hAnsi="Helvetica" w:cs="Helvetica"/>
          <w:sz w:val="24"/>
          <w:szCs w:val="24"/>
        </w:rPr>
      </w:pPr>
      <w:r w:rsidRPr="00220C73">
        <w:rPr>
          <w:rFonts w:ascii="Helvetica" w:hAnsi="Helvetica" w:cs="Helvetica"/>
          <w:sz w:val="24"/>
          <w:szCs w:val="24"/>
        </w:rPr>
        <w:t>E</w:t>
      </w:r>
      <w:r w:rsidR="003040C6" w:rsidRPr="00220C73">
        <w:rPr>
          <w:rFonts w:ascii="Helvetica" w:hAnsi="Helvetica" w:cs="Helvetica"/>
          <w:sz w:val="24"/>
          <w:szCs w:val="24"/>
        </w:rPr>
        <w:t xml:space="preserve">ducational attainment and qualifications are a strong determinant of later life chances; income, occupation, and opportunities </w:t>
      </w:r>
      <w:r w:rsidR="00E612BB"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{"citationID":"GBChz7gB","properties":{"formattedCitation":"(Goodman, Washbrook and Gregg, 2011)","plainCitation":"(Goodman, Washbrook and Gregg, 2011)","dontUpdate":true,"noteIndex":0},"citationItems":[{"id":2722,"uris":["http://zotero.org/users/8741181/items/LIJBHY3K"],"itemData":{"id":2722,"type":"article-journal","container-title":"Longitudinal and Life Course Studies","ISSN":"1757-9597","issue":"1","language":"en","page":"18","source":"Zotero","title":"Children’s educational attainment and the aspirations, attitudes and behaviours of parents and children through childhood in the UK","volume":"2","author":[{"family":"Goodman","given":"Alissa"},{"family":"Washbrook","given":"Elizabeth"},{"family":"Gregg","given":"Paul"}],"issued":{"date-parts":[["2011"]]}}}],"schema":"https://github.com/citation-style-language/schema/raw/master/csl-citation.json"} </w:instrText>
      </w:r>
      <w:r w:rsidR="00E612BB" w:rsidRPr="00220C73">
        <w:rPr>
          <w:rFonts w:ascii="Helvetica" w:hAnsi="Helvetica" w:cs="Helvetica"/>
          <w:sz w:val="24"/>
          <w:szCs w:val="24"/>
        </w:rPr>
        <w:fldChar w:fldCharType="separate"/>
      </w:r>
      <w:r w:rsidR="00E612BB" w:rsidRPr="00220C73">
        <w:rPr>
          <w:rFonts w:ascii="Helvetica" w:hAnsi="Helvetica" w:cs="Helvetica"/>
          <w:sz w:val="24"/>
          <w:szCs w:val="24"/>
        </w:rPr>
        <w:t>(Goodman et al, 2011: 1)</w:t>
      </w:r>
      <w:r w:rsidR="00E612BB" w:rsidRPr="00220C73">
        <w:rPr>
          <w:rFonts w:ascii="Helvetica" w:hAnsi="Helvetica" w:cs="Helvetica"/>
          <w:sz w:val="24"/>
          <w:szCs w:val="24"/>
        </w:rPr>
        <w:fldChar w:fldCharType="end"/>
      </w:r>
      <w:r w:rsidR="003040C6" w:rsidRPr="00220C73">
        <w:rPr>
          <w:rFonts w:ascii="Helvetica" w:hAnsi="Helvetica" w:cs="Helvetica"/>
          <w:sz w:val="24"/>
          <w:szCs w:val="24"/>
        </w:rPr>
        <w:t xml:space="preserve">. For this reason, the study of educational attainment forms a key aspect of youth transitions and as demonstrated by Goodman et al </w:t>
      </w:r>
      <w:r w:rsidR="00E612BB"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{"citationID":"GC1AXz9c","properties":{"formattedCitation":"(Goodman, Washbrook and Gregg, 2011)","plainCitation":"(Goodman, Washbrook and Gregg, 2011)","dontUpdate":true,"noteIndex":0},"citationItems":[{"id":2722,"uris":["http://zotero.org/users/8741181/items/LIJBHY3K"],"itemData":{"id":2722,"type":"article-journal","container-title":"Longitudinal and Life Course Studies","ISSN":"1757-9597","issue":"1","language":"en","page":"18","source":"Zotero","title":"Children’s educational attainment and the aspirations, attitudes and behaviours of parents and children through childhood in the UK","volume":"2","author":[{"family":"Goodman","given":"Alissa"},{"family":"Washbrook","given":"Elizabeth"},{"family":"Gregg","given":"Paul"}],"issued":{"date-parts":[["2011"]]}}}],"schema":"https://github.com/citation-style-language/schema/raw/master/csl-citation.json"} </w:instrText>
      </w:r>
      <w:r w:rsidR="00E612BB" w:rsidRPr="00220C73">
        <w:rPr>
          <w:rFonts w:ascii="Helvetica" w:hAnsi="Helvetica" w:cs="Helvetica"/>
          <w:sz w:val="24"/>
          <w:szCs w:val="24"/>
        </w:rPr>
        <w:fldChar w:fldCharType="separate"/>
      </w:r>
      <w:r w:rsidR="00E612BB" w:rsidRPr="00220C73">
        <w:rPr>
          <w:rFonts w:ascii="Helvetica" w:hAnsi="Helvetica" w:cs="Helvetica"/>
          <w:sz w:val="24"/>
          <w:szCs w:val="24"/>
        </w:rPr>
        <w:t>(2011)</w:t>
      </w:r>
      <w:r w:rsidR="00E612BB" w:rsidRPr="00220C73">
        <w:rPr>
          <w:rFonts w:ascii="Helvetica" w:hAnsi="Helvetica" w:cs="Helvetica"/>
          <w:sz w:val="24"/>
          <w:szCs w:val="24"/>
        </w:rPr>
        <w:fldChar w:fldCharType="end"/>
      </w:r>
      <w:r w:rsidR="003040C6" w:rsidRPr="00220C73">
        <w:rPr>
          <w:rFonts w:ascii="Helvetica" w:hAnsi="Helvetica" w:cs="Helvetica"/>
          <w:sz w:val="24"/>
          <w:szCs w:val="24"/>
        </w:rPr>
        <w:t xml:space="preserve">, impacts life chances. The following section seeks to expand upon the literature of educational attainment. </w:t>
      </w:r>
    </w:p>
    <w:p w14:paraId="6F78532F" w14:textId="5EDCFCB8" w:rsidR="003040C6" w:rsidRPr="00220C73" w:rsidRDefault="003040C6" w:rsidP="003040C6">
      <w:pPr>
        <w:rPr>
          <w:rFonts w:ascii="Helvetica" w:hAnsi="Helvetica" w:cs="Helvetica"/>
          <w:sz w:val="24"/>
          <w:szCs w:val="24"/>
        </w:rPr>
      </w:pPr>
      <w:r w:rsidRPr="00220C73">
        <w:rPr>
          <w:rFonts w:ascii="Helvetica" w:hAnsi="Helvetica" w:cs="Helvetica"/>
          <w:sz w:val="24"/>
          <w:szCs w:val="24"/>
        </w:rPr>
        <w:t>The literature on educational attainment focuses primarily upon a social class dimension of a ‘wastage of talent’ for those from working class backgrounds not being able to fulfil their full potential due to their given social class even when controlling for cognitive ability</w:t>
      </w:r>
      <w:r w:rsidR="00E612BB" w:rsidRPr="00220C73">
        <w:rPr>
          <w:rFonts w:ascii="Helvetica" w:hAnsi="Helvetica" w:cs="Helvetica"/>
          <w:sz w:val="24"/>
          <w:szCs w:val="24"/>
        </w:rPr>
        <w:t xml:space="preserve"> </w:t>
      </w:r>
      <w:r w:rsidR="00E612BB"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{"citationID":"ocz01hbE","properties":{"formattedCitation":"(Bukodi {\\i{}et al.}, 2014)","plainCitation":"(Bukodi et al., 2014)","dontUpdate":true,"noteIndex":0},"citationItems":[{"id":335,"uris":["http://zotero.org/users/8741181/items/CYQMRAUY"],"itemData":{"id":335,"type":"article-journal","abstract":"Social mobility is now a matter of greater political concern in Britain than at any time previously. However, the data available for the determination of mobility trends are less adequate today than two or three decades ago. It is widely believed in political and in media circles that social mobility is in decline. But the evidence so far available from sociological research, focused on intergenerational class mobility, is not supportive of this view. We present results based on a newlyconstructed dataset covering four birth cohorts that provides improved data for the study of trends in class mobility and that also allows analyses to move from the twentieth into the twenty-ﬁrst century.These results conﬁrm that there has been no decline in mobility, whether considered in absolute or relative terms. In the case of women, there is in fact evidence of mobility increasing. However, the better quality and extended range of our data enable us to identify other ‘mobility problems’ than the supposed decline. Among the members of successive cohorts, the experience of absolute upward mobility is becoming less common and that of absolute downward mobility more common; and class-linked inequalities in relative chances of mobility and immobility appear wider than previously thought.","container-title":"British Journal of Sociology","language":"en","page":"25","source":"Zotero","title":"The mobility problem in Britain: new findings from the analysis of birth cohort data","author":[{"family":"Bukodi","given":"Erzsébet"},{"family":"Goldthorpe","given":"John H"},{"family":"Waller","given":"Lorraine"},{"family":"Kuha","given":"Jouni"}],"issued":{"date-parts":[["2014"]]}}}],"schema":"https://github.com/citation-style-language/schema/raw/master/csl-citation.json"} </w:instrText>
      </w:r>
      <w:r w:rsidR="00E612BB" w:rsidRPr="00220C73">
        <w:rPr>
          <w:rFonts w:ascii="Helvetica" w:hAnsi="Helvetica" w:cs="Helvetica"/>
          <w:sz w:val="24"/>
          <w:szCs w:val="24"/>
        </w:rPr>
        <w:fldChar w:fldCharType="separate"/>
      </w:r>
      <w:r w:rsidR="00E612BB" w:rsidRPr="00220C73">
        <w:rPr>
          <w:rFonts w:ascii="Helvetica" w:hAnsi="Helvetica" w:cs="Helvetica"/>
          <w:sz w:val="24"/>
          <w:szCs w:val="24"/>
        </w:rPr>
        <w:t xml:space="preserve">(Bukodi </w:t>
      </w:r>
      <w:r w:rsidR="00E612BB" w:rsidRPr="00220C73">
        <w:rPr>
          <w:rFonts w:ascii="Helvetica" w:hAnsi="Helvetica" w:cs="Helvetica"/>
          <w:i/>
          <w:iCs/>
          <w:sz w:val="24"/>
          <w:szCs w:val="24"/>
        </w:rPr>
        <w:t>et al.</w:t>
      </w:r>
      <w:r w:rsidR="00E612BB" w:rsidRPr="00220C73">
        <w:rPr>
          <w:rFonts w:ascii="Helvetica" w:hAnsi="Helvetica" w:cs="Helvetica"/>
          <w:sz w:val="24"/>
          <w:szCs w:val="24"/>
        </w:rPr>
        <w:t>, 2014: 34)</w:t>
      </w:r>
      <w:r w:rsidR="00E612BB" w:rsidRPr="00220C73">
        <w:rPr>
          <w:rFonts w:ascii="Helvetica" w:hAnsi="Helvetica" w:cs="Helvetica"/>
          <w:sz w:val="24"/>
          <w:szCs w:val="24"/>
        </w:rPr>
        <w:fldChar w:fldCharType="end"/>
      </w:r>
      <w:r w:rsidRPr="00220C73">
        <w:rPr>
          <w:rFonts w:ascii="Helvetica" w:hAnsi="Helvetica" w:cs="Helvetica"/>
          <w:sz w:val="24"/>
          <w:szCs w:val="24"/>
        </w:rPr>
        <w:t xml:space="preserve">. </w:t>
      </w:r>
      <w:r w:rsidR="0005342F" w:rsidRPr="00220C73">
        <w:rPr>
          <w:rFonts w:ascii="Helvetica" w:hAnsi="Helvetica" w:cs="Helvetica"/>
          <w:sz w:val="24"/>
          <w:szCs w:val="24"/>
        </w:rPr>
        <w:t>T</w:t>
      </w:r>
      <w:r w:rsidRPr="00220C73">
        <w:rPr>
          <w:rFonts w:ascii="Helvetica" w:hAnsi="Helvetica" w:cs="Helvetica"/>
          <w:sz w:val="24"/>
          <w:szCs w:val="24"/>
        </w:rPr>
        <w:t>he socio-economic gap in higher educational attainment is</w:t>
      </w:r>
      <w:r w:rsidR="0005342F" w:rsidRPr="00220C73">
        <w:rPr>
          <w:rFonts w:ascii="Helvetica" w:hAnsi="Helvetica" w:cs="Helvetica"/>
          <w:sz w:val="24"/>
          <w:szCs w:val="24"/>
        </w:rPr>
        <w:t xml:space="preserve"> in part</w:t>
      </w:r>
      <w:r w:rsidRPr="00220C73">
        <w:rPr>
          <w:rFonts w:ascii="Helvetica" w:hAnsi="Helvetica" w:cs="Helvetica"/>
          <w:sz w:val="24"/>
          <w:szCs w:val="24"/>
        </w:rPr>
        <w:t xml:space="preserve"> explained by previous attainment at 16</w:t>
      </w:r>
      <w:r w:rsidR="00E612BB" w:rsidRPr="00220C73">
        <w:rPr>
          <w:rFonts w:ascii="Helvetica" w:hAnsi="Helvetica" w:cs="Helvetica"/>
          <w:sz w:val="24"/>
          <w:szCs w:val="24"/>
        </w:rPr>
        <w:t xml:space="preserve"> </w:t>
      </w:r>
      <w:r w:rsidR="00E612BB"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{"citationID":"4O4n73WS","properties":{"formattedCitation":"(Croll and Attwood, 2013)","plainCitation":"(Croll and Attwood, 2013)","dontUpdate":true,"noteIndex":0},"citationItems":[{"id":2691,"uris":["http://zotero.org/users/8741181/items/8NSJ7WMM"],"itemData":{"id":2691,"type":"article-journal","abstract":"The recent report of the Milburn Review into Social Mobility highlights the under-representation of young people from lower socio-economic groups in higher education and encourages universities and others to act to remedy this situation as a contribution to greater social mobility. The paper uses data from the Longitudinal Study of Young People in England to examine the relationship between social background, attainment and university participation. The results show that differences in school-level attainment associated with social background are by far the most important explanation for social background differences in university attendance. However, there remains a small proportion of the participation gap that is not accounted for by attainment. It is also the case that early intentions for higher education participation are highly predictive of actual participation. The results suggest that although there may be some scope for universities to act to improve participation by people from less advantaged backgrounds, a much more important focus of action is on improving the school-level achievement of these students.","container-title":"British Journal of Educational Studies","DOI":"10.1080/00071005.2013.787386","ISSN":"0007-1005, 1467-8527","issue":"2","journalAbbreviation":"British Journal of Educational Studies","language":"en","page":"187-202","source":"DOI.org (Crossref)","title":"Participation In Higher Education: Aspirations, Attainment And Social Background","title-short":"Participation In Higher Education","volume":"61","author":[{"family":"Croll","given":"Paul"},{"family":"Attwood","given":"Gaynor"}],"issued":{"date-parts":[["2013",6]]}}}],"schema":"https://github.com/citation-style-language/schema/raw/master/csl-citation.json"} </w:instrText>
      </w:r>
      <w:r w:rsidR="00E612BB" w:rsidRPr="00220C73">
        <w:rPr>
          <w:rFonts w:ascii="Helvetica" w:hAnsi="Helvetica" w:cs="Helvetica"/>
          <w:sz w:val="24"/>
          <w:szCs w:val="24"/>
        </w:rPr>
        <w:fldChar w:fldCharType="separate"/>
      </w:r>
      <w:r w:rsidR="00E612BB" w:rsidRPr="00220C73">
        <w:rPr>
          <w:rFonts w:ascii="Helvetica" w:hAnsi="Helvetica" w:cs="Helvetica"/>
          <w:sz w:val="24"/>
          <w:szCs w:val="24"/>
        </w:rPr>
        <w:t>(Croll and Attwood, 2013: 187)</w:t>
      </w:r>
      <w:r w:rsidR="00E612BB" w:rsidRPr="00220C73">
        <w:rPr>
          <w:rFonts w:ascii="Helvetica" w:hAnsi="Helvetica" w:cs="Helvetica"/>
          <w:sz w:val="24"/>
          <w:szCs w:val="24"/>
        </w:rPr>
        <w:fldChar w:fldCharType="end"/>
      </w:r>
      <w:r w:rsidRPr="00220C73">
        <w:rPr>
          <w:rFonts w:ascii="Helvetica" w:hAnsi="Helvetica" w:cs="Helvetica"/>
          <w:sz w:val="24"/>
          <w:szCs w:val="24"/>
        </w:rPr>
        <w:t xml:space="preserve">, the same is true for attainment at 11 explaining attainment at 16 </w:t>
      </w:r>
      <w:r w:rsidR="00E612BB"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{"citationID":"t3QTag3N","properties":{"formattedCitation":"(Chowdry, Crawford and Goodman, 2010)","plainCitation":"(Chowdry, Crawford and Goodman, 2010)","dontUpdate":true,"noteIndex":0},"citationItems":[{"id":2940,"uris":["http://zotero.org/users/8741181/items/PU83AKV2"],"itemData":{"id":2940,"type":"article-journal","container-title":"Longitudinal and Lifecourse Studies","DOI":"http://dx.doi.org/10.14301/llcs.v2i1.141","issue":"1","page":"59-76","title":"The role of attitudes and behaviours in explaining socioeconomic differences in attainment at age 16","volume":"2","author":[{"family":"Chowdry","given":"Haroon"},{"family":"Crawford","given":"Claire"},{"family":"Goodman","given":"Alissa"}],"issued":{"date-parts":[["2010"]]}}}],"schema":"https://github.com/citation-style-language/schema/raw/master/csl-citation.json"} </w:instrText>
      </w:r>
      <w:r w:rsidR="00E612BB" w:rsidRPr="00220C73">
        <w:rPr>
          <w:rFonts w:ascii="Helvetica" w:hAnsi="Helvetica" w:cs="Helvetica"/>
          <w:sz w:val="24"/>
          <w:szCs w:val="24"/>
        </w:rPr>
        <w:fldChar w:fldCharType="separate"/>
      </w:r>
      <w:r w:rsidR="00E612BB" w:rsidRPr="00220C73">
        <w:rPr>
          <w:rFonts w:ascii="Helvetica" w:hAnsi="Helvetica" w:cs="Helvetica"/>
          <w:sz w:val="24"/>
          <w:szCs w:val="24"/>
        </w:rPr>
        <w:t>(Chowdry et al, 2010: 59)</w:t>
      </w:r>
      <w:r w:rsidR="00E612BB" w:rsidRPr="00220C73">
        <w:rPr>
          <w:rFonts w:ascii="Helvetica" w:hAnsi="Helvetica" w:cs="Helvetica"/>
          <w:sz w:val="24"/>
          <w:szCs w:val="24"/>
        </w:rPr>
        <w:fldChar w:fldCharType="end"/>
      </w:r>
      <w:r w:rsidRPr="00220C73">
        <w:rPr>
          <w:rFonts w:ascii="Helvetica" w:hAnsi="Helvetica" w:cs="Helvetica"/>
          <w:sz w:val="24"/>
          <w:szCs w:val="24"/>
        </w:rPr>
        <w:t xml:space="preserve">. </w:t>
      </w:r>
      <w:r w:rsidR="0005342F" w:rsidRPr="00220C73">
        <w:rPr>
          <w:rFonts w:ascii="Helvetica" w:hAnsi="Helvetica" w:cs="Helvetica"/>
          <w:sz w:val="24"/>
          <w:szCs w:val="24"/>
        </w:rPr>
        <w:t>L</w:t>
      </w:r>
      <w:r w:rsidRPr="00220C73">
        <w:rPr>
          <w:rFonts w:ascii="Helvetica" w:hAnsi="Helvetica" w:cs="Helvetica"/>
          <w:sz w:val="24"/>
          <w:szCs w:val="24"/>
        </w:rPr>
        <w:t>arge social class divisions in cognitive ability can be observed when children are still at primary school</w:t>
      </w:r>
      <w:r w:rsidR="00E612BB" w:rsidRPr="00220C73">
        <w:rPr>
          <w:rFonts w:ascii="Helvetica" w:hAnsi="Helvetica" w:cs="Helvetica"/>
          <w:sz w:val="24"/>
          <w:szCs w:val="24"/>
        </w:rPr>
        <w:t xml:space="preserve"> </w:t>
      </w:r>
      <w:r w:rsidR="00E612BB"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{"citationID":"wt7i3AZS","properties":{"formattedCitation":"(Connelly and Gayle, 2019)","plainCitation":"(Connelly and Gayle, 2019)","dontUpdate":true,"noteIndex":0},"citationItems":[{"id":2938,"uris":["http://zotero.org/users/8741181/items/N5RULP93"],"itemData":{"id":2938,"type":"article-journal","container-title":"British Journal of Sociology","DOI":"https://doi.org/10.1111/1468-4446.12343","issue":"1","page":"90-108","title":"An investigation of social class inequalities in general cognitive ability in two British birth cohorts","volume":"70","author":[{"family":"Connelly","given":"Roxanne"},{"family":"Gayle","given":"Vernon"}],"issued":{"date-parts":[["2019"]]}}}],"schema":"https://github.com/citation-style-language/schema/raw/master/csl-citation.json"} </w:instrText>
      </w:r>
      <w:r w:rsidR="00E612BB" w:rsidRPr="00220C73">
        <w:rPr>
          <w:rFonts w:ascii="Helvetica" w:hAnsi="Helvetica" w:cs="Helvetica"/>
          <w:sz w:val="24"/>
          <w:szCs w:val="24"/>
        </w:rPr>
        <w:fldChar w:fldCharType="separate"/>
      </w:r>
      <w:r w:rsidR="00E612BB" w:rsidRPr="00220C73">
        <w:rPr>
          <w:rFonts w:ascii="Helvetica" w:hAnsi="Helvetica" w:cs="Helvetica"/>
          <w:sz w:val="24"/>
          <w:szCs w:val="24"/>
        </w:rPr>
        <w:t>(Connelly and Gayle, 2019: 1)</w:t>
      </w:r>
      <w:r w:rsidR="00E612BB" w:rsidRPr="00220C73">
        <w:rPr>
          <w:rFonts w:ascii="Helvetica" w:hAnsi="Helvetica" w:cs="Helvetica"/>
          <w:sz w:val="24"/>
          <w:szCs w:val="24"/>
        </w:rPr>
        <w:fldChar w:fldCharType="end"/>
      </w:r>
      <w:r w:rsidRPr="00220C73">
        <w:rPr>
          <w:rFonts w:ascii="Helvetica" w:hAnsi="Helvetica" w:cs="Helvetica"/>
          <w:sz w:val="24"/>
          <w:szCs w:val="24"/>
        </w:rPr>
        <w:t xml:space="preserve"> and ‘bottom sets’ in English classrooms are dominated by working class children compared to ‘upper sets’ dominated by the middle class </w:t>
      </w:r>
      <w:r w:rsidR="00E612BB"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{"citationID":"0P3HgYFY","properties":{"formattedCitation":"(Goodman and Burton, 2012)","plainCitation":"(Goodman and Burton, 2012)","dontUpdate":true,"noteIndex":0},"citationItems":[{"id":2716,"uris":["http://zotero.org/users/8741181/items/IVLFAXVD"],"itemData":{"id":2716,"type":"article-journal","container-title":"Education 3-13","DOI":"10.1080/03004279.2010.550586","ISSN":"0300-4279, 1475-7575","issue":"5","journalAbbreviation":"Education 3-13","language":"en","page":"500-514","source":"DOI.org (Crossref)","title":"What is the nature of the achievement gap, why does it persist and are government goals sufficient to create social justice in the education system?","volume":"40","author":[{"family":"Goodman","given":"Ruth"},{"family":"Burton","given":"Diana"}],"issued":{"date-parts":[["2012",11]]}}}],"schema":"https://github.com/citation-style-language/schema/raw/master/csl-citation.json"} </w:instrText>
      </w:r>
      <w:r w:rsidR="00E612BB" w:rsidRPr="00220C73">
        <w:rPr>
          <w:rFonts w:ascii="Helvetica" w:hAnsi="Helvetica" w:cs="Helvetica"/>
          <w:sz w:val="24"/>
          <w:szCs w:val="24"/>
        </w:rPr>
        <w:fldChar w:fldCharType="separate"/>
      </w:r>
      <w:r w:rsidR="00E612BB" w:rsidRPr="00220C73">
        <w:rPr>
          <w:rFonts w:ascii="Helvetica" w:hAnsi="Helvetica" w:cs="Helvetica"/>
          <w:sz w:val="24"/>
          <w:szCs w:val="24"/>
        </w:rPr>
        <w:t>(Goodman and Burton, 2012: 502)</w:t>
      </w:r>
      <w:r w:rsidR="00E612BB" w:rsidRPr="00220C73">
        <w:rPr>
          <w:rFonts w:ascii="Helvetica" w:hAnsi="Helvetica" w:cs="Helvetica"/>
          <w:sz w:val="24"/>
          <w:szCs w:val="24"/>
        </w:rPr>
        <w:fldChar w:fldCharType="end"/>
      </w:r>
      <w:r w:rsidRPr="00220C73">
        <w:rPr>
          <w:rFonts w:ascii="Helvetica" w:hAnsi="Helvetica" w:cs="Helvetica"/>
          <w:sz w:val="24"/>
          <w:szCs w:val="24"/>
        </w:rPr>
        <w:t xml:space="preserve"> this pattern of attainment affecting attainment is not surprising. These social class divisions persist at all levels of educational attainment – whilst 62 per cent of students in Erikson et al’s </w:t>
      </w:r>
      <w:r w:rsidR="00241285"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{"citationID":"wPBfKbgu","properties":{"formattedCitation":"(Erikson {\\i{}et al.}, 2005)","plainCitation":"(Erikson et al., 2005)","dontUpdate":true,"noteIndex":0},"citationItems":[{"id":2693,"uris":["http://zotero.org/users/8741181/items/S9YXFWPQ"],"itemData":{"id":2693,"type":"article-journal","abstract":"Social class differentials in educational attainment have been extensively studied in numerous countries. In this paper, we begin by examining class differentials in the progression to higher secondary education among 16-year-old children in England and Wales. As has been shown for other countries, the differentials result both from the primary effects of differing levels of academic performance of children of different class background and from the secondary effects of differences in the educational choices that these children make at given levels of performance. Through counterfactual analyses in which the performance distribution of one class is combined with the choice distribution of another, primary and secondary effects are decomposed and the former are shown to be roughly three times the size of the latter.","container-title":"Proceedings of the National Academy of Sciences","DOI":"10.1073/pnas.0502433102","ISSN":"0027-8424, 1091-6490","issue":"27","journalAbbreviation":"Proc. Natl. Acad. Sci. U.S.A.","language":"en","page":"9730-9733","source":"DOI.org (Crossref)","title":"On class differentials in educational attainment","volume":"102","author":[{"family":"Erikson","given":"Robert"},{"family":"Goldthorpe","given":"John H."},{"family":"Jackson","given":"Michelle"},{"family":"Yaish","given":"Meir"},{"family":"Cox","given":"D. R."}],"issued":{"date-parts":[["2005",7,5]]}}}],"schema":"https://github.com/citation-style-language/schema/raw/master/csl-citation.json"} </w:instrText>
      </w:r>
      <w:r w:rsidR="00241285" w:rsidRPr="00220C73">
        <w:rPr>
          <w:rFonts w:ascii="Helvetica" w:hAnsi="Helvetica" w:cs="Helvetica"/>
          <w:sz w:val="24"/>
          <w:szCs w:val="24"/>
        </w:rPr>
        <w:fldChar w:fldCharType="separate"/>
      </w:r>
      <w:r w:rsidR="00241285" w:rsidRPr="00220C73">
        <w:rPr>
          <w:rFonts w:ascii="Helvetica" w:hAnsi="Helvetica" w:cs="Helvetica"/>
          <w:sz w:val="24"/>
          <w:szCs w:val="24"/>
        </w:rPr>
        <w:t>(2005: 9731)</w:t>
      </w:r>
      <w:r w:rsidR="00241285" w:rsidRPr="00220C73">
        <w:rPr>
          <w:rFonts w:ascii="Helvetica" w:hAnsi="Helvetica" w:cs="Helvetica"/>
          <w:sz w:val="24"/>
          <w:szCs w:val="24"/>
        </w:rPr>
        <w:fldChar w:fldCharType="end"/>
      </w:r>
      <w:r w:rsidRPr="00220C73">
        <w:rPr>
          <w:rFonts w:ascii="Helvetica" w:hAnsi="Helvetica" w:cs="Helvetica"/>
          <w:sz w:val="24"/>
          <w:szCs w:val="24"/>
        </w:rPr>
        <w:t xml:space="preserve"> study continue to A-level work, only 40 per cent of working-class students do so compared with 77 per cent of those from a salariat background (ibid).  </w:t>
      </w:r>
    </w:p>
    <w:p w14:paraId="761C18CC" w14:textId="5A6B5F34" w:rsidR="003040C6" w:rsidRPr="00220C73" w:rsidRDefault="003040C6" w:rsidP="003040C6">
      <w:pPr>
        <w:rPr>
          <w:rFonts w:ascii="Helvetica" w:hAnsi="Helvetica" w:cs="Helvetica"/>
          <w:sz w:val="24"/>
          <w:szCs w:val="24"/>
        </w:rPr>
      </w:pPr>
      <w:r w:rsidRPr="00220C73">
        <w:rPr>
          <w:rFonts w:ascii="Helvetica" w:hAnsi="Helvetica" w:cs="Helvetica"/>
          <w:sz w:val="24"/>
          <w:szCs w:val="24"/>
        </w:rPr>
        <w:t xml:space="preserve">Contemporary evidence suggests that both social class and ethnicity exert a far greater influence on GCSE performance than gender does </w:t>
      </w:r>
      <w:r w:rsidR="00241285"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{"citationID":"wiFHlrg3","properties":{"formattedCitation":"(Connolly, 2006; Sullivan, Heath and Rothon, 2011)","plainCitation":"(Connolly, 2006; Sullivan, Heath and Rothon, 2011)","dontUpdate":true,"noteIndex":0},"citationItems":[{"id":2647,"uris":["http://zotero.org/users/8741181/items/HP7WVKAT"],"itemData":{"id":2647,"type":"article-journal","container-title":"British Educational Research Journal","DOI":"10.1080/01411920500401963","ISSN":"0141-1926, 1469-3518","issue":"1","journalAbbreviation":"British Educational Research Journal","language":"en","page":"3-21","source":"DOI.org (Crossref)","title":"The effects of social class and ethnicity on gender differences in GCSE attainment: a secondary analysis of the Youth Cohort Study of England and Wales 1997–2001","title-short":"The effects of social class and ethnicity on gender differences in GCSE attainment","volume":"32","author":[{"family":"Connolly","given":"Paul"}],"issued":{"date-parts":[["2006",2]]}}},{"id":2661,"uris":["http://zotero.org/users/8741181/items/TMF3JW8P"],"itemData":{"id":2661,"type":"article-journal","container-title":"Oxford Review of Education","DOI":"10.1080/03054985.2011.559380","ISSN":"0305-4985, 1465-3915","issue":"2","journalAbbreviation":"Oxford Review of Education","language":"en","page":"215-240","source":"DOI.org (Crossref)","title":"Equalisation or inflation? Social class and gender differentials in England and Wales","title-short":"Equalisation or inflation?","volume":"37","author":[{"family":"Sullivan","given":"Alice"},{"family":"Heath","given":"Anthony"},{"family":"Rothon","given":"Catherine"}],"issued":{"date-parts":[["2011",4]]}}}],"schema":"https://github.com/citation-style-language/schema/raw/master/csl-citation.json"} </w:instrText>
      </w:r>
      <w:r w:rsidR="00241285" w:rsidRPr="00220C73">
        <w:rPr>
          <w:rFonts w:ascii="Helvetica" w:hAnsi="Helvetica" w:cs="Helvetica"/>
          <w:sz w:val="24"/>
          <w:szCs w:val="24"/>
        </w:rPr>
        <w:fldChar w:fldCharType="separate"/>
      </w:r>
      <w:r w:rsidR="00241285" w:rsidRPr="00220C73">
        <w:rPr>
          <w:rFonts w:ascii="Helvetica" w:hAnsi="Helvetica" w:cs="Helvetica"/>
          <w:sz w:val="24"/>
          <w:szCs w:val="24"/>
        </w:rPr>
        <w:t>(Connolly, 2006: 3; Sullivan, 2011: 234)</w:t>
      </w:r>
      <w:r w:rsidR="00241285" w:rsidRPr="00220C73">
        <w:rPr>
          <w:rFonts w:ascii="Helvetica" w:hAnsi="Helvetica" w:cs="Helvetica"/>
          <w:sz w:val="24"/>
          <w:szCs w:val="24"/>
        </w:rPr>
        <w:fldChar w:fldCharType="end"/>
      </w:r>
      <w:r w:rsidRPr="00220C73">
        <w:rPr>
          <w:rFonts w:ascii="Helvetica" w:hAnsi="Helvetica" w:cs="Helvetica"/>
          <w:sz w:val="24"/>
          <w:szCs w:val="24"/>
        </w:rPr>
        <w:t xml:space="preserve">. To expand on this, whilst empirical research has found consistent levels of statistical significance of the impact that gender has upon educational attainment the substantive significance is normally fairly small </w:t>
      </w:r>
      <w:r w:rsidR="00241285"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{"citationID":"MPDJhPyf","properties":{"formattedCitation":"(Connolly, 2006)","plainCitation":"(Connolly, 2006)","dontUpdate":true,"noteIndex":0},"citationItems":[{"id":2647,"uris":["http://zotero.org/users/8741181/items/HP7WVKAT"],"itemData":{"id":2647,"type":"article-journal","container-title":"British Educational Research Journal","DOI":"10.1080/01411920500401963","ISSN":"0141-1926, 1469-3518","issue":"1","journalAbbreviation":"British Educational Research Journal","language":"en","page":"3-21","source":"DOI.org (Crossref)","title":"The effects of social class and ethnicity on gender differences in GCSE attainment: a secondary analysis of the Youth Cohort Study of England and Wales 1997–2001","title-short":"The effects of social class and ethnicity on gender differences in GCSE attainment","volume":"32","author":[{"family":"Connolly","given":"Paul"}],"issued":{"date-parts":[["2006",2]]}}}],"schema":"https://github.com/citation-style-language/schema/raw/master/csl-citation.json"} </w:instrText>
      </w:r>
      <w:r w:rsidR="00241285" w:rsidRPr="00220C73">
        <w:rPr>
          <w:rFonts w:ascii="Helvetica" w:hAnsi="Helvetica" w:cs="Helvetica"/>
          <w:sz w:val="24"/>
          <w:szCs w:val="24"/>
        </w:rPr>
        <w:fldChar w:fldCharType="separate"/>
      </w:r>
      <w:r w:rsidR="00241285" w:rsidRPr="00220C73">
        <w:rPr>
          <w:rFonts w:ascii="Helvetica" w:hAnsi="Helvetica" w:cs="Helvetica"/>
          <w:sz w:val="24"/>
          <w:szCs w:val="24"/>
        </w:rPr>
        <w:t>(Connolly, 2006: 14)</w:t>
      </w:r>
      <w:r w:rsidR="00241285" w:rsidRPr="00220C73">
        <w:rPr>
          <w:rFonts w:ascii="Helvetica" w:hAnsi="Helvetica" w:cs="Helvetica"/>
          <w:sz w:val="24"/>
          <w:szCs w:val="24"/>
        </w:rPr>
        <w:fldChar w:fldCharType="end"/>
      </w:r>
      <w:r w:rsidRPr="00220C73">
        <w:rPr>
          <w:rFonts w:ascii="Helvetica" w:hAnsi="Helvetica" w:cs="Helvetica"/>
          <w:sz w:val="24"/>
          <w:szCs w:val="24"/>
        </w:rPr>
        <w:t>, especially in comparison to the substantive effects of social class and ethnicity. Indeed, focusing upon ethnicity in particular, there are significant differences in attainment when comparing ethnic minorities and white British children even after for controlling for social class</w:t>
      </w:r>
      <w:r w:rsidR="00241285" w:rsidRPr="00220C73">
        <w:rPr>
          <w:rFonts w:ascii="Helvetica" w:hAnsi="Helvetica" w:cs="Helvetica"/>
          <w:sz w:val="24"/>
          <w:szCs w:val="24"/>
        </w:rPr>
        <w:t xml:space="preserve"> </w:t>
      </w:r>
      <w:r w:rsidR="00241285"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{"citationID":"AwFqrR1X","properties":{"formattedCitation":"(Sutherland {\\i{}et al.}, 2015)","plainCitation":"(Sutherland et al., 2015)","dontUpdate":true,"noteIndex":0},"citationItems":[{"id":2662,"uris":["http://zotero.org/users/8741181/items/YTU6CVBJ"],"itemData":{"id":2662,"type":"article-journal","container-title":"Department for Education","language":"en","page":"70","source":"Zotero","title":"Factors associated with achievement: key stage 4","author":[{"family":"Sutherland","given":"Alex"},{"family":"Ilie","given":"Sonia"},{"family":"Vignoles","given":"Anna"},{"family":"Europe","given":"RAND"}],"issued":{"date-parts":[["2015"]]}}}],"schema":"https://github.com/citation-style-language/schema/raw/master/csl-citation.json"} </w:instrText>
      </w:r>
      <w:r w:rsidR="00241285" w:rsidRPr="00220C73">
        <w:rPr>
          <w:rFonts w:ascii="Helvetica" w:hAnsi="Helvetica" w:cs="Helvetica"/>
          <w:sz w:val="24"/>
          <w:szCs w:val="24"/>
        </w:rPr>
        <w:fldChar w:fldCharType="separate"/>
      </w:r>
      <w:r w:rsidR="00241285" w:rsidRPr="00220C73">
        <w:rPr>
          <w:rFonts w:ascii="Helvetica" w:hAnsi="Helvetica" w:cs="Helvetica"/>
          <w:sz w:val="24"/>
          <w:szCs w:val="24"/>
        </w:rPr>
        <w:t xml:space="preserve">(Sutherland </w:t>
      </w:r>
      <w:r w:rsidR="00241285" w:rsidRPr="00220C73">
        <w:rPr>
          <w:rFonts w:ascii="Helvetica" w:hAnsi="Helvetica" w:cs="Helvetica"/>
          <w:i/>
          <w:iCs/>
          <w:sz w:val="24"/>
          <w:szCs w:val="24"/>
        </w:rPr>
        <w:t>et al.</w:t>
      </w:r>
      <w:r w:rsidR="00241285" w:rsidRPr="00220C73">
        <w:rPr>
          <w:rFonts w:ascii="Helvetica" w:hAnsi="Helvetica" w:cs="Helvetica"/>
          <w:sz w:val="24"/>
          <w:szCs w:val="24"/>
        </w:rPr>
        <w:t>, 2015: 9)</w:t>
      </w:r>
      <w:r w:rsidR="00241285" w:rsidRPr="00220C73">
        <w:rPr>
          <w:rFonts w:ascii="Helvetica" w:hAnsi="Helvetica" w:cs="Helvetica"/>
          <w:sz w:val="24"/>
          <w:szCs w:val="24"/>
        </w:rPr>
        <w:fldChar w:fldCharType="end"/>
      </w:r>
      <w:r w:rsidRPr="00220C73">
        <w:rPr>
          <w:rFonts w:ascii="Helvetica" w:hAnsi="Helvetica" w:cs="Helvetica"/>
          <w:sz w:val="24"/>
          <w:szCs w:val="24"/>
        </w:rPr>
        <w:t xml:space="preserve">, the Joseph Rowntree Foundation for example has found that white British students make up more than three-quarters of low achievers and do worse than children from similar economic backgrounds that happen to be ethnic minorities </w:t>
      </w:r>
      <w:r w:rsidR="00241285"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{"citationID":"2mIl7OLe","properties":{"formattedCitation":"(Stones, 2016)","plainCitation":"(Stones, 2016)","dontUpdate":true,"noteIndex":0},"citationItems":[{"id":2942,"uris":["http://zotero.org/users/8741181/items/QNH5GXHI"],"itemData":{"id":2942,"type":"article-journal","container-title":"STeP Journal","issue":"1","page":"173-181","title":"An exploratory study: raising the attainment of underachieving white working-class boys","volume":"3","author":[{"family":"Stones","given":"Samuel"}],"issued":{"date-parts":[["2016"]]}}}],"schema":"https://github.com/citation-style-language/schema/raw/master/csl-citation.json"} </w:instrText>
      </w:r>
      <w:r w:rsidR="00241285" w:rsidRPr="00220C73">
        <w:rPr>
          <w:rFonts w:ascii="Helvetica" w:hAnsi="Helvetica" w:cs="Helvetica"/>
          <w:sz w:val="24"/>
          <w:szCs w:val="24"/>
        </w:rPr>
        <w:fldChar w:fldCharType="separate"/>
      </w:r>
      <w:r w:rsidR="00241285" w:rsidRPr="00220C73">
        <w:rPr>
          <w:rFonts w:ascii="Helvetica" w:hAnsi="Helvetica" w:cs="Helvetica"/>
          <w:sz w:val="24"/>
          <w:szCs w:val="24"/>
        </w:rPr>
        <w:t>(Stones, 2016: 173)</w:t>
      </w:r>
      <w:r w:rsidR="00241285" w:rsidRPr="00220C73">
        <w:rPr>
          <w:rFonts w:ascii="Helvetica" w:hAnsi="Helvetica" w:cs="Helvetica"/>
          <w:sz w:val="24"/>
          <w:szCs w:val="24"/>
        </w:rPr>
        <w:fldChar w:fldCharType="end"/>
      </w:r>
      <w:r w:rsidRPr="00220C73">
        <w:rPr>
          <w:rFonts w:ascii="Helvetica" w:hAnsi="Helvetica" w:cs="Helvetica"/>
          <w:sz w:val="24"/>
          <w:szCs w:val="24"/>
        </w:rPr>
        <w:t>.</w:t>
      </w:r>
    </w:p>
    <w:p w14:paraId="2EF04B83" w14:textId="06AC44C9" w:rsidR="003040C6" w:rsidRPr="00220C73" w:rsidRDefault="003040C6" w:rsidP="003040C6">
      <w:pPr>
        <w:rPr>
          <w:rFonts w:ascii="Helvetica" w:hAnsi="Helvetica" w:cs="Helvetica"/>
          <w:sz w:val="24"/>
          <w:szCs w:val="24"/>
        </w:rPr>
      </w:pPr>
      <w:r w:rsidRPr="00220C73">
        <w:rPr>
          <w:rFonts w:ascii="Helvetica" w:hAnsi="Helvetica" w:cs="Helvetica"/>
          <w:sz w:val="24"/>
          <w:szCs w:val="24"/>
        </w:rPr>
        <w:t xml:space="preserve">The majority of literature surrounding educational attainment uses GCSE attainment data – whilst GCSE results are not a formal basis for offers of higher education places, they have been proven to be an important predictor of further attainment and inform the higher education process </w:t>
      </w:r>
      <w:r w:rsidR="00241285"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{"citationID":"6sRdpV0g","properties":{"formattedCitation":"(Croll and Attwood, 2013)","plainCitation":"(Croll and Attwood, 2013)","dontUpdate":true,"noteIndex":0},"citationItems":[{"id":2691,"uris":["http://zotero.org/users/8741181/items/8NSJ7WMM"],"itemData":{"id":2691,"type":"article-journal","abstract":"The recent report of the Milburn Review into Social Mobility highlights the under-representation of young people from lower socio-economic groups in higher education and encourages universities and others to act to remedy this situation as a contribution to greater social mobility. The paper uses data from the Longitudinal Study of Young People in England to examine the relationship between social background, attainment and university participation. The results show that differences in school-level attainment associated with social background are by far the most important explanation for social background differences in university attendance. However, there remains a small proportion of the participation gap that is not accounted for by attainment. It is also the case that early intentions for higher education participation are highly predictive of actual participation. The results suggest that although there may be some scope for universities to act to improve participation by people from less advantaged backgrounds, a much more important focus of action is on improving the school-level achievement of these students.","container-title":"British Journal of Educational Studies","DOI":"10.1080/00071005.2013.787386","ISSN":"0007-1005, 1467-8527","issue":"2","journalAbbreviation":"British Journal of Educational Studies","language":"en","page":"187-202","source":"DOI.org (Crossref)","title":"Participation In Higher Education: Aspirations, Attainment And Social Background","title-short":"Participation In Higher Education","volume":"61","author":[{"family":"Croll","given":"Paul"},{"family":"Attwood","given":"Gaynor"}],"issued":{"date-parts":[["2013",6]]}}}],"schema":"https://github.com/citation-style-language/schema/raw/master/csl-citation.json"} </w:instrText>
      </w:r>
      <w:r w:rsidR="00241285" w:rsidRPr="00220C73">
        <w:rPr>
          <w:rFonts w:ascii="Helvetica" w:hAnsi="Helvetica" w:cs="Helvetica"/>
          <w:sz w:val="24"/>
          <w:szCs w:val="24"/>
        </w:rPr>
        <w:fldChar w:fldCharType="separate"/>
      </w:r>
      <w:r w:rsidR="00241285" w:rsidRPr="00220C73">
        <w:rPr>
          <w:rFonts w:ascii="Helvetica" w:hAnsi="Helvetica" w:cs="Helvetica"/>
          <w:sz w:val="24"/>
          <w:szCs w:val="24"/>
        </w:rPr>
        <w:t>(Croll and Attwood, 2013: 196)</w:t>
      </w:r>
      <w:r w:rsidR="00241285" w:rsidRPr="00220C73">
        <w:rPr>
          <w:rFonts w:ascii="Helvetica" w:hAnsi="Helvetica" w:cs="Helvetica"/>
          <w:sz w:val="24"/>
          <w:szCs w:val="24"/>
        </w:rPr>
        <w:fldChar w:fldCharType="end"/>
      </w:r>
      <w:r w:rsidRPr="00220C73">
        <w:rPr>
          <w:rFonts w:ascii="Helvetica" w:hAnsi="Helvetica" w:cs="Helvetica"/>
          <w:sz w:val="24"/>
          <w:szCs w:val="24"/>
        </w:rPr>
        <w:t xml:space="preserve">. </w:t>
      </w:r>
    </w:p>
    <w:p w14:paraId="538DAEBD" w14:textId="59BC5828" w:rsidR="003040C6" w:rsidRPr="00220C73" w:rsidRDefault="003040C6" w:rsidP="003040C6">
      <w:pPr>
        <w:rPr>
          <w:rFonts w:ascii="Helvetica" w:hAnsi="Helvetica" w:cs="Helvetica"/>
          <w:sz w:val="24"/>
          <w:szCs w:val="24"/>
        </w:rPr>
      </w:pPr>
      <w:r w:rsidRPr="00220C73">
        <w:rPr>
          <w:rFonts w:ascii="Helvetica" w:hAnsi="Helvetica" w:cs="Helvetica"/>
          <w:sz w:val="24"/>
          <w:szCs w:val="24"/>
        </w:rPr>
        <w:lastRenderedPageBreak/>
        <w:t xml:space="preserve">Noden and West </w:t>
      </w:r>
      <w:r w:rsidR="00241285"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{"citationID":"UG4JdXYz","properties":{"formattedCitation":"(Noden and West, 2009)","plainCitation":"(Noden and West, 2009)","dontUpdate":true,"noteIndex":0},"citationItems":[{"id":4911,"uris":["http://zotero.org/users/8741181/items/8ABHSI5C"],"itemData":{"id":4911,"type":"article-journal","container-title":"The Sutton Trust","title":"Attainment gaps between the most deprived and advantaged schools","author":[{"family":"Noden","given":"P"},{"family":"West","given":"A"}],"issued":{"date-parts":[["2009"]]}}}],"schema":"https://github.com/citation-style-language/schema/raw/master/csl-citation.json"} </w:instrText>
      </w:r>
      <w:r w:rsidR="00241285" w:rsidRPr="00220C73">
        <w:rPr>
          <w:rFonts w:ascii="Helvetica" w:hAnsi="Helvetica" w:cs="Helvetica"/>
          <w:sz w:val="24"/>
          <w:szCs w:val="24"/>
        </w:rPr>
        <w:fldChar w:fldCharType="separate"/>
      </w:r>
      <w:r w:rsidR="00241285" w:rsidRPr="00220C73">
        <w:rPr>
          <w:rFonts w:ascii="Helvetica" w:hAnsi="Helvetica" w:cs="Helvetica"/>
          <w:sz w:val="24"/>
          <w:szCs w:val="24"/>
        </w:rPr>
        <w:t>(2009)</w:t>
      </w:r>
      <w:r w:rsidR="00241285" w:rsidRPr="00220C73">
        <w:rPr>
          <w:rFonts w:ascii="Helvetica" w:hAnsi="Helvetica" w:cs="Helvetica"/>
          <w:sz w:val="24"/>
          <w:szCs w:val="24"/>
        </w:rPr>
        <w:fldChar w:fldCharType="end"/>
      </w:r>
      <w:r w:rsidRPr="00220C73">
        <w:rPr>
          <w:rFonts w:ascii="Helvetica" w:hAnsi="Helvetica" w:cs="Helvetica"/>
          <w:sz w:val="24"/>
          <w:szCs w:val="24"/>
        </w:rPr>
        <w:t xml:space="preserve"> have stated that attending a ‘deprived’ school can impair educational attainment. A comparison of the least deprived 10 per cent and most deprived 10 per cent of schools find that high achieving children performed better at GCSE at the former compared to the latter by half a grade </w:t>
      </w:r>
      <w:r w:rsidR="00241285"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{"citationID":"xDDHZHZV","properties":{"formattedCitation":"(Goodman and Burton, 2012)","plainCitation":"(Goodman and Burton, 2012)","dontUpdate":true,"noteIndex":0},"citationItems":[{"id":2716,"uris":["http://zotero.org/users/8741181/items/IVLFAXVD"],"itemData":{"id":2716,"type":"article-journal","container-title":"Education 3-13","DOI":"10.1080/03004279.2010.550586","ISSN":"0300-4279, 1475-7575","issue":"5","journalAbbreviation":"Education 3-13","language":"en","page":"500-514","source":"DOI.org (Crossref)","title":"What is the nature of the achievement gap, why does it persist and are government goals sufficient to create social justice in the education system?","volume":"40","author":[{"family":"Goodman","given":"Ruth"},{"family":"Burton","given":"Diana"}],"issued":{"date-parts":[["2012",11]]}}}],"schema":"https://github.com/citation-style-language/schema/raw/master/csl-citation.json"} </w:instrText>
      </w:r>
      <w:r w:rsidR="00241285" w:rsidRPr="00220C73">
        <w:rPr>
          <w:rFonts w:ascii="Helvetica" w:hAnsi="Helvetica" w:cs="Helvetica"/>
          <w:sz w:val="24"/>
          <w:szCs w:val="24"/>
        </w:rPr>
        <w:fldChar w:fldCharType="separate"/>
      </w:r>
      <w:r w:rsidR="00241285" w:rsidRPr="00220C73">
        <w:rPr>
          <w:rFonts w:ascii="Helvetica" w:hAnsi="Helvetica" w:cs="Helvetica"/>
          <w:sz w:val="24"/>
          <w:szCs w:val="24"/>
        </w:rPr>
        <w:t>(Goodman and Burton, 2012: 510)</w:t>
      </w:r>
      <w:r w:rsidR="00241285" w:rsidRPr="00220C73">
        <w:rPr>
          <w:rFonts w:ascii="Helvetica" w:hAnsi="Helvetica" w:cs="Helvetica"/>
          <w:sz w:val="24"/>
          <w:szCs w:val="24"/>
        </w:rPr>
        <w:fldChar w:fldCharType="end"/>
      </w:r>
      <w:r w:rsidR="00241285" w:rsidRPr="00220C73">
        <w:rPr>
          <w:rFonts w:ascii="Helvetica" w:hAnsi="Helvetica" w:cs="Helvetica"/>
          <w:sz w:val="24"/>
          <w:szCs w:val="24"/>
        </w:rPr>
        <w:t>.</w:t>
      </w:r>
      <w:r w:rsidRPr="00220C73">
        <w:rPr>
          <w:rFonts w:ascii="Helvetica" w:hAnsi="Helvetica" w:cs="Helvetica"/>
          <w:sz w:val="24"/>
          <w:szCs w:val="24"/>
        </w:rPr>
        <w:t xml:space="preserve"> The concept of ‘deprived’ schools is made worse by allocation of places of pupils into schools. There exists a ‘clustering of poverty’ within particular schools </w:t>
      </w:r>
      <w:r w:rsidR="00241285"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{"citationID":"lKXVGmp7","properties":{"formattedCitation":"(Gorard and Siddiqui, 2019)","plainCitation":"(Gorard and Siddiqui, 2019)","dontUpdate":true,"noteIndex":0},"citationItems":[{"id":2641,"uris":["http://zotero.org/users/8741181/items/UN82QMFF"],"itemData":{"id":2641,"type":"article-journal","abstract":"This article illustrates the links between different ways of assessing disadvantage at school and subsequent qualification outcomes at age 16 in England. Our previous work has compared variables that represent current or recent snapshots of disadvantage (such as eligibility for free school meals [FSM]) with long-term summary variables and found the latter to improve measures of both social segregation between schools and explanations of raw-score differences in attainment. This new work takes an even more detailed longitudinal approach, modeling the course of one age cohort of 550,000 pupils from the National Pupil Database through their entire schooling to the age of 16 in 29 distinct analytical steps, using “effect” sizes, correlations, and a regression model. The steps represent stages such as what is known about each pupil when they were born, who they attended school with at age 10, and where they lived at age 14. The model also includes variables representing where data are missing for any pupil in any year. Using capped Key Stage 4 points as an outcome measure, these stages can predict the outcome with R = .90. This is considerably higher than for models using either snapshots or summaries of disadvantage. Key predictors are poverty and special educational needs at age 5, and throughout schooling, coupled with prior attainment at ages 6, 10, and 13. With predictors fed into the model in life order, there is little evidence of differential progress for different language and ethnic minority groups and no evidence of regional differences or a type of school effect. The article concludes with the implications of these results for assessing disadvantage when considering school contexts and for policy makers. Given the small but apparently consistent negative school composition “effects” in every year, one clear implication is that school intakes should be as mixed as possible both socially and academically.","container-title":"SAGE Open","DOI":"10.1177/2158244018825171","ISSN":"2158-2440, 2158-2440","issue":"1","journalAbbreviation":"SAGE Open","language":"en","page":"215824401882517","source":"DOI.org (Crossref)","title":"How Trajectories of Disadvantage Help Explain School Attainment","volume":"9","author":[{"family":"Gorard","given":"Stephen"},{"family":"Siddiqui","given":"Nadia"}],"issued":{"date-parts":[["2019",1]]}}}],"schema":"https://github.com/citation-style-language/schema/raw/master/csl-citation.json"} </w:instrText>
      </w:r>
      <w:r w:rsidR="00241285" w:rsidRPr="00220C73">
        <w:rPr>
          <w:rFonts w:ascii="Helvetica" w:hAnsi="Helvetica" w:cs="Helvetica"/>
          <w:sz w:val="24"/>
          <w:szCs w:val="24"/>
        </w:rPr>
        <w:fldChar w:fldCharType="separate"/>
      </w:r>
      <w:r w:rsidR="00241285" w:rsidRPr="00220C73">
        <w:rPr>
          <w:rFonts w:ascii="Helvetica" w:hAnsi="Helvetica" w:cs="Helvetica"/>
          <w:sz w:val="24"/>
          <w:szCs w:val="24"/>
        </w:rPr>
        <w:t>(Gorard and Siddiqui, 2019: 2)</w:t>
      </w:r>
      <w:r w:rsidR="00241285" w:rsidRPr="00220C73">
        <w:rPr>
          <w:rFonts w:ascii="Helvetica" w:hAnsi="Helvetica" w:cs="Helvetica"/>
          <w:sz w:val="24"/>
          <w:szCs w:val="24"/>
        </w:rPr>
        <w:fldChar w:fldCharType="end"/>
      </w:r>
      <w:r w:rsidRPr="00220C73">
        <w:rPr>
          <w:rFonts w:ascii="Helvetica" w:hAnsi="Helvetica" w:cs="Helvetica"/>
          <w:sz w:val="24"/>
          <w:szCs w:val="24"/>
        </w:rPr>
        <w:t xml:space="preserve">. This segregation by social class is harmful to students and promotes worse opportunities for the most disadvantaged and has a knock-on effect of lowered aspirations and lower participation rates in later education </w:t>
      </w:r>
      <w:r w:rsidR="00241285"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{"citationID":"d6I6SUEA","properties":{"formattedCitation":"(Hamnett, Ramsden and Butler, 2007; Gorard and Siddiqui, 2019)","plainCitation":"(Hamnett, Ramsden and Butler, 2007; Gorard and Siddiqui, 2019)","dontUpdate":true,"noteIndex":0},"citationItems":[{"id":2674,"uris":["http://zotero.org/users/8741181/items/P3ZW7PPD"],"itemData":{"id":2674,"type":"article-journal","abstract":"This paper discusses the effect of social background and ethnicity on educational performance in an area with traditionally poor levels of attainment. It begins by examining the variation in school performance for London and speciﬁcally east London. It shows how the disadvantaged nature of the area, as measured by such variables as Mosaic group and ethnic heritage, helps to explain the poor results at GCSE. The paper then changes the focus to schools within a seven-borough area of east London. Using the Pupil Level Annual School Census (PLASC) linked to the geodemographic Mosaic codes based on pupils’ home postcode, the authors demonstrate that, although ethnicity accounts for some of the variation in performance, this is considerably less than that accounted for by pupil social background. In addition, they show that it is not simply the social background of the individual pupil that affects school performance at GCSE. The proportion of pupils from a given social background plays some role in boosting or diminishing the overall school performance and will inﬂuence the performance of individual pupils whatever their background. It is argued that these social background effects together with the school composition effects have a considerable impact on school performance.","container-title":"Urban Studies","DOI":"10.1080/00420980701302395","ISSN":"0042-0980, 1360-063X","issue":"7","journalAbbreviation":"Urban Studies","language":"en","page":"1255-1280","source":"DOI.org (Crossref)","title":"Social Background, Ethnicity, School Composition and Educational Attainment in East London","volume":"44","author":[{"family":"Hamnett","given":"Chris"},{"family":"Ramsden","given":"Mark"},{"family":"Butler","given":"Tim"}],"issued":{"date-parts":[["2007",6]]}}},{"id":2641,"uris":["http://zotero.org/users/8741181/items/UN82QMFF"],"itemData":{"id":2641,"type":"article-journal","abstract":"This article illustrates the links between different ways of assessing disadvantage at school and subsequent qualification outcomes at age 16 in England. Our previous work has compared variables that represent current or recent snapshots of disadvantage (such as eligibility for free school meals [FSM]) with long-term summary variables and found the latter to improve measures of both social segregation between schools and explanations of raw-score differences in attainment. This new work takes an even more detailed longitudinal approach, modeling the course of one age cohort of 550,000 pupils from the National Pupil Database through their entire schooling to the age of 16 in 29 distinct analytical steps, using “effect” sizes, correlations, and a regression model. The steps represent stages such as what is known about each pupil when they were born, who they attended school with at age 10, and where they lived at age 14. The model also includes variables representing where data are missing for any pupil in any year. Using capped Key Stage 4 points as an outcome measure, these stages can predict the outcome with R = .90. This is considerably higher than for models using either snapshots or summaries of disadvantage. Key predictors are poverty and special educational needs at age 5, and throughout schooling, coupled with prior attainment at ages 6, 10, and 13. With predictors fed into the model in life order, there is little evidence of differential progress for different language and ethnic minority groups and no evidence of regional differences or a type of school effect. The article concludes with the implications of these results for assessing disadvantage when considering school contexts and for policy makers. Given the small but apparently consistent negative school composition “effects” in every year, one clear implication is that school intakes should be as mixed as possible both socially and academically.","container-title":"SAGE Open","DOI":"10.1177/2158244018825171","ISSN":"2158-2440, 2158-2440","issue":"1","journalAbbreviation":"SAGE Open","language":"en","page":"215824401882517","source":"DOI.org (Crossref)","title":"How Trajectories of Disadvantage Help Explain School Attainment","volume":"9","author":[{"family":"Gorard","given":"Stephen"},{"family":"Siddiqui","given":"Nadia"}],"issued":{"date-parts":[["2019",1]]}}}],"schema":"https://github.com/citation-style-language/schema/raw/master/csl-citation.json"} </w:instrText>
      </w:r>
      <w:r w:rsidR="00241285" w:rsidRPr="00220C73">
        <w:rPr>
          <w:rFonts w:ascii="Helvetica" w:hAnsi="Helvetica" w:cs="Helvetica"/>
          <w:sz w:val="24"/>
          <w:szCs w:val="24"/>
        </w:rPr>
        <w:fldChar w:fldCharType="separate"/>
      </w:r>
      <w:r w:rsidR="00241285" w:rsidRPr="00220C73">
        <w:rPr>
          <w:rFonts w:ascii="Helvetica" w:hAnsi="Helvetica" w:cs="Helvetica"/>
          <w:sz w:val="24"/>
          <w:szCs w:val="24"/>
        </w:rPr>
        <w:t>(Hamnett et al, 2007: 1278; Gorard and Siddiqui, 2019: 2)</w:t>
      </w:r>
      <w:r w:rsidR="00241285" w:rsidRPr="00220C73">
        <w:rPr>
          <w:rFonts w:ascii="Helvetica" w:hAnsi="Helvetica" w:cs="Helvetica"/>
          <w:sz w:val="24"/>
          <w:szCs w:val="24"/>
        </w:rPr>
        <w:fldChar w:fldCharType="end"/>
      </w:r>
      <w:r w:rsidRPr="00220C73">
        <w:rPr>
          <w:rFonts w:ascii="Helvetica" w:hAnsi="Helvetica" w:cs="Helvetica"/>
          <w:sz w:val="24"/>
          <w:szCs w:val="24"/>
        </w:rPr>
        <w:t xml:space="preserve">. </w:t>
      </w:r>
      <w:r w:rsidR="0005342F" w:rsidRPr="00220C73">
        <w:rPr>
          <w:rFonts w:ascii="Helvetica" w:hAnsi="Helvetica" w:cs="Helvetica"/>
          <w:sz w:val="24"/>
          <w:szCs w:val="24"/>
        </w:rPr>
        <w:t>S</w:t>
      </w:r>
      <w:r w:rsidRPr="00220C73">
        <w:rPr>
          <w:rFonts w:ascii="Helvetica" w:hAnsi="Helvetica" w:cs="Helvetica"/>
          <w:sz w:val="24"/>
          <w:szCs w:val="24"/>
        </w:rPr>
        <w:t xml:space="preserve">olely focusing upon the social background will not appropriately explain matters of educational attainment – school compositional effects have a considerable impact on school performance </w:t>
      </w:r>
      <w:r w:rsidR="00241285"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{"citationID":"cfZgFviv","properties":{"formattedCitation":"(Hamnett, Ramsden and Butler, 2007)","plainCitation":"(Hamnett, Ramsden and Butler, 2007)","dontUpdate":true,"noteIndex":0},"citationItems":[{"id":2674,"uris":["http://zotero.org/users/8741181/items/P3ZW7PPD"],"itemData":{"id":2674,"type":"article-journal","abstract":"This paper discusses the effect of social background and ethnicity on educational performance in an area with traditionally poor levels of attainment. It begins by examining the variation in school performance for London and speciﬁcally east London. It shows how the disadvantaged nature of the area, as measured by such variables as Mosaic group and ethnic heritage, helps to explain the poor results at GCSE. The paper then changes the focus to schools within a seven-borough area of east London. Using the Pupil Level Annual School Census (PLASC) linked to the geodemographic Mosaic codes based on pupils’ home postcode, the authors demonstrate that, although ethnicity accounts for some of the variation in performance, this is considerably less than that accounted for by pupil social background. In addition, they show that it is not simply the social background of the individual pupil that affects school performance at GCSE. The proportion of pupils from a given social background plays some role in boosting or diminishing the overall school performance and will inﬂuence the performance of individual pupils whatever their background. It is argued that these social background effects together with the school composition effects have a considerable impact on school performance.","container-title":"Urban Studies","DOI":"10.1080/00420980701302395","ISSN":"0042-0980, 1360-063X","issue":"7","journalAbbreviation":"Urban Studies","language":"en","page":"1255-1280","source":"DOI.org (Crossref)","title":"Social Background, Ethnicity, School Composition and Educational Attainment in East London","volume":"44","author":[{"family":"Hamnett","given":"Chris"},{"family":"Ramsden","given":"Mark"},{"family":"Butler","given":"Tim"}],"issued":{"date-parts":[["2007",6]]}}}],"schema":"https://github.com/citation-style-language/schema/raw/master/csl-citation.json"} </w:instrText>
      </w:r>
      <w:r w:rsidR="00241285" w:rsidRPr="00220C73">
        <w:rPr>
          <w:rFonts w:ascii="Helvetica" w:hAnsi="Helvetica" w:cs="Helvetica"/>
          <w:sz w:val="24"/>
          <w:szCs w:val="24"/>
        </w:rPr>
        <w:fldChar w:fldCharType="separate"/>
      </w:r>
      <w:r w:rsidR="00241285" w:rsidRPr="00220C73">
        <w:rPr>
          <w:rFonts w:ascii="Helvetica" w:hAnsi="Helvetica" w:cs="Helvetica"/>
          <w:sz w:val="24"/>
          <w:szCs w:val="24"/>
        </w:rPr>
        <w:t>(Hamnett, Ramsden and Butler, 2007: 1255)</w:t>
      </w:r>
      <w:r w:rsidR="00241285" w:rsidRPr="00220C73">
        <w:rPr>
          <w:rFonts w:ascii="Helvetica" w:hAnsi="Helvetica" w:cs="Helvetica"/>
          <w:sz w:val="24"/>
          <w:szCs w:val="24"/>
        </w:rPr>
        <w:fldChar w:fldCharType="end"/>
      </w:r>
      <w:r w:rsidRPr="00220C73">
        <w:rPr>
          <w:rFonts w:ascii="Helvetica" w:hAnsi="Helvetica" w:cs="Helvetica"/>
          <w:sz w:val="24"/>
          <w:szCs w:val="24"/>
        </w:rPr>
        <w:t>. Whilst individual level factors such as parental socioeconomic position</w:t>
      </w:r>
      <w:r w:rsidR="00241285" w:rsidRPr="00220C73">
        <w:rPr>
          <w:rFonts w:ascii="Helvetica" w:hAnsi="Helvetica" w:cs="Helvetica"/>
          <w:sz w:val="24"/>
          <w:szCs w:val="24"/>
        </w:rPr>
        <w:t xml:space="preserve"> </w:t>
      </w:r>
      <w:r w:rsidR="00241285"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{"citationID":"SwMY6xbM","properties":{"formattedCitation":"(Playford and Gayle, 2016)","plainCitation":"(Playford and Gayle, 2016)","dontUpdate":true,"noteIndex":0},"citationItems":[{"id":2949,"uris":["http://zotero.org/users/8741181/items/RM75M8NZ"],"itemData":{"id":2949,"type":"article-journal","container-title":"Journal of Youth Studies","DOI":"https://doi.org/10.1080/13676261.2015.1052049","page":"149-168","title":"The concealed middle? An exploration of ordinary young people and school GCSE subject area attainment","volume":"19","author":[{"family":"Playford","given":"Christopher"},{"family":"Gayle","given":"Vernon"}],"issued":{"date-parts":[["2016"]]}}}],"schema":"https://github.com/citation-style-language/schema/raw/master/csl-citation.json"} </w:instrText>
      </w:r>
      <w:r w:rsidR="00241285" w:rsidRPr="00220C73">
        <w:rPr>
          <w:rFonts w:ascii="Helvetica" w:hAnsi="Helvetica" w:cs="Helvetica"/>
          <w:sz w:val="24"/>
          <w:szCs w:val="24"/>
        </w:rPr>
        <w:fldChar w:fldCharType="separate"/>
      </w:r>
      <w:r w:rsidR="00241285" w:rsidRPr="00220C73">
        <w:rPr>
          <w:rFonts w:ascii="Helvetica" w:hAnsi="Helvetica" w:cs="Helvetica"/>
          <w:sz w:val="24"/>
          <w:szCs w:val="24"/>
        </w:rPr>
        <w:t>(Playford and Gayle, 2016: 22)</w:t>
      </w:r>
      <w:r w:rsidR="00241285" w:rsidRPr="00220C73">
        <w:rPr>
          <w:rFonts w:ascii="Helvetica" w:hAnsi="Helvetica" w:cs="Helvetica"/>
          <w:sz w:val="24"/>
          <w:szCs w:val="24"/>
        </w:rPr>
        <w:fldChar w:fldCharType="end"/>
      </w:r>
      <w:r w:rsidRPr="00220C73">
        <w:rPr>
          <w:rFonts w:ascii="Helvetica" w:hAnsi="Helvetica" w:cs="Helvetica"/>
          <w:sz w:val="24"/>
          <w:szCs w:val="24"/>
        </w:rPr>
        <w:t xml:space="preserve"> and aspirations are important in understanding school GCSE attainment, school compositional factors also need to be considered. </w:t>
      </w:r>
    </w:p>
    <w:p w14:paraId="7D7573CE" w14:textId="7AC583B8" w:rsidR="003040C6" w:rsidRPr="00220C73" w:rsidRDefault="003040C6" w:rsidP="003040C6">
      <w:pPr>
        <w:rPr>
          <w:rFonts w:ascii="Helvetica" w:hAnsi="Helvetica" w:cs="Helvetica"/>
          <w:sz w:val="24"/>
          <w:szCs w:val="24"/>
        </w:rPr>
      </w:pPr>
      <w:r w:rsidRPr="00220C73">
        <w:rPr>
          <w:rFonts w:ascii="Helvetica" w:hAnsi="Helvetica" w:cs="Helvetica"/>
          <w:sz w:val="24"/>
          <w:szCs w:val="24"/>
        </w:rPr>
        <w:t xml:space="preserve">The UK Higher Education system has expanded from student numbers of 400,000 in the 1960s to 2,000,000 in the year 2000 </w:t>
      </w:r>
      <w:r w:rsidR="00241285"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{"citationID":"LqBtPoVY","properties":{"formattedCitation":"(Blanden and Machin, 2004)","plainCitation":"(Blanden and Machin, 2004)","dontUpdate":true,"noteIndex":0},"citationItems":[{"id":2720,"uris":["http://zotero.org/users/8741181/items/ZXLNDB3L"],"itemData":{"id":2720,"type":"article-journal","abstract":"In this paper we explore changes over time in higher education (HE) participation and attainment between people from richer and poorer family backgrounds during a time period when the UK higher education system expanded at a rapid rate. We use longitudinal data from three time periods to study temporal shifts in HE participation and attainment across parental income groups for children going to university in the 1970s, 1980s and 1990s. The key finding is a highly policy relevant one, namely that HE expansion has not been equally distributed across people from richer and poorer backgrounds. Rather, it has disproportionately benefited children from relatively rich families. Despite the fact that many more children from higher income backgrounds participated in HE before the recent expansion of the system, the expansion acted to widen participation gaps between rich and poor children. This finding is robust to different measures of education participation and inequality. It also emerges from nonparametric estimations and from a more detailed econometric model allowing for the sequential nature of education choices with potentially different income associations at different stages of the education sequence.","container-title":"Scottish Journal of Political Economy","DOI":"10.1111/j.0036-9292.2004.00304.x","ISSN":"0036-9292, 1467-9485","issue":"2","journalAbbreviation":"Scottish J Political Economy","language":"en","page":"230-249","source":"DOI.org (Crossref)","title":"Educational Inequality and the Expansion of UK Higher Education","volume":"51","author":[{"family":"Blanden","given":"Jo"},{"family":"Machin","given":"Stephen"}],"issued":{"date-parts":[["2004",5]]}}}],"schema":"https://github.com/citation-style-language/schema/raw/master/csl-citation.json"} </w:instrText>
      </w:r>
      <w:r w:rsidR="00241285" w:rsidRPr="00220C73">
        <w:rPr>
          <w:rFonts w:ascii="Helvetica" w:hAnsi="Helvetica" w:cs="Helvetica"/>
          <w:sz w:val="24"/>
          <w:szCs w:val="24"/>
        </w:rPr>
        <w:fldChar w:fldCharType="separate"/>
      </w:r>
      <w:r w:rsidR="00241285" w:rsidRPr="00220C73">
        <w:rPr>
          <w:rFonts w:ascii="Helvetica" w:hAnsi="Helvetica" w:cs="Helvetica"/>
          <w:sz w:val="24"/>
          <w:szCs w:val="24"/>
        </w:rPr>
        <w:t>(Blanden and Machin, 2004: 1)</w:t>
      </w:r>
      <w:r w:rsidR="00241285" w:rsidRPr="00220C73">
        <w:rPr>
          <w:rFonts w:ascii="Helvetica" w:hAnsi="Helvetica" w:cs="Helvetica"/>
          <w:sz w:val="24"/>
          <w:szCs w:val="24"/>
        </w:rPr>
        <w:fldChar w:fldCharType="end"/>
      </w:r>
      <w:r w:rsidRPr="00220C73">
        <w:rPr>
          <w:rFonts w:ascii="Helvetica" w:hAnsi="Helvetica" w:cs="Helvetica"/>
          <w:sz w:val="24"/>
          <w:szCs w:val="24"/>
        </w:rPr>
        <w:t>. This expansion has not been equally distributed across social classes and attainment at higher education institutions has a socioeconomic gradient</w:t>
      </w:r>
      <w:r w:rsidR="0005342F" w:rsidRPr="00220C73">
        <w:rPr>
          <w:rFonts w:ascii="Helvetica" w:hAnsi="Helvetica" w:cs="Helvetica"/>
          <w:sz w:val="24"/>
          <w:szCs w:val="24"/>
        </w:rPr>
        <w:t>. T</w:t>
      </w:r>
      <w:r w:rsidRPr="00220C73">
        <w:rPr>
          <w:rFonts w:ascii="Helvetica" w:hAnsi="Helvetica" w:cs="Helvetica"/>
          <w:sz w:val="24"/>
          <w:szCs w:val="24"/>
        </w:rPr>
        <w:t xml:space="preserve">hough this is more pronounced in contemporary cohorts compared to those in the 1960s </w:t>
      </w:r>
      <w:r w:rsidR="00241285"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{"citationID":"vx012FbQ","properties":{"formattedCitation":"(Blanden and Machin, 2004)","plainCitation":"(Blanden and Machin, 2004)","dontUpdate":true,"noteIndex":0},"citationItems":[{"id":2720,"uris":["http://zotero.org/users/8741181/items/ZXLNDB3L"],"itemData":{"id":2720,"type":"article-journal","abstract":"In this paper we explore changes over time in higher education (HE) participation and attainment between people from richer and poorer family backgrounds during a time period when the UK higher education system expanded at a rapid rate. We use longitudinal data from three time periods to study temporal shifts in HE participation and attainment across parental income groups for children going to university in the 1970s, 1980s and 1990s. The key finding is a highly policy relevant one, namely that HE expansion has not been equally distributed across people from richer and poorer backgrounds. Rather, it has disproportionately benefited children from relatively rich families. Despite the fact that many more children from higher income backgrounds participated in HE before the recent expansion of the system, the expansion acted to widen participation gaps between rich and poor children. This finding is robust to different measures of education participation and inequality. It also emerges from nonparametric estimations and from a more detailed econometric model allowing for the sequential nature of education choices with potentially different income associations at different stages of the education sequence.","container-title":"Scottish Journal of Political Economy","DOI":"10.1111/j.0036-9292.2004.00304.x","ISSN":"0036-9292, 1467-9485","issue":"2","journalAbbreviation":"Scottish J Political Economy","language":"en","page":"230-249","source":"DOI.org (Crossref)","title":"Educational Inequality and the Expansion of UK Higher Education","volume":"51","author":[{"family":"Blanden","given":"Jo"},{"family":"Machin","given":"Stephen"}],"issued":{"date-parts":[["2004",5]]}}}],"schema":"https://github.com/citation-style-language/schema/raw/master/csl-citation.json"} </w:instrText>
      </w:r>
      <w:r w:rsidR="00241285" w:rsidRPr="00220C73">
        <w:rPr>
          <w:rFonts w:ascii="Helvetica" w:hAnsi="Helvetica" w:cs="Helvetica"/>
          <w:sz w:val="24"/>
          <w:szCs w:val="24"/>
        </w:rPr>
        <w:fldChar w:fldCharType="separate"/>
      </w:r>
      <w:r w:rsidR="00241285" w:rsidRPr="00220C73">
        <w:rPr>
          <w:rFonts w:ascii="Helvetica" w:hAnsi="Helvetica" w:cs="Helvetica"/>
          <w:sz w:val="24"/>
          <w:szCs w:val="24"/>
        </w:rPr>
        <w:t>(Blanden and Machin, 2004: 2)</w:t>
      </w:r>
      <w:r w:rsidR="00241285" w:rsidRPr="00220C73">
        <w:rPr>
          <w:rFonts w:ascii="Helvetica" w:hAnsi="Helvetica" w:cs="Helvetica"/>
          <w:sz w:val="24"/>
          <w:szCs w:val="24"/>
        </w:rPr>
        <w:fldChar w:fldCharType="end"/>
      </w:r>
      <w:r w:rsidRPr="00220C73">
        <w:rPr>
          <w:rFonts w:ascii="Helvetica" w:hAnsi="Helvetica" w:cs="Helvetica"/>
          <w:sz w:val="24"/>
          <w:szCs w:val="24"/>
        </w:rPr>
        <w:t xml:space="preserve">. </w:t>
      </w:r>
    </w:p>
    <w:p w14:paraId="4B2F5DCB" w14:textId="710ACC1C" w:rsidR="003040C6" w:rsidRPr="00220C73" w:rsidRDefault="0005342F" w:rsidP="003040C6">
      <w:pPr>
        <w:rPr>
          <w:rFonts w:ascii="Helvetica" w:hAnsi="Helvetica" w:cs="Helvetica"/>
          <w:sz w:val="24"/>
          <w:szCs w:val="24"/>
        </w:rPr>
      </w:pPr>
      <w:r w:rsidRPr="00220C73">
        <w:rPr>
          <w:rFonts w:ascii="Helvetica" w:hAnsi="Helvetica" w:cs="Helvetica"/>
          <w:sz w:val="24"/>
          <w:szCs w:val="24"/>
        </w:rPr>
        <w:t>Women</w:t>
      </w:r>
      <w:r w:rsidR="003040C6" w:rsidRPr="00220C73">
        <w:rPr>
          <w:rFonts w:ascii="Helvetica" w:hAnsi="Helvetica" w:cs="Helvetica"/>
          <w:sz w:val="24"/>
          <w:szCs w:val="24"/>
        </w:rPr>
        <w:t xml:space="preserve"> have historically been under-represented in Higher-Education, though in 1992 the participation rates in England had caught up with those of men</w:t>
      </w:r>
      <w:r w:rsidR="00241285" w:rsidRPr="00220C73">
        <w:rPr>
          <w:rFonts w:ascii="Helvetica" w:hAnsi="Helvetica" w:cs="Helvetica"/>
          <w:sz w:val="24"/>
          <w:szCs w:val="24"/>
        </w:rPr>
        <w:t xml:space="preserve"> </w:t>
      </w:r>
      <w:r w:rsidR="00241285"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{"citationID":"3Ox1TRi0","properties":{"formattedCitation":"(Broecke and Hamed, 2008)","plainCitation":"(Broecke and Hamed, 2008)","dontUpdate":true,"noteIndex":0},"citationItems":[{"id":2932,"uris":["http://zotero.org/users/8741181/items/GBEU9CUE"],"itemData":{"id":2932,"type":"article-journal","container-title":"Department for Innovation, Universities and Skills","title":"Gender gaps in higher education participation: An analysis of the relationship between prior attainment and young participation by gender, socio-economic class and ethnicity","author":[{"family":"Broecke","given":"Stijn"},{"family":"Hamed","given":"Joseph"}],"issued":{"date-parts":[["2008"]]}}}],"schema":"https://github.com/citation-style-language/schema/raw/master/csl-citation.json"} </w:instrText>
      </w:r>
      <w:r w:rsidR="00241285" w:rsidRPr="00220C73">
        <w:rPr>
          <w:rFonts w:ascii="Helvetica" w:hAnsi="Helvetica" w:cs="Helvetica"/>
          <w:sz w:val="24"/>
          <w:szCs w:val="24"/>
        </w:rPr>
        <w:fldChar w:fldCharType="separate"/>
      </w:r>
      <w:r w:rsidR="00241285" w:rsidRPr="00220C73">
        <w:rPr>
          <w:rFonts w:ascii="Helvetica" w:hAnsi="Helvetica" w:cs="Helvetica"/>
          <w:sz w:val="24"/>
          <w:szCs w:val="24"/>
        </w:rPr>
        <w:t>(Broecke and Hamed, 2008: 1)</w:t>
      </w:r>
      <w:r w:rsidR="00241285" w:rsidRPr="00220C73">
        <w:rPr>
          <w:rFonts w:ascii="Helvetica" w:hAnsi="Helvetica" w:cs="Helvetica"/>
          <w:sz w:val="24"/>
          <w:szCs w:val="24"/>
        </w:rPr>
        <w:fldChar w:fldCharType="end"/>
      </w:r>
      <w:r w:rsidR="003040C6" w:rsidRPr="00220C73">
        <w:rPr>
          <w:rFonts w:ascii="Helvetica" w:hAnsi="Helvetica" w:cs="Helvetica"/>
          <w:sz w:val="24"/>
          <w:szCs w:val="24"/>
        </w:rPr>
        <w:t xml:space="preserve">. </w:t>
      </w:r>
      <w:r w:rsidRPr="00220C73">
        <w:rPr>
          <w:rFonts w:ascii="Helvetica" w:hAnsi="Helvetica" w:cs="Helvetica"/>
          <w:sz w:val="24"/>
          <w:szCs w:val="24"/>
        </w:rPr>
        <w:t>I</w:t>
      </w:r>
      <w:r w:rsidR="003040C6" w:rsidRPr="00220C73">
        <w:rPr>
          <w:rFonts w:ascii="Helvetica" w:hAnsi="Helvetica" w:cs="Helvetica"/>
          <w:sz w:val="24"/>
          <w:szCs w:val="24"/>
        </w:rPr>
        <w:t xml:space="preserve">n a contemporary context, girls are more likely to be entered for A-levels, pass them, and do better than boys </w:t>
      </w:r>
      <w:r w:rsidRPr="00220C73">
        <w:rPr>
          <w:rFonts w:ascii="Helvetica" w:hAnsi="Helvetica" w:cs="Helvetica"/>
          <w:sz w:val="24"/>
          <w:szCs w:val="24"/>
        </w:rPr>
        <w:t xml:space="preserve">though </w:t>
      </w:r>
      <w:r w:rsidR="003040C6" w:rsidRPr="00220C73">
        <w:rPr>
          <w:rFonts w:ascii="Helvetica" w:hAnsi="Helvetica" w:cs="Helvetica"/>
          <w:sz w:val="24"/>
          <w:szCs w:val="24"/>
        </w:rPr>
        <w:t xml:space="preserve">this has not always been the case (ibid). The historical early transitions to domestic work that women faced set these individuals onto trajectories with little to no educational qualifications or vocational training which set them onto paths of lower socioeconomic attainment and a reliance upon marriage </w:t>
      </w:r>
      <w:r w:rsidR="00241285" w:rsidRPr="00220C73">
        <w:rPr>
          <w:rFonts w:ascii="Helvetica" w:hAnsi="Helvetica" w:cs="Helvetica"/>
          <w:sz w:val="24"/>
          <w:szCs w:val="24"/>
        </w:rPr>
        <w:fldChar w:fldCharType="begin"/>
      </w:r>
      <w:r w:rsidR="00241285" w:rsidRPr="00220C73">
        <w:rPr>
          <w:rFonts w:ascii="Helvetica" w:hAnsi="Helvetica" w:cs="Helvetica"/>
          <w:sz w:val="24"/>
          <w:szCs w:val="24"/>
        </w:rPr>
        <w:instrText xml:space="preserve"> ADDIN ZOTERO_ITEM CSL_CITATION {"citationID":"No0p7kKc","properties":{"formattedCitation":"(Xue {\\i{}et al.}, 2020)","plainCitation":"(Xue et al., 2020)","noteIndex":0},"citationItems":[{"id":1350,"uris":["http://zotero.org/users/8741181/items/FIJVND67"],"itemData":{"id":1350,"type":"article-journal","abstract":"Transitions to adulthood represent a sensitive period for setting young people into particular life course trajectories, and the nature of these transitions have varied more for girls, historically, than for boys. We aim to investigate the long-term significance of different transitions out of full-time education for socioeconomic attainment in later life amongst postwar young women in England. Our data are from the English Longitudinal Study of Ageing for girls born during World War II and the post-war period (1939–1952, n = 1798). Using sequence analysis, we identified six types of transition out of full-time education between ages 14 and 26: EarlyWork, Mid-Work, Late-Work, Early-Domestic, Late-Domestic, and Part-time Mixed. We used linear and multinomial regression models to examine associations between transition types and socioeconomic attainment outcomes from age 50, including individual income, household income and wealth, and occupational class. Our study found that later transitions into employment (Mid-Work and Late-Work) were associated with higher socioeconomic attainment after age 50 compared with women who made early transitions from education to employment (Early-Work); much of the advantage of making later transitions to employment was due to higher educational attainment. We also found that early transitions to domestic work (Early-Domestic) set young women onto trajectories of lower socioeconomic attainment than compared with those who made early transitions to employment, suggesting the nature of the transition from full-time education is as important as the timing, perhaps uniquely for women. A pathway of cumulative advantage/disadvantage is also evident in our study; results suggest a partial mediating role for educational attainment in associations between childhood social class and later life socioeconomic attainment.","container-title":"Advances in Life Course Research","DOI":"10.1016/j.alcr.2020.100352","ISSN":"10402608","journalAbbreviation":"Advances in Life Course Research","language":"en","page":"100352","source":"DOI.org (Crossref)","title":"Girls’ transition to adulthood and their later life socioeconomic attainment: Findings from the English longitudinal study of ageing","title-short":"Girls’ transition to adulthood and their later life socioeconomic attainment","volume":"46","author":[{"family":"Xue","given":"Baowen"},{"family":"Tinkler","given":"Penny"},{"family":"Zaninotto","given":"Paola"},{"family":"McMunn","given":"Anne"}],"issued":{"date-parts":[["2020",12]]}}}],"schema":"https://github.com/citation-style-language/schema/raw/master/csl-citation.json"} </w:instrText>
      </w:r>
      <w:r w:rsidR="00241285" w:rsidRPr="00220C73">
        <w:rPr>
          <w:rFonts w:ascii="Helvetica" w:hAnsi="Helvetica" w:cs="Helvetica"/>
          <w:sz w:val="24"/>
          <w:szCs w:val="24"/>
        </w:rPr>
        <w:fldChar w:fldCharType="separate"/>
      </w:r>
      <w:r w:rsidR="00241285" w:rsidRPr="00220C73">
        <w:rPr>
          <w:rFonts w:ascii="Helvetica" w:hAnsi="Helvetica" w:cs="Helvetica"/>
          <w:sz w:val="24"/>
          <w:szCs w:val="24"/>
        </w:rPr>
        <w:t xml:space="preserve">(Xue </w:t>
      </w:r>
      <w:r w:rsidR="00241285" w:rsidRPr="00220C73">
        <w:rPr>
          <w:rFonts w:ascii="Helvetica" w:hAnsi="Helvetica" w:cs="Helvetica"/>
          <w:i/>
          <w:iCs/>
          <w:sz w:val="24"/>
          <w:szCs w:val="24"/>
        </w:rPr>
        <w:t>et al.</w:t>
      </w:r>
      <w:r w:rsidR="00241285" w:rsidRPr="00220C73">
        <w:rPr>
          <w:rFonts w:ascii="Helvetica" w:hAnsi="Helvetica" w:cs="Helvetica"/>
          <w:sz w:val="24"/>
          <w:szCs w:val="24"/>
        </w:rPr>
        <w:t>, 2020)</w:t>
      </w:r>
      <w:r w:rsidR="00241285" w:rsidRPr="00220C73">
        <w:rPr>
          <w:rFonts w:ascii="Helvetica" w:hAnsi="Helvetica" w:cs="Helvetica"/>
          <w:sz w:val="24"/>
          <w:szCs w:val="24"/>
        </w:rPr>
        <w:fldChar w:fldCharType="end"/>
      </w:r>
      <w:r w:rsidR="003040C6" w:rsidRPr="00220C73">
        <w:rPr>
          <w:rFonts w:ascii="Helvetica" w:hAnsi="Helvetica" w:cs="Helvetica"/>
          <w:sz w:val="24"/>
          <w:szCs w:val="24"/>
        </w:rPr>
        <w:t xml:space="preserve">. </w:t>
      </w:r>
    </w:p>
    <w:p w14:paraId="21E4BBFC" w14:textId="2AECB0FB" w:rsidR="003040C6" w:rsidRPr="00220C73" w:rsidRDefault="0005342F" w:rsidP="003040C6">
      <w:pPr>
        <w:rPr>
          <w:rFonts w:ascii="Helvetica" w:hAnsi="Helvetica" w:cs="Helvetica"/>
          <w:sz w:val="24"/>
          <w:szCs w:val="24"/>
        </w:rPr>
      </w:pPr>
      <w:r w:rsidRPr="00220C73">
        <w:rPr>
          <w:rFonts w:ascii="Helvetica" w:hAnsi="Helvetica" w:cs="Helvetica"/>
          <w:sz w:val="24"/>
          <w:szCs w:val="24"/>
        </w:rPr>
        <w:t>T</w:t>
      </w:r>
      <w:r w:rsidR="003040C6" w:rsidRPr="00220C73">
        <w:rPr>
          <w:rFonts w:ascii="Helvetica" w:hAnsi="Helvetica" w:cs="Helvetica"/>
          <w:sz w:val="24"/>
          <w:szCs w:val="24"/>
        </w:rPr>
        <w:t xml:space="preserve">hose students with high aspirations and expectations have higher school achievement than those with low aspirations and expectations </w:t>
      </w:r>
      <w:r w:rsidR="00241285"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{"citationID":"93Y3MLd3","properties":{"formattedCitation":"(Baker {\\i{}et al.}, 2014; Khattab, 2015)","plainCitation":"(Baker et al., 2014; Khattab, 2015)","dontUpdate":true,"noteIndex":0},"citationItems":[{"id":2644,"uris":["http://zotero.org/users/8741181/items/W6ZFSFBE"],"itemData":{"id":2644,"type":"article-journal","container-title":"Oxford Review of Education","DOI":"10.1080/03054985.2014.953921","ISSN":"0305-4985, 1465-3915","issue":"5","journalAbbreviation":"Oxford Review of Education","language":"en","page":"525-542","source":"DOI.org (Crossref)","title":"Aspirations, education and inequality in England: insights from the Effective Provision of Pre-school, Primary and Secondary Education Project","title-short":"Aspirations, education and inequality in England","volume":"40","author":[{"family":"Baker","given":"Will"},{"family":"Sammons","given":"Pam"},{"family":"Siraj-Blatchford","given":"Iram"},{"family":"Sylva","given":"Kathy"},{"family":"Melhuish","given":"Edward C."},{"family":"Taggart","given":"Brenda"}],"issued":{"date-parts":[["2014",9,3]]}}},{"id":2649,"uris":["http://zotero.org/users/8741181/items/HAWT2FH5"],"itemData":{"id":2649,"type":"article-journal","container-title":"British Educational Research Journal","DOI":"10.1002/berj.3171","ISSN":"0141-1926, 1469-3518","issue":"5","journalAbbreviation":"Br Educ Res J","language":"en","page":"731-748","source":"DOI.org (Crossref)","title":"Students’ aspirations, expectations and school achievement: what really matters?","title-short":"Students’ aspirations, expectations and school achievement","volume":"41","author":[{"family":"Khattab","given":"Nabil"}],"issued":{"date-parts":[["2015",10]]}}}],"schema":"https://github.com/citation-style-language/schema/raw/master/csl-citation.json"} </w:instrText>
      </w:r>
      <w:r w:rsidR="00241285" w:rsidRPr="00220C73">
        <w:rPr>
          <w:rFonts w:ascii="Helvetica" w:hAnsi="Helvetica" w:cs="Helvetica"/>
          <w:sz w:val="24"/>
          <w:szCs w:val="24"/>
        </w:rPr>
        <w:fldChar w:fldCharType="separate"/>
      </w:r>
      <w:r w:rsidR="00241285" w:rsidRPr="00220C73">
        <w:rPr>
          <w:rFonts w:ascii="Helvetica" w:hAnsi="Helvetica" w:cs="Helvetica"/>
          <w:sz w:val="24"/>
          <w:szCs w:val="24"/>
        </w:rPr>
        <w:t xml:space="preserve">(Baker </w:t>
      </w:r>
      <w:r w:rsidR="00241285" w:rsidRPr="00220C73">
        <w:rPr>
          <w:rFonts w:ascii="Helvetica" w:hAnsi="Helvetica" w:cs="Helvetica"/>
          <w:i/>
          <w:iCs/>
          <w:sz w:val="24"/>
          <w:szCs w:val="24"/>
        </w:rPr>
        <w:t>et al.</w:t>
      </w:r>
      <w:r w:rsidR="00241285" w:rsidRPr="00220C73">
        <w:rPr>
          <w:rFonts w:ascii="Helvetica" w:hAnsi="Helvetica" w:cs="Helvetica"/>
          <w:sz w:val="24"/>
          <w:szCs w:val="24"/>
        </w:rPr>
        <w:t>, 2014: 527; Khattab, 2015: 731)</w:t>
      </w:r>
      <w:r w:rsidR="00241285" w:rsidRPr="00220C73">
        <w:rPr>
          <w:rFonts w:ascii="Helvetica" w:hAnsi="Helvetica" w:cs="Helvetica"/>
          <w:sz w:val="24"/>
          <w:szCs w:val="24"/>
        </w:rPr>
        <w:fldChar w:fldCharType="end"/>
      </w:r>
      <w:r w:rsidR="003040C6" w:rsidRPr="00220C73">
        <w:rPr>
          <w:rFonts w:ascii="Helvetica" w:hAnsi="Helvetica" w:cs="Helvetica"/>
          <w:sz w:val="24"/>
          <w:szCs w:val="24"/>
        </w:rPr>
        <w:t xml:space="preserve">. However, this is not the full picture, those from working class backgrounds may hold higher aspirations than what the labour market can support </w:t>
      </w:r>
      <w:r w:rsidR="00241285"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{"citationID":"GFrbqtf6","properties":{"formattedCitation":"(St. Clair, Kintrea and Houston, 2013)","plainCitation":"(St. Clair, Kintrea and Houston, 2013)","dontUpdate":true,"noteIndex":0},"citationItems":[{"id":4912,"uris":["http://zotero.org/users/8741181/items/Y3WYD8ZN"],"itemData":{"id":4912,"type":"article-journal","container-title":"Oxford Review of Education","DOI":"10.1080/03054985.2013.854201","ISSN":"0305-4985, 1465-3915","issue":"6","journalAbbreviation":"Oxford Review of Education","language":"en","page":"719-738","source":"DOI.org (Crossref)","title":"Silver bullet or red herring? New evidence on the place of aspirations in education","title-short":"Silver bullet or red herring?","volume":"39","author":[{"family":"St. Clair","given":"Ralf"},{"family":"Kintrea","given":"Keith"},{"family":"Houston","given":"Muir"}],"issued":{"date-parts":[["2013",12]]}}}],"schema":"https://github.com/citation-style-language/schema/raw/master/csl-citation.json"} </w:instrText>
      </w:r>
      <w:r w:rsidR="00241285" w:rsidRPr="00220C73">
        <w:rPr>
          <w:rFonts w:ascii="Helvetica" w:hAnsi="Helvetica" w:cs="Helvetica"/>
          <w:sz w:val="24"/>
          <w:szCs w:val="24"/>
        </w:rPr>
        <w:fldChar w:fldCharType="separate"/>
      </w:r>
      <w:r w:rsidR="00241285" w:rsidRPr="00220C73">
        <w:rPr>
          <w:rFonts w:ascii="Helvetica" w:hAnsi="Helvetica" w:cs="Helvetica"/>
          <w:sz w:val="24"/>
          <w:szCs w:val="24"/>
        </w:rPr>
        <w:t>(St. Clair et al, 2013)</w:t>
      </w:r>
      <w:r w:rsidR="00241285" w:rsidRPr="00220C73">
        <w:rPr>
          <w:rFonts w:ascii="Helvetica" w:hAnsi="Helvetica" w:cs="Helvetica"/>
          <w:sz w:val="24"/>
          <w:szCs w:val="24"/>
        </w:rPr>
        <w:fldChar w:fldCharType="end"/>
      </w:r>
      <w:r w:rsidR="003040C6" w:rsidRPr="00220C73">
        <w:rPr>
          <w:rFonts w:ascii="Helvetica" w:hAnsi="Helvetica" w:cs="Helvetica"/>
          <w:sz w:val="24"/>
          <w:szCs w:val="24"/>
        </w:rPr>
        <w:t>. Those children that have parents with higher aspirations for their children will typically have better outcomes</w:t>
      </w:r>
      <w:r w:rsidR="00241285" w:rsidRPr="00220C73">
        <w:rPr>
          <w:rFonts w:ascii="Helvetica" w:hAnsi="Helvetica" w:cs="Helvetica"/>
          <w:sz w:val="24"/>
          <w:szCs w:val="24"/>
        </w:rPr>
        <w:t xml:space="preserve"> </w:t>
      </w:r>
      <w:r w:rsidR="00241285"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{"citationID":"1ksd0EFO","properties":{"formattedCitation":"(Gutman, Akerman and Centre for Research on the Wider Benefits of Learning (London, 2008)","plainCitation":"(Gutman, Akerman and Centre for Research on the Wider Benefits of Learning (London, 2008)","dontUpdate":true,"noteIndex":0},"citationItems":[{"id":2673,"uris":["http://zotero.org/users/8741181/items/V4JXHJ3A"],"itemData":{"id":2673,"type":"book","event-place":"London","ISBN":"978-0-9552810-7-5","language":"en","note":"OCLC: 240226849","publisher":"Centre for Research on the Wider Benefits of Learning","publisher-place":"London","source":"Open WorldCat","title":"Determinants of aspirations","URL":"http://www.learningbenefits.net/Publications/ResReps/ResRep27.pdf","author":[{"family":"Gutman","given":"Leslie Morrison"},{"family":"Akerman","given":"Rodie"},{"family":"Centre for Research on the Wider Benefits of Learning (London","given":"England)"}],"accessed":{"date-parts":[["2022",6,5]]},"issued":{"date-parts":[["2008"]]}}}],"schema":"https://github.com/citation-style-language/schema/raw/master/csl-citation.json"} </w:instrText>
      </w:r>
      <w:r w:rsidR="00241285" w:rsidRPr="00220C73">
        <w:rPr>
          <w:rFonts w:ascii="Helvetica" w:hAnsi="Helvetica" w:cs="Helvetica"/>
          <w:sz w:val="24"/>
          <w:szCs w:val="24"/>
        </w:rPr>
        <w:fldChar w:fldCharType="separate"/>
      </w:r>
      <w:r w:rsidR="00241285" w:rsidRPr="00220C73">
        <w:rPr>
          <w:rFonts w:ascii="Helvetica" w:hAnsi="Helvetica" w:cs="Helvetica"/>
          <w:sz w:val="24"/>
          <w:szCs w:val="24"/>
        </w:rPr>
        <w:t>(Gutman et al 2008: 6)</w:t>
      </w:r>
      <w:r w:rsidR="00241285" w:rsidRPr="00220C73">
        <w:rPr>
          <w:rFonts w:ascii="Helvetica" w:hAnsi="Helvetica" w:cs="Helvetica"/>
          <w:sz w:val="24"/>
          <w:szCs w:val="24"/>
        </w:rPr>
        <w:fldChar w:fldCharType="end"/>
      </w:r>
      <w:r w:rsidR="003040C6" w:rsidRPr="00220C73">
        <w:rPr>
          <w:rFonts w:ascii="Helvetica" w:hAnsi="Helvetica" w:cs="Helvetica"/>
          <w:sz w:val="24"/>
          <w:szCs w:val="24"/>
        </w:rPr>
        <w:t>. On top of this, girls in comparison to boys, and ethnic minorities in comparison to white individuals will typically have higher aspirations (</w:t>
      </w:r>
      <w:r w:rsidR="00241285" w:rsidRPr="00220C73">
        <w:rPr>
          <w:rFonts w:ascii="Helvetica" w:hAnsi="Helvetica" w:cs="Helvetica"/>
          <w:sz w:val="24"/>
          <w:szCs w:val="24"/>
        </w:rPr>
        <w:t>ibid</w:t>
      </w:r>
      <w:r w:rsidR="003040C6" w:rsidRPr="00220C73">
        <w:rPr>
          <w:rFonts w:ascii="Helvetica" w:hAnsi="Helvetica" w:cs="Helvetica"/>
          <w:sz w:val="24"/>
          <w:szCs w:val="24"/>
        </w:rPr>
        <w:t xml:space="preserve">). </w:t>
      </w:r>
    </w:p>
    <w:p w14:paraId="5F0C772E" w14:textId="5A6A64FD" w:rsidR="003040C6" w:rsidRPr="00220C73" w:rsidRDefault="003040C6" w:rsidP="003040C6">
      <w:pPr>
        <w:rPr>
          <w:rFonts w:ascii="Helvetica" w:hAnsi="Helvetica" w:cs="Helvetica"/>
          <w:sz w:val="24"/>
          <w:szCs w:val="24"/>
        </w:rPr>
      </w:pPr>
      <w:r w:rsidRPr="00220C73">
        <w:rPr>
          <w:rFonts w:ascii="Helvetica" w:hAnsi="Helvetica" w:cs="Helvetica"/>
          <w:sz w:val="24"/>
          <w:szCs w:val="24"/>
        </w:rPr>
        <w:t xml:space="preserve">Aspirations, and especially raising such aspirations cannot be the only aspect of education to look at when reflecting on how to enhance educational attainment and mobility. Indeed, this goes against the view of the 2010 White Paper on the importance of teaching that states ‘in far too many communities there is a deeply embedded culture of low aspiration that is strongly tied to long-term unemployment’ </w:t>
      </w:r>
      <w:r w:rsidR="00241285"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{"citationID":"DgdJVgOX","properties":{"formattedCitation":"(Baker {\\i{}et al.}, 2014)","plainCitation":"(Baker et al., 2014)","dontUpdate":true,"noteIndex":0},"citationItems":[{"id":2644,"uris":["http://zotero.org/users/8741181/items/W6ZFSFBE"],"itemData":{"id":2644,"type":"article-journal","container-title":"Oxford Review of Education","DOI":"10.1080/03054985.2014.953921","ISSN":"0305-4985, 1465-3915","issue":"5","journalAbbreviation":"Oxford Review of Education","language":"en","page":"525-542","source":"DOI.org (Crossref)","title":"Aspirations, education and inequality in England: insights from the Effective Provision of Pre-school, Primary and Secondary Education Project","title-short":"Aspirations, education and inequality in England","volume":"40","author":[{"family":"Baker","given":"Will"},{"family":"Sammons","given":"Pam"},{"family":"Siraj-Blatchford","given":"Iram"},{"family":"Sylva","given":"Kathy"},{"family":"Melhuish","given":"Edward C."},{"family":"Taggart","given":"Brenda"}],"issued":{"date-parts":[["2014",9,3]]}}}],"schema":"https://github.com/citation-style-language/schema/raw/master/csl-citation.json"} </w:instrText>
      </w:r>
      <w:r w:rsidR="00241285" w:rsidRPr="00220C73">
        <w:rPr>
          <w:rFonts w:ascii="Helvetica" w:hAnsi="Helvetica" w:cs="Helvetica"/>
          <w:sz w:val="24"/>
          <w:szCs w:val="24"/>
        </w:rPr>
        <w:fldChar w:fldCharType="separate"/>
      </w:r>
      <w:r w:rsidR="00241285" w:rsidRPr="00220C73">
        <w:rPr>
          <w:rFonts w:ascii="Helvetica" w:hAnsi="Helvetica" w:cs="Helvetica"/>
          <w:sz w:val="24"/>
          <w:szCs w:val="24"/>
        </w:rPr>
        <w:t xml:space="preserve">(Baker </w:t>
      </w:r>
      <w:r w:rsidR="00241285" w:rsidRPr="00220C73">
        <w:rPr>
          <w:rFonts w:ascii="Helvetica" w:hAnsi="Helvetica" w:cs="Helvetica"/>
          <w:i/>
          <w:iCs/>
          <w:sz w:val="24"/>
          <w:szCs w:val="24"/>
        </w:rPr>
        <w:t>et al.</w:t>
      </w:r>
      <w:r w:rsidR="00241285" w:rsidRPr="00220C73">
        <w:rPr>
          <w:rFonts w:ascii="Helvetica" w:hAnsi="Helvetica" w:cs="Helvetica"/>
          <w:sz w:val="24"/>
          <w:szCs w:val="24"/>
        </w:rPr>
        <w:t>, 2014: 526)</w:t>
      </w:r>
      <w:r w:rsidR="00241285" w:rsidRPr="00220C73">
        <w:rPr>
          <w:rFonts w:ascii="Helvetica" w:hAnsi="Helvetica" w:cs="Helvetica"/>
          <w:sz w:val="24"/>
          <w:szCs w:val="24"/>
        </w:rPr>
        <w:fldChar w:fldCharType="end"/>
      </w:r>
      <w:r w:rsidRPr="00220C73">
        <w:rPr>
          <w:rFonts w:ascii="Helvetica" w:hAnsi="Helvetica" w:cs="Helvetica"/>
          <w:sz w:val="24"/>
          <w:szCs w:val="24"/>
        </w:rPr>
        <w:t xml:space="preserve">. Whilst aspirations are an important part in understanding </w:t>
      </w:r>
      <w:r w:rsidRPr="00220C73">
        <w:rPr>
          <w:rFonts w:ascii="Helvetica" w:hAnsi="Helvetica" w:cs="Helvetica"/>
          <w:sz w:val="24"/>
          <w:szCs w:val="24"/>
        </w:rPr>
        <w:lastRenderedPageBreak/>
        <w:t xml:space="preserve">educational attainment as a motivational resource, the systems of disadvantage that in part produce themselves in educational resources is highly stratified, as such, systems of inequality such as a privileged family social position must be taken into account alongside discussions of aspiration and family motivation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{"citationID":"WPIM5Pry","properties":{"formattedCitation":"(McCulloch, 2017)","plainCitation":"(McCulloch, 2017)","noteIndex":0},"citationItems":[{"id":2660,"uris":["http://zotero.org/users/8741181/items/QXY26AJ8"],"itemData":{"id":2660,"type":"article-journal","abstract":"This study used latent class analysis to examine the trajectories followed by young people’s educational aspirations in England over the age range from 13 to 16 years and their relationship to educational achievement. The results suggested that young people’s aspirations followed six trajectories. Four trajectories showed overall patterns of aspirations which did not vary over time, while in the two remaining trajectories, aspirations either moved upwards or downwards. The trajectories were stratified according to young people’s family background and individual characteristics with those trajectories with high aspirations having higher proportions of young people from better-off family backgrounds and a higher proportion of girls and respondents from ethnic minority backgrounds. Respondents with high aspirations made more progress in achievement and had a higher likelihood of admission to university than those with low aspirations. Differences in aspirations did not completely explain differences in educational achievement by family background, however.","container-title":"British Journal of Educational Studies","DOI":"10.1080/00071005.2016.1197883","ISSN":"0007-1005, 1467-8527","issue":"1","journalAbbreviation":"British Journal of Educational Studies","language":"en","page":"69-85","source":"DOI.org (Crossref)","title":"EDUCATIONAL ASPIRATIONS TRAJECTORIES IN ENGLAND","volume":"65","author":[{"family":"McCulloch","given":"Andrew"}],"issued":{"date-parts":[["2017",1,2]]}}}],"schema":"https://github.com/citation-style-language/schema/raw/master/csl-citation.json"}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(McCulloch, 2017)</w:t>
      </w:r>
      <w:r w:rsidRPr="00220C73">
        <w:rPr>
          <w:rFonts w:ascii="Helvetica" w:hAnsi="Helvetica" w:cs="Helvetica"/>
          <w:sz w:val="24"/>
          <w:szCs w:val="24"/>
        </w:rPr>
        <w:fldChar w:fldCharType="end"/>
      </w:r>
      <w:r w:rsidRPr="00220C73">
        <w:rPr>
          <w:rFonts w:ascii="Helvetica" w:hAnsi="Helvetica" w:cs="Helvetica"/>
          <w:sz w:val="24"/>
          <w:szCs w:val="24"/>
        </w:rPr>
        <w:t>.</w:t>
      </w:r>
      <w:r w:rsidR="0005342F" w:rsidRPr="00220C73">
        <w:rPr>
          <w:rFonts w:ascii="Helvetica" w:hAnsi="Helvetica" w:cs="Helvetica"/>
          <w:sz w:val="24"/>
          <w:szCs w:val="24"/>
        </w:rPr>
        <w:t xml:space="preserve"> A</w:t>
      </w:r>
      <w:r w:rsidRPr="00220C73">
        <w:rPr>
          <w:rFonts w:ascii="Helvetica" w:hAnsi="Helvetica" w:cs="Helvetica"/>
          <w:sz w:val="24"/>
          <w:szCs w:val="24"/>
        </w:rPr>
        <w:t xml:space="preserve">spirations are important to consider when examining school performance and educational attainment </w:t>
      </w:r>
      <w:r w:rsidR="00241285"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{"citationID":"7ArLkfhz","properties":{"formattedCitation":"(Khattab, 2015)","plainCitation":"(Khattab, 2015)","dontUpdate":true,"noteIndex":0},"citationItems":[{"id":2649,"uris":["http://zotero.org/users/8741181/items/HAWT2FH5"],"itemData":{"id":2649,"type":"article-journal","container-title":"British Educational Research Journal","DOI":"10.1002/berj.3171","ISSN":"0141-1926, 1469-3518","issue":"5","journalAbbreviation":"Br Educ Res J","language":"en","page":"731-748","source":"DOI.org (Crossref)","title":"Students’ aspirations, expectations and school achievement: what really matters?","title-short":"Students’ aspirations, expectations and school achievement","volume":"41","author":[{"family":"Khattab","given":"Nabil"}],"issued":{"date-parts":[["2015",10]]}}}],"schema":"https://github.com/citation-style-language/schema/raw/master/csl-citation.json"} </w:instrText>
      </w:r>
      <w:r w:rsidR="00241285" w:rsidRPr="00220C73">
        <w:rPr>
          <w:rFonts w:ascii="Helvetica" w:hAnsi="Helvetica" w:cs="Helvetica"/>
          <w:sz w:val="24"/>
          <w:szCs w:val="24"/>
        </w:rPr>
        <w:fldChar w:fldCharType="separate"/>
      </w:r>
      <w:r w:rsidR="002643A9" w:rsidRPr="00220C73">
        <w:rPr>
          <w:rFonts w:ascii="Helvetica" w:hAnsi="Helvetica" w:cs="Helvetica"/>
          <w:sz w:val="24"/>
          <w:szCs w:val="24"/>
        </w:rPr>
        <w:t>(Khattab, 2015: 745)</w:t>
      </w:r>
      <w:r w:rsidR="00241285" w:rsidRPr="00220C73">
        <w:rPr>
          <w:rFonts w:ascii="Helvetica" w:hAnsi="Helvetica" w:cs="Helvetica"/>
          <w:sz w:val="24"/>
          <w:szCs w:val="24"/>
        </w:rPr>
        <w:fldChar w:fldCharType="end"/>
      </w:r>
      <w:r w:rsidRPr="00220C73">
        <w:rPr>
          <w:rFonts w:ascii="Helvetica" w:hAnsi="Helvetica" w:cs="Helvetica"/>
          <w:sz w:val="24"/>
          <w:szCs w:val="24"/>
        </w:rPr>
        <w:t>, though the causal ordering is not concretely defined</w:t>
      </w:r>
      <w:r w:rsidR="002643A9" w:rsidRPr="00220C73">
        <w:rPr>
          <w:rFonts w:ascii="Helvetica" w:hAnsi="Helvetica" w:cs="Helvetica"/>
          <w:sz w:val="24"/>
          <w:szCs w:val="24"/>
        </w:rPr>
        <w:t xml:space="preserve"> </w:t>
      </w:r>
      <w:r w:rsidR="002643A9"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{"citationID":"428vLlGb","properties":{"formattedCitation":"(Berrington, Roberts and Tammes, 2016)","plainCitation":"(Berrington, Roberts and Tammes, 2016)","dontUpdate":true,"noteIndex":0},"citationItems":[{"id":2650,"uris":["http://zotero.org/users/8741181/items/3267EHD4"],"itemData":{"id":2650,"type":"article-journal","container-title":"British Educational Research Journal","DOI":"10.1002/berj.3235","ISSN":"01411926","issue":"5","journalAbbreviation":"Br Educ Res J","language":"en","page":"729-755","source":"DOI.org (Crossref)","title":"Educational aspirations among UK Young Teenagers: Exploring the role of gender, class and ethnicity","title-short":"Educational aspirations among UK Young Teenagers","volume":"42","author":[{"family":"Berrington","given":"Ann"},{"family":"Roberts","given":"Steven"},{"family":"Tammes","given":"Peter"}],"issued":{"date-parts":[["2016",10]]}}}],"schema":"https://github.com/citation-style-language/schema/raw/master/csl-citation.json"} </w:instrText>
      </w:r>
      <w:r w:rsidR="002643A9" w:rsidRPr="00220C73">
        <w:rPr>
          <w:rFonts w:ascii="Helvetica" w:hAnsi="Helvetica" w:cs="Helvetica"/>
          <w:sz w:val="24"/>
          <w:szCs w:val="24"/>
        </w:rPr>
        <w:fldChar w:fldCharType="separate"/>
      </w:r>
      <w:r w:rsidR="002643A9" w:rsidRPr="00220C73">
        <w:rPr>
          <w:rFonts w:ascii="Helvetica" w:hAnsi="Helvetica" w:cs="Helvetica"/>
          <w:sz w:val="24"/>
          <w:szCs w:val="24"/>
        </w:rPr>
        <w:t>(Berrington et al, 2016: 731)</w:t>
      </w:r>
      <w:r w:rsidR="002643A9" w:rsidRPr="00220C73">
        <w:rPr>
          <w:rFonts w:ascii="Helvetica" w:hAnsi="Helvetica" w:cs="Helvetica"/>
          <w:sz w:val="24"/>
          <w:szCs w:val="24"/>
        </w:rPr>
        <w:fldChar w:fldCharType="end"/>
      </w:r>
      <w:r w:rsidRPr="00220C73">
        <w:rPr>
          <w:rFonts w:ascii="Helvetica" w:hAnsi="Helvetica" w:cs="Helvetica"/>
          <w:sz w:val="24"/>
          <w:szCs w:val="24"/>
        </w:rPr>
        <w:t xml:space="preserve">, aspirations can be a predictor of educational achievement or an outcome of it </w:t>
      </w:r>
      <w:r w:rsidR="002643A9"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{"citationID":"QPAgqGav","properties":{"formattedCitation":"(Baker {\\i{}et al.}, 2014)","plainCitation":"(Baker et al., 2014)","dontUpdate":true,"noteIndex":0},"citationItems":[{"id":2644,"uris":["http://zotero.org/users/8741181/items/W6ZFSFBE"],"itemData":{"id":2644,"type":"article-journal","container-title":"Oxford Review of Education","DOI":"10.1080/03054985.2014.953921","ISSN":"0305-4985, 1465-3915","issue":"5","journalAbbreviation":"Oxford Review of Education","language":"en","page":"525-542","source":"DOI.org (Crossref)","title":"Aspirations, education and inequality in England: insights from the Effective Provision of Pre-school, Primary and Secondary Education Project","title-short":"Aspirations, education and inequality in England","volume":"40","author":[{"family":"Baker","given":"Will"},{"family":"Sammons","given":"Pam"},{"family":"Siraj-Blatchford","given":"Iram"},{"family":"Sylva","given":"Kathy"},{"family":"Melhuish","given":"Edward C."},{"family":"Taggart","given":"Brenda"}],"issued":{"date-parts":[["2014",9,3]]}}}],"schema":"https://github.com/citation-style-language/schema/raw/master/csl-citation.json"} </w:instrText>
      </w:r>
      <w:r w:rsidR="002643A9" w:rsidRPr="00220C73">
        <w:rPr>
          <w:rFonts w:ascii="Helvetica" w:hAnsi="Helvetica" w:cs="Helvetica"/>
          <w:sz w:val="24"/>
          <w:szCs w:val="24"/>
        </w:rPr>
        <w:fldChar w:fldCharType="separate"/>
      </w:r>
      <w:r w:rsidR="002643A9" w:rsidRPr="00220C73">
        <w:rPr>
          <w:rFonts w:ascii="Helvetica" w:hAnsi="Helvetica" w:cs="Helvetica"/>
          <w:sz w:val="24"/>
          <w:szCs w:val="24"/>
        </w:rPr>
        <w:t xml:space="preserve">(Baker </w:t>
      </w:r>
      <w:r w:rsidR="002643A9" w:rsidRPr="00220C73">
        <w:rPr>
          <w:rFonts w:ascii="Helvetica" w:hAnsi="Helvetica" w:cs="Helvetica"/>
          <w:i/>
          <w:iCs/>
          <w:sz w:val="24"/>
          <w:szCs w:val="24"/>
        </w:rPr>
        <w:t>et al.</w:t>
      </w:r>
      <w:r w:rsidR="002643A9" w:rsidRPr="00220C73">
        <w:rPr>
          <w:rFonts w:ascii="Helvetica" w:hAnsi="Helvetica" w:cs="Helvetica"/>
          <w:sz w:val="24"/>
          <w:szCs w:val="24"/>
        </w:rPr>
        <w:t>, 2014: 527)</w:t>
      </w:r>
      <w:r w:rsidR="002643A9" w:rsidRPr="00220C73">
        <w:rPr>
          <w:rFonts w:ascii="Helvetica" w:hAnsi="Helvetica" w:cs="Helvetica"/>
          <w:sz w:val="24"/>
          <w:szCs w:val="24"/>
        </w:rPr>
        <w:fldChar w:fldCharType="end"/>
      </w:r>
      <w:r w:rsidRPr="00220C73">
        <w:rPr>
          <w:rFonts w:ascii="Helvetica" w:hAnsi="Helvetica" w:cs="Helvetica"/>
          <w:sz w:val="24"/>
          <w:szCs w:val="24"/>
        </w:rPr>
        <w:t xml:space="preserve">. </w:t>
      </w:r>
    </w:p>
    <w:p w14:paraId="7C45083C" w14:textId="0A3A5FE2" w:rsidR="003040C6" w:rsidRPr="00220C73" w:rsidRDefault="003040C6" w:rsidP="003040C6">
      <w:pPr>
        <w:rPr>
          <w:rFonts w:ascii="Helvetica" w:hAnsi="Helvetica" w:cs="Helvetica"/>
          <w:sz w:val="24"/>
          <w:szCs w:val="24"/>
        </w:rPr>
      </w:pPr>
      <w:r w:rsidRPr="00220C73">
        <w:rPr>
          <w:rFonts w:ascii="Helvetica" w:hAnsi="Helvetica" w:cs="Helvetica"/>
          <w:sz w:val="24"/>
          <w:szCs w:val="24"/>
        </w:rPr>
        <w:t xml:space="preserve">Social class </w:t>
      </w:r>
      <w:r w:rsidR="0005342F" w:rsidRPr="00220C73">
        <w:rPr>
          <w:rFonts w:ascii="Helvetica" w:hAnsi="Helvetica" w:cs="Helvetica"/>
          <w:sz w:val="24"/>
          <w:szCs w:val="24"/>
        </w:rPr>
        <w:t>is</w:t>
      </w:r>
      <w:r w:rsidRPr="00220C73">
        <w:rPr>
          <w:rFonts w:ascii="Helvetica" w:hAnsi="Helvetica" w:cs="Helvetica"/>
          <w:sz w:val="24"/>
          <w:szCs w:val="24"/>
        </w:rPr>
        <w:t xml:space="preserve"> significantly linked to occupational aspirations via educational attainment </w:t>
      </w:r>
      <w:r w:rsidRPr="00220C73">
        <w:rPr>
          <w:rFonts w:ascii="Helvetica" w:hAnsi="Helvetica" w:cs="Helvetica"/>
          <w:sz w:val="24"/>
          <w:szCs w:val="24"/>
        </w:rPr>
        <w:fldChar w:fldCharType="begin"/>
      </w:r>
      <w:r w:rsidR="00E612BB" w:rsidRPr="00220C73">
        <w:rPr>
          <w:rFonts w:ascii="Helvetica" w:hAnsi="Helvetica" w:cs="Helvetica"/>
          <w:sz w:val="24"/>
          <w:szCs w:val="24"/>
        </w:rPr>
        <w:instrText xml:space="preserve"> ADDIN ZOTERO_ITEM CSL_CITATION {"citationID":"1Cw2uXPw","properties":{"formattedCitation":"(Furlong and Biggart, 1999; Winterton and Irwin, 2012)","plainCitation":"(Furlong and Biggart, 1999; Winterton and Irwin, 2012)","dontUpdate":true,"noteIndex":0},"citationItems":[{"id":2668,"uris":["http://zotero.org/users/8741181/items/54PSEAXF"],"itemData":{"id":2668,"type":"article-journal","abstract":"The 'framing' of occupational aspirations and expectations are examined through a longitudinal study of 13- to 16-year-olds. The relative impact of gender, social class and area on the development of occupational aspirations and expectations is assessed, together with an examination of levels of stability between the ages of 13 and 16. While males and females tend to aspire to very gender-specific occupations, ideas about the suitability of occupations areformed at a relatively early age and overall levels of change are quite small. Bivariate analysis highlights the impact of gender, area, social class and academic attainment on occupational aspirations. Multiple regression is used to assess the relative impact of factors associated with variation in status levels of occupational aspirations: after controlling for expected academic attainments, other factors were found not to have a significant impact on occupational aspirations. These findings suggest that the impact of area and social class operate via depressed academic attainments and that efforts to broaden the occupational horizons of young people need to begin prior to entry into the secondary school.","container-title":"Journal of Education and Work","DOI":"10.1080/1363908990120102","ISSN":"1363-9080, 1469-9435","issue":"1","journalAbbreviation":"Journal of Education and Work","language":"en","page":"21-35","source":"DOI.org (Crossref)","title":"Framing ‘Choices’: a longitudinal study of occupational aspirations among 13</w:instrText>
      </w:r>
      <w:r w:rsidR="00E612BB" w:rsidRPr="00220C73">
        <w:rPr>
          <w:rFonts w:ascii="Cambria Math" w:hAnsi="Cambria Math" w:cs="Cambria Math"/>
          <w:sz w:val="24"/>
          <w:szCs w:val="24"/>
        </w:rPr>
        <w:instrText>‐</w:instrText>
      </w:r>
      <w:r w:rsidR="00E612BB" w:rsidRPr="00220C73">
        <w:rPr>
          <w:rFonts w:ascii="Helvetica" w:hAnsi="Helvetica" w:cs="Helvetica"/>
          <w:sz w:val="24"/>
          <w:szCs w:val="24"/>
        </w:rPr>
        <w:instrText xml:space="preserve"> to 16</w:instrText>
      </w:r>
      <w:r w:rsidR="00E612BB" w:rsidRPr="00220C73">
        <w:rPr>
          <w:rFonts w:ascii="Cambria Math" w:hAnsi="Cambria Math" w:cs="Cambria Math"/>
          <w:sz w:val="24"/>
          <w:szCs w:val="24"/>
        </w:rPr>
        <w:instrText>‐</w:instrText>
      </w:r>
      <w:r w:rsidR="00E612BB" w:rsidRPr="00220C73">
        <w:rPr>
          <w:rFonts w:ascii="Helvetica" w:hAnsi="Helvetica" w:cs="Helvetica"/>
          <w:sz w:val="24"/>
          <w:szCs w:val="24"/>
        </w:rPr>
        <w:instrText>year</w:instrText>
      </w:r>
      <w:r w:rsidR="00E612BB" w:rsidRPr="00220C73">
        <w:rPr>
          <w:rFonts w:ascii="Cambria Math" w:hAnsi="Cambria Math" w:cs="Cambria Math"/>
          <w:sz w:val="24"/>
          <w:szCs w:val="24"/>
        </w:rPr>
        <w:instrText>‐</w:instrText>
      </w:r>
      <w:r w:rsidR="00E612BB" w:rsidRPr="00220C73">
        <w:rPr>
          <w:rFonts w:ascii="Helvetica" w:hAnsi="Helvetica" w:cs="Helvetica"/>
          <w:sz w:val="24"/>
          <w:szCs w:val="24"/>
        </w:rPr>
        <w:instrText xml:space="preserve">olds","title-short":"Framing ‘Choices’","volume":"12","author":[{"family":"Furlong","given":"Andy"},{"family":"Biggart","given":"Andy"}],"issued":{"date-parts":[["1999",3]]}}},{"id":2656,"uris":["http://zotero.org/users/8741181/items/X55JP43K"],"itemData":{"id":2656,"type":"article-journal","container-title":"Journal of Youth Studies","DOI":"10.1080/13676261.2012.683407","ISSN":"1367-6261, 1469-9680","issue":"7","journalAbbreviation":"Journal of Youth Studies","language":"en","page":"858-874","source":"DOI.org (Crossref)","title":"Teenage expectations of going to university: the ebb and flow of influences from 14 to 18","title-short":"Teenage expectations of going to university","volume":"15","author":[{"family":"Winterton","given":"Mandy Teresa"},{"family":"Irwin","given":"Sarah"}],"issued":{"date-parts":[["2012",11]]}}}],"schema":"https://github.com/citation-style-language/schema/raw/master/csl-citation.json"}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(Furlong and Biggart, 1999: 22; Winterton and Irwin, 2012: 858)</w:t>
      </w:r>
      <w:r w:rsidRPr="00220C73">
        <w:rPr>
          <w:rFonts w:ascii="Helvetica" w:hAnsi="Helvetica" w:cs="Helvetica"/>
          <w:sz w:val="24"/>
          <w:szCs w:val="24"/>
        </w:rPr>
        <w:fldChar w:fldCharType="end"/>
      </w:r>
      <w:r w:rsidRPr="00220C73">
        <w:rPr>
          <w:rFonts w:ascii="Helvetica" w:hAnsi="Helvetica" w:cs="Helvetica"/>
          <w:sz w:val="24"/>
          <w:szCs w:val="24"/>
        </w:rPr>
        <w:t xml:space="preserve">. The aspirations that certain individuals possess are stratified by gender </w:t>
      </w:r>
      <w:r w:rsidRPr="00220C73">
        <w:rPr>
          <w:rFonts w:ascii="Helvetica" w:hAnsi="Helvetica" w:cs="Helvetica"/>
          <w:sz w:val="24"/>
          <w:szCs w:val="24"/>
        </w:rPr>
        <w:fldChar w:fldCharType="begin"/>
      </w:r>
      <w:r w:rsidR="00E612BB" w:rsidRPr="00220C73">
        <w:rPr>
          <w:rFonts w:ascii="Helvetica" w:hAnsi="Helvetica" w:cs="Helvetica"/>
          <w:sz w:val="24"/>
          <w:szCs w:val="24"/>
        </w:rPr>
        <w:instrText xml:space="preserve"> ADDIN ZOTERO_ITEM CSL_CITATION {"citationID":"Pl4tQPs8","properties":{"formattedCitation":"(Furlong and Biggart, 1999)","plainCitation":"(Furlong and Biggart, 1999)","dontUpdate":true,"noteIndex":0},"citationItems":[{"id":2668,"uris":["http://zotero.org/users/8741181/items/54PSEAXF"],"itemData":{"id":2668,"type":"article-journal","abstract":"The 'framing' of occupational aspirations and expectations are examined through a longitudinal study of 13- to 16-year-olds. The relative impact of gender, social class and area on the development of occupational aspirations and expectations is assessed, together with an examination of levels of stability between the ages of 13 and 16. While males and females tend to aspire to very gender-specific occupations, ideas about the suitability of occupations areformed at a relatively early age and overall levels of change are quite small. Bivariate analysis highlights the impact of gender, area, social class and academic attainment on occupational aspirations. Multiple regression is used to assess the relative impact of factors associated with variation in status levels of occupational aspirations: after controlling for expected academic attainments, other factors were found not to have a significant impact on occupational aspirations. These findings suggest that the impact of area and social class operate via depressed academic attainments and that efforts to broaden the occupational horizons of young people need to begin prior to entry into the secondary school.","container-title":"Journal of Education and Work","DOI":"10.1080/1363908990120102","ISSN":"1363-9080, 1469-9435","issue":"1","journalAbbreviation":"Journal of Education and Work","language":"en","page":"21-35","source":"DOI.org (Crossref)","title":"Framing ‘Choices’: a longitudinal study of occupational aspirations among 13</w:instrText>
      </w:r>
      <w:r w:rsidR="00E612BB" w:rsidRPr="00220C73">
        <w:rPr>
          <w:rFonts w:ascii="Cambria Math" w:hAnsi="Cambria Math" w:cs="Cambria Math"/>
          <w:sz w:val="24"/>
          <w:szCs w:val="24"/>
        </w:rPr>
        <w:instrText>‐</w:instrText>
      </w:r>
      <w:r w:rsidR="00E612BB" w:rsidRPr="00220C73">
        <w:rPr>
          <w:rFonts w:ascii="Helvetica" w:hAnsi="Helvetica" w:cs="Helvetica"/>
          <w:sz w:val="24"/>
          <w:szCs w:val="24"/>
        </w:rPr>
        <w:instrText xml:space="preserve"> to 16</w:instrText>
      </w:r>
      <w:r w:rsidR="00E612BB" w:rsidRPr="00220C73">
        <w:rPr>
          <w:rFonts w:ascii="Cambria Math" w:hAnsi="Cambria Math" w:cs="Cambria Math"/>
          <w:sz w:val="24"/>
          <w:szCs w:val="24"/>
        </w:rPr>
        <w:instrText>‐</w:instrText>
      </w:r>
      <w:r w:rsidR="00E612BB" w:rsidRPr="00220C73">
        <w:rPr>
          <w:rFonts w:ascii="Helvetica" w:hAnsi="Helvetica" w:cs="Helvetica"/>
          <w:sz w:val="24"/>
          <w:szCs w:val="24"/>
        </w:rPr>
        <w:instrText>year</w:instrText>
      </w:r>
      <w:r w:rsidR="00E612BB" w:rsidRPr="00220C73">
        <w:rPr>
          <w:rFonts w:ascii="Cambria Math" w:hAnsi="Cambria Math" w:cs="Cambria Math"/>
          <w:sz w:val="24"/>
          <w:szCs w:val="24"/>
        </w:rPr>
        <w:instrText>‐</w:instrText>
      </w:r>
      <w:r w:rsidR="00E612BB" w:rsidRPr="00220C73">
        <w:rPr>
          <w:rFonts w:ascii="Helvetica" w:hAnsi="Helvetica" w:cs="Helvetica"/>
          <w:sz w:val="24"/>
          <w:szCs w:val="24"/>
        </w:rPr>
        <w:instrText xml:space="preserve">olds","title-short":"Framing ‘Choices’","volume":"12","author":[{"family":"Furlong","given":"Andy"},{"family":"Biggart","given":"Andy"}],"issued":{"date-parts":[["1999",3]]}}}],"schema":"https://github.com/citation-style-language/schema/raw/master/csl-citation.json"}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(Furlong and Biggart, 1999: 15)</w:t>
      </w:r>
      <w:r w:rsidRPr="00220C73">
        <w:rPr>
          <w:rFonts w:ascii="Helvetica" w:hAnsi="Helvetica" w:cs="Helvetica"/>
          <w:sz w:val="24"/>
          <w:szCs w:val="24"/>
        </w:rPr>
        <w:fldChar w:fldCharType="end"/>
      </w:r>
      <w:r w:rsidRPr="00220C73">
        <w:rPr>
          <w:rFonts w:ascii="Helvetica" w:hAnsi="Helvetica" w:cs="Helvetica"/>
          <w:sz w:val="24"/>
          <w:szCs w:val="24"/>
        </w:rPr>
        <w:t>, these ideas concerning the suitability of occupations is formed at the early life stage –</w:t>
      </w:r>
      <w:r w:rsidR="0005342F" w:rsidRPr="00220C73">
        <w:rPr>
          <w:rFonts w:ascii="Helvetica" w:hAnsi="Helvetica" w:cs="Helvetica"/>
          <w:sz w:val="24"/>
          <w:szCs w:val="24"/>
        </w:rPr>
        <w:t xml:space="preserve"> </w:t>
      </w:r>
      <w:r w:rsidRPr="00220C73">
        <w:rPr>
          <w:rFonts w:ascii="Helvetica" w:hAnsi="Helvetica" w:cs="Helvetica"/>
          <w:sz w:val="24"/>
          <w:szCs w:val="24"/>
        </w:rPr>
        <w:t xml:space="preserve">emphasising the importance of life course based approaches.  </w:t>
      </w:r>
    </w:p>
    <w:p w14:paraId="7F59CE8B" w14:textId="7C7D207D" w:rsidR="003040C6" w:rsidRPr="00220C73" w:rsidRDefault="003040C6" w:rsidP="003040C6">
      <w:pPr>
        <w:rPr>
          <w:rFonts w:ascii="Helvetica" w:hAnsi="Helvetica" w:cs="Helvetica"/>
          <w:sz w:val="24"/>
          <w:szCs w:val="24"/>
        </w:rPr>
      </w:pPr>
      <w:r w:rsidRPr="00220C73">
        <w:rPr>
          <w:rFonts w:ascii="Helvetica" w:hAnsi="Helvetica" w:cs="Helvetica"/>
          <w:sz w:val="24"/>
          <w:szCs w:val="24"/>
        </w:rPr>
        <w:t xml:space="preserve">Aspirations of the parental guardians also impacts individual attainment, with a review finding evidence of an association between child’s aspirations and attainment as well as parental aspirations and child attainment </w:t>
      </w:r>
      <w:r w:rsidRPr="00220C73">
        <w:rPr>
          <w:rFonts w:ascii="Helvetica" w:hAnsi="Helvetica" w:cs="Helvetica"/>
          <w:sz w:val="24"/>
          <w:szCs w:val="24"/>
        </w:rPr>
        <w:fldChar w:fldCharType="begin"/>
      </w:r>
      <w:r w:rsidR="00E612BB" w:rsidRPr="00220C73">
        <w:rPr>
          <w:rFonts w:ascii="Helvetica" w:hAnsi="Helvetica" w:cs="Helvetica"/>
          <w:sz w:val="24"/>
          <w:szCs w:val="24"/>
        </w:rPr>
        <w:instrText xml:space="preserve"> ADDIN ZOTERO_ITEM CSL_CITATION {"citationID":"sBiFPzkz","properties":{"formattedCitation":"(Gorard, See and Davies, 2012)","plainCitation":"(Gorard, See and Davies, 2012)","dontUpdate":true,"noteIndex":0},"citationItems":[{"id":2712,"uris":["http://zotero.org/users/8741181/items/GQMUDPWY"],"itemData":{"id":2712,"type":"article-journal","language":"en","page":"104","source":"Zotero","title":"The impact of attitudes and aspirations on educational attainment and participation","author":[{"family":"Gorard","given":"Stephen"},{"family":"See","given":"Beng Huat"},{"family":"Davies","given":"Peter"}],"issued":{"date-parts":[["2012"]]}}}],"schema":"https://github.com/citation-style-language/schema/raw/master/csl-citation.json"}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(Gorard, 2012: 7)</w:t>
      </w:r>
      <w:r w:rsidRPr="00220C73">
        <w:rPr>
          <w:rFonts w:ascii="Helvetica" w:hAnsi="Helvetica" w:cs="Helvetica"/>
          <w:sz w:val="24"/>
          <w:szCs w:val="24"/>
        </w:rPr>
        <w:fldChar w:fldCharType="end"/>
      </w:r>
      <w:r w:rsidRPr="00220C73">
        <w:rPr>
          <w:rFonts w:ascii="Helvetica" w:hAnsi="Helvetica" w:cs="Helvetica"/>
          <w:sz w:val="24"/>
          <w:szCs w:val="24"/>
        </w:rPr>
        <w:t xml:space="preserve">. Other literature concurs </w:t>
      </w:r>
      <w:r w:rsidRPr="00220C73">
        <w:rPr>
          <w:rFonts w:ascii="Helvetica" w:hAnsi="Helvetica" w:cs="Helvetica"/>
          <w:sz w:val="24"/>
          <w:szCs w:val="24"/>
        </w:rPr>
        <w:fldChar w:fldCharType="begin"/>
      </w:r>
      <w:r w:rsidR="00E612BB" w:rsidRPr="00220C73">
        <w:rPr>
          <w:rFonts w:ascii="Helvetica" w:hAnsi="Helvetica" w:cs="Helvetica"/>
          <w:sz w:val="24"/>
          <w:szCs w:val="24"/>
        </w:rPr>
        <w:instrText xml:space="preserve"> ADDIN ZOTERO_ITEM CSL_CITATION {"citationID":"ZmoLgVev","properties":{"formattedCitation":"(Hoskins and Barker, 2017)","plainCitation":"(Hoskins and Barker, 2017)","dontUpdate":true,"noteIndex":0},"citationItems":[{"id":2645,"uris":["http://zotero.org/users/8741181/items/NG5IVHVA"],"itemData":{"id":2645,"type":"article-journal","abstract":"The United Kingdom’s Coalition government has introduced education policy that is focused on increasing the opportunities to promote and advance social mobility for all children within state education. Raising young people’s aspirations through school-based initiatives is a prominent theme within recent policy texts, which are focused on improving educational outcomes and thus advancing social mobility. This article draws on qualitative data from paired interviews with 32 students in two academies to first investigate if our participants’ aspirations indicate a desire for intragenerational social mobility and second, to explore our participants’ perceptions of the influences of their family background on their aspirations for the future. Analysis of our data highlights the mismatch between our participants’ aspirations for the future and the government’s constructions of what they should aspire to, as articulated in policy texts. By investigating aspirations, as part of a wider project to understand social mobility qualitatively, our data shows the important role of family in shaping our participants’ varied and diverse aspirations that are frequently at variance with government policy.","container-title":"British Journal of Educational Studies","DOI":"10.1080/00071005.2016.1182616","ISSN":"0007-1005, 1467-8527","issue":"1","journalAbbreviation":"British Journal of Educational Studies","language":"en","page":"45-67","source":"DOI.org (Crossref)","title":"ASPIRATIONS AND YOUNG PEOPLE’S CONSTRUCTIONS OF THEIR FUTURES: INVESTIGATING SOCIAL MOBILITY AND SOCIAL REPRODUCTION","title-short":"ASPIRATIONS AND YOUNG PEOPLE’S CONSTRUCTIONS OF THEIR FUTURES","volume":"65","author":[{"family":"Hoskins","given":"Kate"},{"family":"Barker","given":"Bernard"}],"issued":{"date-parts":[["2017",1,2]]}}}],"schema":"https://github.com/citation-style-language/schema/raw/master/csl-citation.json"}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(Hoskins and Barker, 2017: 2)</w:t>
      </w:r>
      <w:r w:rsidRPr="00220C73">
        <w:rPr>
          <w:rFonts w:ascii="Helvetica" w:hAnsi="Helvetica" w:cs="Helvetica"/>
          <w:sz w:val="24"/>
          <w:szCs w:val="24"/>
        </w:rPr>
        <w:fldChar w:fldCharType="end"/>
      </w:r>
      <w:r w:rsidRPr="00220C73">
        <w:rPr>
          <w:rFonts w:ascii="Helvetica" w:hAnsi="Helvetica" w:cs="Helvetica"/>
          <w:sz w:val="24"/>
          <w:szCs w:val="24"/>
        </w:rPr>
        <w:t xml:space="preserve"> but also emphasises the role that the state has in the potential mismatch of individual aspiration and eventual realisation of those aspirations. The government may desire individuals to aspire towards certain labour market or occupational roles that those individuals due to their own aspirations or influences from family units may not wish to enter – hence a mismatch (ibid). </w:t>
      </w:r>
    </w:p>
    <w:p w14:paraId="34B838B5" w14:textId="7CF59D1D" w:rsidR="003040C6" w:rsidRPr="00220C73" w:rsidRDefault="003040C6" w:rsidP="003040C6">
      <w:pPr>
        <w:rPr>
          <w:rFonts w:ascii="Helvetica" w:hAnsi="Helvetica" w:cs="Helvetica"/>
          <w:sz w:val="24"/>
          <w:szCs w:val="24"/>
        </w:rPr>
      </w:pPr>
      <w:r w:rsidRPr="00220C73">
        <w:rPr>
          <w:rFonts w:ascii="Helvetica" w:hAnsi="Helvetica" w:cs="Helvetica"/>
          <w:sz w:val="24"/>
          <w:szCs w:val="24"/>
        </w:rPr>
        <w:t xml:space="preserve">Traditional social theory in this area is dominated by Bourdieu’s assessment that ‘the laws of the academic market-place determine aspirations by determining the extent to which they can be satisfied’ </w:t>
      </w:r>
      <w:r w:rsidR="002643A9"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{"citationID":"jpumJS6w","properties":{"formattedCitation":"(Baker {\\i{}et al.}, 2014)","plainCitation":"(Baker et al., 2014)","dontUpdate":true,"noteIndex":0},"citationItems":[{"id":2644,"uris":["http://zotero.org/users/8741181/items/W6ZFSFBE"],"itemData":{"id":2644,"type":"article-journal","container-title":"Oxford Review of Education","DOI":"10.1080/03054985.2014.953921","ISSN":"0305-4985, 1465-3915","issue":"5","journalAbbreviation":"Oxford Review of Education","language":"en","page":"525-542","source":"DOI.org (Crossref)","title":"Aspirations, education and inequality in England: insights from the Effective Provision of Pre-school, Primary and Secondary Education Project","title-short":"Aspirations, education and inequality in England","volume":"40","author":[{"family":"Baker","given":"Will"},{"family":"Sammons","given":"Pam"},{"family":"Siraj-Blatchford","given":"Iram"},{"family":"Sylva","given":"Kathy"},{"family":"Melhuish","given":"Edward C."},{"family":"Taggart","given":"Brenda"}],"issued":{"date-parts":[["2014",9,3]]}}}],"schema":"https://github.com/citation-style-language/schema/raw/master/csl-citation.json"} </w:instrText>
      </w:r>
      <w:r w:rsidR="002643A9" w:rsidRPr="00220C73">
        <w:rPr>
          <w:rFonts w:ascii="Helvetica" w:hAnsi="Helvetica" w:cs="Helvetica"/>
          <w:sz w:val="24"/>
          <w:szCs w:val="24"/>
        </w:rPr>
        <w:fldChar w:fldCharType="separate"/>
      </w:r>
      <w:r w:rsidR="002643A9" w:rsidRPr="00220C73">
        <w:rPr>
          <w:rFonts w:ascii="Helvetica" w:hAnsi="Helvetica" w:cs="Helvetica"/>
          <w:sz w:val="24"/>
          <w:szCs w:val="24"/>
        </w:rPr>
        <w:t xml:space="preserve">(Baker </w:t>
      </w:r>
      <w:r w:rsidR="002643A9" w:rsidRPr="00220C73">
        <w:rPr>
          <w:rFonts w:ascii="Helvetica" w:hAnsi="Helvetica" w:cs="Helvetica"/>
          <w:i/>
          <w:iCs/>
          <w:sz w:val="24"/>
          <w:szCs w:val="24"/>
        </w:rPr>
        <w:t>et al.</w:t>
      </w:r>
      <w:r w:rsidR="002643A9" w:rsidRPr="00220C73">
        <w:rPr>
          <w:rFonts w:ascii="Helvetica" w:hAnsi="Helvetica" w:cs="Helvetica"/>
          <w:sz w:val="24"/>
          <w:szCs w:val="24"/>
        </w:rPr>
        <w:t>, 2014: 528)</w:t>
      </w:r>
      <w:r w:rsidR="002643A9" w:rsidRPr="00220C73">
        <w:rPr>
          <w:rFonts w:ascii="Helvetica" w:hAnsi="Helvetica" w:cs="Helvetica"/>
          <w:sz w:val="24"/>
          <w:szCs w:val="24"/>
        </w:rPr>
        <w:fldChar w:fldCharType="end"/>
      </w:r>
      <w:r w:rsidRPr="00220C73">
        <w:rPr>
          <w:rFonts w:ascii="Helvetica" w:hAnsi="Helvetica" w:cs="Helvetica"/>
          <w:sz w:val="24"/>
          <w:szCs w:val="24"/>
        </w:rPr>
        <w:t xml:space="preserve">. The notion that there is a strong connection between aspirations and social background is embedded in a </w:t>
      </w:r>
      <w:r w:rsidR="0005342F" w:rsidRPr="00220C73">
        <w:rPr>
          <w:rFonts w:ascii="Helvetica" w:hAnsi="Helvetica" w:cs="Helvetica"/>
          <w:sz w:val="24"/>
          <w:szCs w:val="24"/>
        </w:rPr>
        <w:t>Bourdieusian</w:t>
      </w:r>
      <w:r w:rsidRPr="00220C73">
        <w:rPr>
          <w:rFonts w:ascii="Helvetica" w:hAnsi="Helvetica" w:cs="Helvetica"/>
          <w:sz w:val="24"/>
          <w:szCs w:val="24"/>
        </w:rPr>
        <w:t xml:space="preserve">analysis of education. Rational choice inspired theories (like RRA theory) instead argue that aspirations are tied to rational assessments of current circumstances, whilst this does have some support </w:t>
      </w:r>
      <w:r w:rsidR="002643A9"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{"citationID":"zJt6cAvo","properties":{"formattedCitation":"(Biggart and Furlong, 1996)","plainCitation":"(Biggart and Furlong, 1996)","dontUpdate":true,"noteIndex":0},"citationItems":[{"id":2146,"uris":["http://zotero.org/users/8741181/items/KXYQVTQ7"],"itemData":{"id":2146,"type":"article-journal","container-title":"British Journal of Sociology of Education","DOI":"10.1080/0142569960170301","ISSN":"0142-5692, 1465-3346","issue":"3","journalAbbreviation":"British Journal of Sociology of Education","language":"en","page":"253-266","source":"DOI.org (Crossref)","title":"Educating ‘Discouraged Workers’: cultural diversity in the upper secondary school","title-short":"Educating ‘Discouraged Workers’","volume":"17","author":[{"family":"Biggart","given":"Andy"},{"family":"Furlong","given":"Andy"}],"issued":{"date-parts":[["1996",9]]}}}],"schema":"https://github.com/citation-style-language/schema/raw/master/csl-citation.json"} </w:instrText>
      </w:r>
      <w:r w:rsidR="002643A9" w:rsidRPr="00220C73">
        <w:rPr>
          <w:rFonts w:ascii="Helvetica" w:hAnsi="Helvetica" w:cs="Helvetica"/>
          <w:sz w:val="24"/>
          <w:szCs w:val="24"/>
        </w:rPr>
        <w:fldChar w:fldCharType="separate"/>
      </w:r>
      <w:r w:rsidR="002643A9" w:rsidRPr="00220C73">
        <w:rPr>
          <w:rFonts w:ascii="Helvetica" w:hAnsi="Helvetica" w:cs="Helvetica"/>
          <w:sz w:val="24"/>
          <w:szCs w:val="24"/>
        </w:rPr>
        <w:t>(Biggart and Furlong, 1996: 253)</w:t>
      </w:r>
      <w:r w:rsidR="002643A9" w:rsidRPr="00220C73">
        <w:rPr>
          <w:rFonts w:ascii="Helvetica" w:hAnsi="Helvetica" w:cs="Helvetica"/>
          <w:sz w:val="24"/>
          <w:szCs w:val="24"/>
        </w:rPr>
        <w:fldChar w:fldCharType="end"/>
      </w:r>
      <w:r w:rsidRPr="00220C73">
        <w:rPr>
          <w:rFonts w:ascii="Helvetica" w:hAnsi="Helvetica" w:cs="Helvetica"/>
          <w:sz w:val="24"/>
          <w:szCs w:val="24"/>
        </w:rPr>
        <w:t>, there is data to suggest that aspirations regularly run ahead of the chances of them being realised</w:t>
      </w:r>
      <w:r w:rsidR="002643A9" w:rsidRPr="00220C73">
        <w:rPr>
          <w:rFonts w:ascii="Helvetica" w:hAnsi="Helvetica" w:cs="Helvetica"/>
          <w:sz w:val="24"/>
          <w:szCs w:val="24"/>
        </w:rPr>
        <w:t xml:space="preserve"> </w:t>
      </w:r>
      <w:r w:rsidR="002643A9"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{"citationID":"S2UlWE9y","properties":{"formattedCitation":"(St. Clair, Kintrea and Houston, 2013; Baker {\\i{}et al.}, 2014; Macleod, 2018)","plainCitation":"(St. Clair, Kintrea and Houston, 2013; Baker et al., 2014; Macleod, 2018)","dontUpdate":true,"noteIndex":0},"citationItems":[{"id":4912,"uris":["http://zotero.org/users/8741181/items/Y3WYD8ZN"],"itemData":{"id":4912,"type":"article-journal","container-title":"Oxford Review of Education","DOI":"10.1080/03054985.2013.854201","ISSN":"0305-4985, 1465-3915","issue":"6","journalAbbreviation":"Oxford Review of Education","language":"en","page":"719-738","source":"DOI.org (Crossref)","title":"Silver bullet or red herring? New evidence on the place of aspirations in education","title-short":"Silver bullet or red herring?","volume":"39","author":[{"family":"St. Clair","given":"Ralf"},{"family":"Kintrea","given":"Keith"},{"family":"Houston","given":"Muir"}],"issued":{"date-parts":[["2013",12]]}}},{"id":2644,"uris":["http://zotero.org/users/8741181/items/W6ZFSFBE"],"itemData":{"id":2644,"type":"article-journal","container-title":"Oxford Review of Education","DOI":"10.1080/03054985.2014.953921","ISSN":"0305-4985, 1465-3915","issue":"5","journalAbbreviation":"Oxford Review of Education","language":"en","page":"525-542","source":"DOI.org (Crossref)","title":"Aspirations, education and inequality in England: insights from the Effective Provision of Pre-school, Primary and Secondary Education Project","title-short":"Aspirations, education and inequality in England","volume":"40","author":[{"family":"Baker","given":"Will"},{"family":"Sammons","given":"Pam"},{"family":"Siraj-Blatchford","given":"Iram"},{"family":"Sylva","given":"Kathy"},{"family":"Melhuish","given":"Edward C."},{"family":"Taggart","given":"Brenda"}],"issued":{"date-parts":[["2014",9,3]]}}},{"id":2133,"uris":["http://zotero.org/users/8741181/items/JGMRE3T8"],"itemData":{"id":2133,"type":"book","publisher":"Routledge","title":"Ain't no makin'it: Aspirations &amp; attainment in a low-income neighborhood","author":[{"family":"Macleod","given":"Jay"}],"issued":{"date-parts":[["2018"]]}}}],"schema":"https://github.com/citation-style-language/schema/raw/master/csl-citation.json"} </w:instrText>
      </w:r>
      <w:r w:rsidR="002643A9" w:rsidRPr="00220C73">
        <w:rPr>
          <w:rFonts w:ascii="Helvetica" w:hAnsi="Helvetica" w:cs="Helvetica"/>
          <w:sz w:val="24"/>
          <w:szCs w:val="24"/>
        </w:rPr>
        <w:fldChar w:fldCharType="separate"/>
      </w:r>
      <w:r w:rsidR="002643A9" w:rsidRPr="00220C73">
        <w:rPr>
          <w:rFonts w:ascii="Helvetica" w:hAnsi="Helvetica" w:cs="Helvetica"/>
          <w:sz w:val="24"/>
          <w:szCs w:val="24"/>
        </w:rPr>
        <w:t xml:space="preserve">(St. Clair et al, 2013; Baker </w:t>
      </w:r>
      <w:r w:rsidR="002643A9" w:rsidRPr="00220C73">
        <w:rPr>
          <w:rFonts w:ascii="Helvetica" w:hAnsi="Helvetica" w:cs="Helvetica"/>
          <w:i/>
          <w:iCs/>
          <w:sz w:val="24"/>
          <w:szCs w:val="24"/>
        </w:rPr>
        <w:t>et al.</w:t>
      </w:r>
      <w:r w:rsidR="002643A9" w:rsidRPr="00220C73">
        <w:rPr>
          <w:rFonts w:ascii="Helvetica" w:hAnsi="Helvetica" w:cs="Helvetica"/>
          <w:sz w:val="24"/>
          <w:szCs w:val="24"/>
        </w:rPr>
        <w:t>, 2014: 528; Macleod, 2018)</w:t>
      </w:r>
      <w:r w:rsidR="002643A9" w:rsidRPr="00220C73">
        <w:rPr>
          <w:rFonts w:ascii="Helvetica" w:hAnsi="Helvetica" w:cs="Helvetica"/>
          <w:sz w:val="24"/>
          <w:szCs w:val="24"/>
        </w:rPr>
        <w:fldChar w:fldCharType="end"/>
      </w:r>
      <w:r w:rsidR="002643A9" w:rsidRPr="00220C73">
        <w:rPr>
          <w:rFonts w:ascii="Helvetica" w:hAnsi="Helvetica" w:cs="Helvetica"/>
          <w:sz w:val="24"/>
          <w:szCs w:val="24"/>
        </w:rPr>
        <w:t>.</w:t>
      </w:r>
      <w:r w:rsidRPr="00220C73">
        <w:rPr>
          <w:rFonts w:ascii="Helvetica" w:hAnsi="Helvetica" w:cs="Helvetica"/>
          <w:sz w:val="24"/>
          <w:szCs w:val="24"/>
        </w:rPr>
        <w:t xml:space="preserve"> </w:t>
      </w:r>
    </w:p>
    <w:p w14:paraId="5B9BF2E5" w14:textId="405A4203" w:rsidR="003040C6" w:rsidRPr="00220C73" w:rsidRDefault="003040C6" w:rsidP="00F22F46">
      <w:pPr>
        <w:pStyle w:val="Heading3"/>
        <w:rPr>
          <w:rFonts w:ascii="Helvetica" w:hAnsi="Helvetica" w:cs="Helvetica"/>
        </w:rPr>
      </w:pPr>
      <w:bookmarkStart w:id="18" w:name="_Toc131406634"/>
      <w:r w:rsidRPr="00220C73">
        <w:rPr>
          <w:rFonts w:ascii="Helvetica" w:hAnsi="Helvetica" w:cs="Helvetica"/>
        </w:rPr>
        <w:t>Current Literature on the UK Labour Market</w:t>
      </w:r>
      <w:bookmarkEnd w:id="18"/>
    </w:p>
    <w:p w14:paraId="4EEB22A5" w14:textId="66B2A393" w:rsidR="003040C6" w:rsidRPr="00220C73" w:rsidRDefault="003040C6" w:rsidP="003040C6">
      <w:pPr>
        <w:rPr>
          <w:rFonts w:ascii="Helvetica" w:hAnsi="Helvetica" w:cs="Helvetica"/>
          <w:sz w:val="24"/>
          <w:szCs w:val="24"/>
        </w:rPr>
      </w:pPr>
      <w:r w:rsidRPr="00220C73">
        <w:rPr>
          <w:rFonts w:ascii="Helvetica" w:hAnsi="Helvetica" w:cs="Helvetica"/>
          <w:sz w:val="24"/>
          <w:szCs w:val="24"/>
        </w:rPr>
        <w:t xml:space="preserve">Young people entering the labour market for the first time no longer share common transition experiences with their peers </w:t>
      </w:r>
      <w:r w:rsidR="002643A9" w:rsidRPr="00220C73">
        <w:rPr>
          <w:rFonts w:ascii="Helvetica" w:hAnsi="Helvetica" w:cs="Helvetica"/>
          <w:sz w:val="24"/>
          <w:szCs w:val="24"/>
        </w:rPr>
        <w:fldChar w:fldCharType="begin"/>
      </w:r>
      <w:r w:rsidR="002643A9" w:rsidRPr="00220C73">
        <w:rPr>
          <w:rFonts w:ascii="Helvetica" w:hAnsi="Helvetica" w:cs="Helvetica"/>
          <w:sz w:val="24"/>
          <w:szCs w:val="24"/>
        </w:rPr>
        <w:instrText xml:space="preserve"> ADDIN ZOTERO_ITEM CSL_CITATION {"citationID":"Ak3vBK1X","properties":{"formattedCitation":"(Goodwin and O\\uc0\\u8217{}Connor, 2005)","plainCitation":"(Goodwin and O’Connor, 2005)","noteIndex":0},"citationItems":[{"id":1249,"uris":["http://zotero.org/users/8741181/items/665XWN3M"],"itemData":{"id":1249,"type":"article-journal","abstract":"Using data from a little known project, ‘Adjustment of Young Workers to Work Situations and Adult Roles’, carried out in Leicester between 1962 and 1964, this article aims to re-examine the extent to which transitions during this time were complex, lengthy, non-linear and single-step and explores the assumed linearity and uncomplicated nature of school to work transitions in the 1960s. It is argued that earlier research on youth transitions has tended to understate the level of complexity that characterized youth transitions in the early 1960s and 1970s. Instead, authors exploring transition during this period concentrated on ‘macro’ or more structural issues such as class and gender. It is suggested that transitions in the 1960s were characterized by individual level complexity that has largely been ignored by others exploring school to work transitions.","container-title":"Sociology","DOI":"10.1177/0038038505050535","ISSN":"0038-0385, 1469-8684","issue":"2","journalAbbreviation":"Sociology","language":"en","page":"201-220","source":"DOI.org (Crossref)","title":"Exploring Complex Transitions: Looking Back at the ‘Golden Age’ of From School to Work","title-short":"Exploring Complex Transitions","volume":"39","author":[{"family":"Goodwin","given":"John"},{"family":"O’Connor","given":"Henrietta"}],"issued":{"date-parts":[["2005",4]]}}}],"schema":"https://github.com/citation-style-language/schema/raw/master/csl-citation.json"} </w:instrText>
      </w:r>
      <w:r w:rsidR="002643A9" w:rsidRPr="00220C73">
        <w:rPr>
          <w:rFonts w:ascii="Helvetica" w:hAnsi="Helvetica" w:cs="Helvetica"/>
          <w:sz w:val="24"/>
          <w:szCs w:val="24"/>
        </w:rPr>
        <w:fldChar w:fldCharType="separate"/>
      </w:r>
      <w:r w:rsidR="002643A9" w:rsidRPr="00220C73">
        <w:rPr>
          <w:rFonts w:ascii="Helvetica" w:hAnsi="Helvetica" w:cs="Helvetica"/>
          <w:sz w:val="24"/>
          <w:szCs w:val="24"/>
        </w:rPr>
        <w:t>(Goodwin and O’Connor, 2005)</w:t>
      </w:r>
      <w:r w:rsidR="002643A9" w:rsidRPr="00220C73">
        <w:rPr>
          <w:rFonts w:ascii="Helvetica" w:hAnsi="Helvetica" w:cs="Helvetica"/>
          <w:sz w:val="24"/>
          <w:szCs w:val="24"/>
        </w:rPr>
        <w:fldChar w:fldCharType="end"/>
      </w:r>
      <w:r w:rsidRPr="00220C73">
        <w:rPr>
          <w:rFonts w:ascii="Helvetica" w:hAnsi="Helvetica" w:cs="Helvetica"/>
          <w:sz w:val="24"/>
          <w:szCs w:val="24"/>
        </w:rPr>
        <w:t>. Changes within the transition processes are normally cited via labour market transformations, changes in youth unemployment</w:t>
      </w:r>
      <w:r w:rsidR="0005342F" w:rsidRPr="00220C73">
        <w:rPr>
          <w:rFonts w:ascii="Helvetica" w:hAnsi="Helvetica" w:cs="Helvetica"/>
          <w:sz w:val="24"/>
          <w:szCs w:val="24"/>
        </w:rPr>
        <w:t>, and</w:t>
      </w:r>
      <w:r w:rsidRPr="00220C73">
        <w:rPr>
          <w:rFonts w:ascii="Helvetica" w:hAnsi="Helvetica" w:cs="Helvetica"/>
          <w:sz w:val="24"/>
          <w:szCs w:val="24"/>
        </w:rPr>
        <w:t xml:space="preserve"> the emergence of government schemes such as the youth training schemes </w:t>
      </w:r>
      <w:r w:rsidR="002643A9"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{"citationID":"udsxPtok","properties":{"formattedCitation":"(Goodwin and O\\uc0\\u8217{}Connor, 2005; Winterton and Irwin, 2012)","plainCitation":"(Goodwin and O’Connor, 2005; Winterton and Irwin, 2012)","dontUpdate":true,"noteIndex":0},"citationItems":[{"id":1249,"uris":["http://zotero.org/users/8741181/items/665XWN3M"],"itemData":{"id":1249,"type":"article-journal","abstract":"Using data from a little known project, ‘Adjustment of Young Workers to Work Situations and Adult Roles’, carried out in Leicester between 1962 and 1964, this article aims to re-examine the extent to which transitions during this time were complex, lengthy, non-linear and single-step and explores the assumed linearity and uncomplicated nature of school to work transitions in the 1960s. It is argued that earlier research on youth transitions has tended to understate the level of complexity that characterized youth transitions in the early 1960s and 1970s. Instead, authors exploring transition during this period concentrated on ‘macro’ or more structural issues such as class and gender. It is suggested that transitions in the 1960s were characterized by individual level complexity that has largely been ignored by others exploring school to work transitions.","container-title":"Sociology","DOI":"10.1177/0038038505050535","ISSN":"0038-0385, 1469-8684","issue":"2","journalAbbreviation":"Sociology","language":"en","page":"201-220","source":"DOI.org (Crossref)","title":"Exploring Complex Transitions: Looking Back at the ‘Golden Age’ of From School to Work","title-short":"Exploring Complex Transitions","volume":"39","author":[{"family":"Goodwin","given":"John"},{"family":"O’Connor","given":"Henrietta"}],"issued":{"date-parts":[["2005",4]]}}},{"id":2656,"uris":["http://zotero.org/users/8741181/items/X55JP43K"],"itemData":{"id":2656,"type":"article-journal","container-title":"Journal of Youth Studies","DOI":"10.1080/13676261.2012.683407","ISSN":"1367-6261, 1469-9680","issue":"7","journalAbbreviation":"Journal of Youth Studies","language":"en","page":"858-874","source":"DOI.org (Crossref)","title":"Teenage expectations of going to university: the ebb and flow of influences from 14 to 18","title-short":"Teenage expectations of going to university","volume":"15","author":[{"family":"Winterton","given":"Mandy Teresa"},{"family":"Irwin","given":"Sarah"}],"issued":{"date-parts":[["2012",11]]}}}],"schema":"https://github.com/citation-style-language/schema/raw/master/csl-citation.json"} </w:instrText>
      </w:r>
      <w:r w:rsidR="002643A9" w:rsidRPr="00220C73">
        <w:rPr>
          <w:rFonts w:ascii="Helvetica" w:hAnsi="Helvetica" w:cs="Helvetica"/>
          <w:sz w:val="24"/>
          <w:szCs w:val="24"/>
        </w:rPr>
        <w:fldChar w:fldCharType="separate"/>
      </w:r>
      <w:r w:rsidR="002643A9" w:rsidRPr="00220C73">
        <w:rPr>
          <w:rFonts w:ascii="Helvetica" w:hAnsi="Helvetica" w:cs="Helvetica"/>
          <w:sz w:val="24"/>
          <w:szCs w:val="24"/>
        </w:rPr>
        <w:t>(Goodwin and O’Connor, 2005; Winterton and Irwin, 2012: 859)</w:t>
      </w:r>
      <w:r w:rsidR="002643A9" w:rsidRPr="00220C73">
        <w:rPr>
          <w:rFonts w:ascii="Helvetica" w:hAnsi="Helvetica" w:cs="Helvetica"/>
          <w:sz w:val="24"/>
          <w:szCs w:val="24"/>
        </w:rPr>
        <w:fldChar w:fldCharType="end"/>
      </w:r>
      <w:r w:rsidRPr="00220C73">
        <w:rPr>
          <w:rFonts w:ascii="Helvetica" w:hAnsi="Helvetica" w:cs="Helvetica"/>
          <w:sz w:val="24"/>
          <w:szCs w:val="24"/>
        </w:rPr>
        <w:t xml:space="preserve">. </w:t>
      </w:r>
    </w:p>
    <w:p w14:paraId="2D9CFB92" w14:textId="0557035F" w:rsidR="003040C6" w:rsidRPr="00220C73" w:rsidRDefault="003040C6" w:rsidP="003040C6">
      <w:pPr>
        <w:rPr>
          <w:rFonts w:ascii="Helvetica" w:hAnsi="Helvetica" w:cs="Helvetica"/>
          <w:sz w:val="24"/>
          <w:szCs w:val="24"/>
        </w:rPr>
      </w:pPr>
      <w:r w:rsidRPr="00220C73">
        <w:rPr>
          <w:rFonts w:ascii="Helvetica" w:hAnsi="Helvetica" w:cs="Helvetica"/>
          <w:sz w:val="24"/>
          <w:szCs w:val="24"/>
        </w:rPr>
        <w:t xml:space="preserve">The earlier transitions of the 1950s and 1960s have in comparison to contemporary transitions been described by Vickerstaff </w:t>
      </w:r>
      <w:r w:rsidR="002643A9"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{"citationID":"JyX08TMG","properties":{"formattedCitation":"(Vickerstaff, 2003)","plainCitation":"(Vickerstaff, 2003)","dontUpdate":true,"noteIndex":0},"citationItems":[{"id":630,"uris":["http://zotero.org/users/8741181/items/SQJR66W9"],"itemData":{"id":630,"type":"article-journal","abstract":"This article challenges the taken-for-granted orthodoxy of contemporary youth studies that young people’s transitions from school to work have become extended and fragmented in comparison to those of people who left school in the period 1945–75. It is argued that the characterization of the earlier period as a ‘golden age’ of smooth, unproblematic, one-step transitions from school into the labour market misrepresents the experiences of people in that period and in particular, fails to understand the speciﬁcity of the apprenticeship model of transition which was experienced by around 35 percent of the male school-leaving age cohort.The discussion examines the experience of people in the period 1945–75 by reference to 30 interviews undertaken by the author with people who did apprenticeships in a variety of trades.","container-title":"Work, Employment and Society","DOI":"10.1177/0950017003017002003","ISSN":"0950-0170, 1469-8722","issue":"2","journalAbbreviation":"Work, Employment and Society","language":"en","page":"269-287","source":"DOI.org (Crossref)","title":"Apprenticeship in the `Golden Age': Were Youth Transitions Really Smooth and Unproblematic Back Then?","title-short":"Apprenticeship in the `Golden Age'","volume":"17","author":[{"family":"Vickerstaff","given":"Sarah A."}],"issued":{"date-parts":[["2003",6]]}}}],"schema":"https://github.com/citation-style-language/schema/raw/master/csl-citation.json"} </w:instrText>
      </w:r>
      <w:r w:rsidR="002643A9" w:rsidRPr="00220C73">
        <w:rPr>
          <w:rFonts w:ascii="Helvetica" w:hAnsi="Helvetica" w:cs="Helvetica"/>
          <w:sz w:val="24"/>
          <w:szCs w:val="24"/>
        </w:rPr>
        <w:fldChar w:fldCharType="separate"/>
      </w:r>
      <w:r w:rsidR="002643A9" w:rsidRPr="00220C73">
        <w:rPr>
          <w:rFonts w:ascii="Helvetica" w:hAnsi="Helvetica" w:cs="Helvetica"/>
          <w:sz w:val="24"/>
          <w:szCs w:val="24"/>
        </w:rPr>
        <w:t>(2003)</w:t>
      </w:r>
      <w:r w:rsidR="002643A9" w:rsidRPr="00220C73">
        <w:rPr>
          <w:rFonts w:ascii="Helvetica" w:hAnsi="Helvetica" w:cs="Helvetica"/>
          <w:sz w:val="24"/>
          <w:szCs w:val="24"/>
        </w:rPr>
        <w:fldChar w:fldCharType="end"/>
      </w:r>
      <w:r w:rsidRPr="00220C73">
        <w:rPr>
          <w:rFonts w:ascii="Helvetica" w:hAnsi="Helvetica" w:cs="Helvetica"/>
          <w:sz w:val="24"/>
          <w:szCs w:val="24"/>
        </w:rPr>
        <w:t xml:space="preserve"> as ‘single step’ transitions. A single step transition from school to the world of work was made possible due to the argued buoyancy of the labour market at that time </w:t>
      </w:r>
      <w:r w:rsidR="002643A9"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{"citationID":"vz94w5F2","properties":{"formattedCitation":"(Goodwin and O\\uc0\\u8217{}Connor, 2005)","plainCitation":"(Goodwin and O’Connor, 2005)","dontUpdate":true,"noteIndex":0},"citationItems":[{"id":1249,"uris":["http://zotero.org/users/8741181/items/665XWN3M"],"itemData":{"id":1249,"type":"article-journal","abstract":"Using data from a little known project, ‘Adjustment of Young Workers to Work Situations and Adult Roles’, carried out in Leicester between 1962 and 1964, this article aims to re-examine the extent to which transitions during this time were complex, lengthy, non-linear and single-step and explores the assumed linearity and uncomplicated nature of school to work transitions in the 1960s. It is argued that earlier research on youth transitions has tended to understate the level of complexity that characterized youth transitions in the early 1960s and 1970s. Instead, authors exploring transition during this period concentrated on ‘macro’ or more structural issues such as class and gender. It is suggested that transitions in the 1960s were characterized by individual level complexity that has largely been ignored by others exploring school to work transitions.","container-title":"Sociology","DOI":"10.1177/0038038505050535","ISSN":"0038-0385, 1469-8684","issue":"2","journalAbbreviation":"Sociology","language":"en","page":"201-220","source":"DOI.org (Crossref)","title":"Exploring Complex Transitions: Looking Back at the ‘Golden Age’ of From School to Work","title-short":"Exploring Complex Transitions","volume":"39","author":[{"family":"Goodwin","given":"John"},{"family":"O’Connor","given":"Henrietta"}],"issued":{"date-parts":[["2005",4]]}}}],"schema":"https://github.com/citation-style-language/schema/raw/master/csl-citation.json"} </w:instrText>
      </w:r>
      <w:r w:rsidR="002643A9" w:rsidRPr="00220C73">
        <w:rPr>
          <w:rFonts w:ascii="Helvetica" w:hAnsi="Helvetica" w:cs="Helvetica"/>
          <w:sz w:val="24"/>
          <w:szCs w:val="24"/>
        </w:rPr>
        <w:fldChar w:fldCharType="separate"/>
      </w:r>
      <w:r w:rsidR="002643A9" w:rsidRPr="00220C73">
        <w:rPr>
          <w:rFonts w:ascii="Helvetica" w:hAnsi="Helvetica" w:cs="Helvetica"/>
          <w:sz w:val="24"/>
          <w:szCs w:val="24"/>
        </w:rPr>
        <w:t>(Goodwin and O’Connor, 2005: 14)</w:t>
      </w:r>
      <w:r w:rsidR="002643A9" w:rsidRPr="00220C73">
        <w:rPr>
          <w:rFonts w:ascii="Helvetica" w:hAnsi="Helvetica" w:cs="Helvetica"/>
          <w:sz w:val="24"/>
          <w:szCs w:val="24"/>
        </w:rPr>
        <w:fldChar w:fldCharType="end"/>
      </w:r>
      <w:r w:rsidRPr="00220C73">
        <w:rPr>
          <w:rFonts w:ascii="Helvetica" w:hAnsi="Helvetica" w:cs="Helvetica"/>
          <w:sz w:val="24"/>
          <w:szCs w:val="24"/>
        </w:rPr>
        <w:t xml:space="preserve">. The fact that following the second world war the vast majority of young people in the UK left education as soon as possible </w:t>
      </w:r>
      <w:r w:rsidR="002643A9"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{"citationID":"aZSJVmRG","properties":{"formattedCitation":"(Gayle, Lambert and Murray, 2009)","plainCitation":"(Gayle, Lambert and Murray, 2009)","dontUpdate":true,"noteIndex":0},"citationItems":[{"id":668,"uris":["http://zotero.org/users/8741181/items/QLEWS5JD"],"itemData":{"id":668,"type":"chapter","container-title":"Transitions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schema":"https://github.com/citation-style-language/schema/raw/master/csl-citation.json"} </w:instrText>
      </w:r>
      <w:r w:rsidR="002643A9" w:rsidRPr="00220C73">
        <w:rPr>
          <w:rFonts w:ascii="Helvetica" w:hAnsi="Helvetica" w:cs="Helvetica"/>
          <w:sz w:val="24"/>
          <w:szCs w:val="24"/>
        </w:rPr>
        <w:fldChar w:fldCharType="separate"/>
      </w:r>
      <w:r w:rsidR="002643A9" w:rsidRPr="00220C73">
        <w:rPr>
          <w:rFonts w:ascii="Helvetica" w:hAnsi="Helvetica" w:cs="Helvetica"/>
          <w:sz w:val="24"/>
          <w:szCs w:val="24"/>
        </w:rPr>
        <w:t>(Gayle et al, 2009)</w:t>
      </w:r>
      <w:r w:rsidR="002643A9" w:rsidRPr="00220C73">
        <w:rPr>
          <w:rFonts w:ascii="Helvetica" w:hAnsi="Helvetica" w:cs="Helvetica"/>
          <w:sz w:val="24"/>
          <w:szCs w:val="24"/>
        </w:rPr>
        <w:fldChar w:fldCharType="end"/>
      </w:r>
      <w:r w:rsidRPr="00220C73">
        <w:rPr>
          <w:rFonts w:ascii="Helvetica" w:hAnsi="Helvetica" w:cs="Helvetica"/>
          <w:sz w:val="24"/>
          <w:szCs w:val="24"/>
        </w:rPr>
        <w:t xml:space="preserve"> meant that so long as the </w:t>
      </w:r>
      <w:r w:rsidRPr="00220C73">
        <w:rPr>
          <w:rFonts w:ascii="Helvetica" w:hAnsi="Helvetica" w:cs="Helvetica"/>
          <w:sz w:val="24"/>
          <w:szCs w:val="24"/>
        </w:rPr>
        <w:lastRenderedPageBreak/>
        <w:t>labour market could support such transitions then young people would be certain to find work in a ‘single step’ fashion. The virtual collapse of the youth labour market in the early 1980s (</w:t>
      </w:r>
      <w:r w:rsidR="002643A9" w:rsidRPr="00220C73">
        <w:rPr>
          <w:rFonts w:ascii="Helvetica" w:hAnsi="Helvetica" w:cs="Helvetica"/>
          <w:sz w:val="24"/>
          <w:szCs w:val="24"/>
        </w:rPr>
        <w:t>ibid</w:t>
      </w:r>
      <w:r w:rsidRPr="00220C73">
        <w:rPr>
          <w:rFonts w:ascii="Helvetica" w:hAnsi="Helvetica" w:cs="Helvetica"/>
          <w:sz w:val="24"/>
          <w:szCs w:val="24"/>
        </w:rPr>
        <w:t xml:space="preserve">) changed the nature of the labour market, and thus changed the nature of the ‘single step’ transition. Indeed, support for this claim can be found in Lindley </w:t>
      </w:r>
      <w:r w:rsidR="002643A9"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{"citationID":"1S0Ip6Fz","properties":{"formattedCitation":"(Lindley, 1996)","plainCitation":"(Lindley, 1996)","dontUpdate":true,"noteIndex":0},"citationItems":[{"id":665,"uris":["http://zotero.org/users/8741181/items/P3RPTAXC"],"itemData":{"id":665,"type":"article-journal","container-title":"International Labour Review","language":"en","page":"23","source":"Zotero","title":"The school-to-work transition in the United Kingdom","author":[{"family":"Lindley","given":"Robert M"}],"issued":{"date-parts":[["1996"]]}}}],"schema":"https://github.com/citation-style-language/schema/raw/master/csl-citation.json"} </w:instrText>
      </w:r>
      <w:r w:rsidR="002643A9" w:rsidRPr="00220C73">
        <w:rPr>
          <w:rFonts w:ascii="Helvetica" w:hAnsi="Helvetica" w:cs="Helvetica"/>
          <w:sz w:val="24"/>
          <w:szCs w:val="24"/>
        </w:rPr>
        <w:fldChar w:fldCharType="separate"/>
      </w:r>
      <w:r w:rsidR="002643A9" w:rsidRPr="00220C73">
        <w:rPr>
          <w:rFonts w:ascii="Helvetica" w:hAnsi="Helvetica" w:cs="Helvetica"/>
          <w:sz w:val="24"/>
          <w:szCs w:val="24"/>
        </w:rPr>
        <w:t>(1996: 24)</w:t>
      </w:r>
      <w:r w:rsidR="002643A9" w:rsidRPr="00220C73">
        <w:rPr>
          <w:rFonts w:ascii="Helvetica" w:hAnsi="Helvetica" w:cs="Helvetica"/>
          <w:sz w:val="24"/>
          <w:szCs w:val="24"/>
        </w:rPr>
        <w:fldChar w:fldCharType="end"/>
      </w:r>
      <w:r w:rsidRPr="00220C73">
        <w:rPr>
          <w:rFonts w:ascii="Helvetica" w:hAnsi="Helvetica" w:cs="Helvetica"/>
          <w:sz w:val="24"/>
          <w:szCs w:val="24"/>
        </w:rPr>
        <w:t xml:space="preserve">, whereby the high youth unemployment and underemployment in the 1980s is attributed less to school preparation and more on economic factors such as the labour market and the economic environment. </w:t>
      </w:r>
    </w:p>
    <w:p w14:paraId="7A6BCB87" w14:textId="0F374A87" w:rsidR="003040C6" w:rsidRPr="00220C73" w:rsidRDefault="003040C6" w:rsidP="003040C6">
      <w:pPr>
        <w:rPr>
          <w:rFonts w:ascii="Helvetica" w:hAnsi="Helvetica" w:cs="Helvetica"/>
          <w:sz w:val="24"/>
          <w:szCs w:val="24"/>
        </w:rPr>
      </w:pPr>
      <w:r w:rsidRPr="00220C73">
        <w:rPr>
          <w:rFonts w:ascii="Helvetica" w:hAnsi="Helvetica" w:cs="Helvetica"/>
          <w:sz w:val="24"/>
          <w:szCs w:val="24"/>
        </w:rPr>
        <w:t>The 1990s whilst experiencing economic recession, had less of a catastrophic effect upon the youth labour market than what was experienced in the 1980s</w:t>
      </w:r>
      <w:r w:rsidR="0005342F" w:rsidRPr="00220C73">
        <w:rPr>
          <w:rFonts w:ascii="Helvetica" w:hAnsi="Helvetica" w:cs="Helvetica"/>
          <w:sz w:val="24"/>
          <w:szCs w:val="24"/>
        </w:rPr>
        <w:t>. I</w:t>
      </w:r>
      <w:r w:rsidRPr="00220C73">
        <w:rPr>
          <w:rFonts w:ascii="Helvetica" w:hAnsi="Helvetica" w:cs="Helvetica"/>
          <w:sz w:val="24"/>
          <w:szCs w:val="24"/>
        </w:rPr>
        <w:t xml:space="preserve">n 1988 the Education Reform Act is oft held as one of the most important pieces of post-war education legislation </w:t>
      </w:r>
      <w:r w:rsidR="002643A9"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{"citationID":"ovaWlHiB","properties":{"formattedCitation":"(Gayle, Lambert and Murray, 2009)","plainCitation":"(Gayle, Lambert and Murray, 2009)","dontUpdate":true,"noteIndex":0},"citationItems":[{"id":668,"uris":["http://zotero.org/users/8741181/items/QLEWS5JD"],"itemData":{"id":668,"type":"chapter","container-title":"Transitions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schema":"https://github.com/citation-style-language/schema/raw/master/csl-citation.json"} </w:instrText>
      </w:r>
      <w:r w:rsidR="002643A9" w:rsidRPr="00220C73">
        <w:rPr>
          <w:rFonts w:ascii="Helvetica" w:hAnsi="Helvetica" w:cs="Helvetica"/>
          <w:sz w:val="24"/>
          <w:szCs w:val="24"/>
        </w:rPr>
        <w:fldChar w:fldCharType="separate"/>
      </w:r>
      <w:r w:rsidR="002643A9" w:rsidRPr="00220C73">
        <w:rPr>
          <w:rFonts w:ascii="Helvetica" w:hAnsi="Helvetica" w:cs="Helvetica"/>
          <w:sz w:val="24"/>
          <w:szCs w:val="24"/>
        </w:rPr>
        <w:t>(Gayle et al, 2009: 2)</w:t>
      </w:r>
      <w:r w:rsidR="002643A9" w:rsidRPr="00220C73">
        <w:rPr>
          <w:rFonts w:ascii="Helvetica" w:hAnsi="Helvetica" w:cs="Helvetica"/>
          <w:sz w:val="24"/>
          <w:szCs w:val="24"/>
        </w:rPr>
        <w:fldChar w:fldCharType="end"/>
      </w:r>
      <w:r w:rsidRPr="00220C73">
        <w:rPr>
          <w:rFonts w:ascii="Helvetica" w:hAnsi="Helvetica" w:cs="Helvetica"/>
          <w:sz w:val="24"/>
          <w:szCs w:val="24"/>
        </w:rPr>
        <w:t xml:space="preserve"> the structural and economic conditions that transformed and heavily impacted the 1980s environment were softened somewhat in the 1990s. Arguably new strains are now placed upon the labour market post 1988 due to the </w:t>
      </w:r>
      <w:r w:rsidR="0005342F" w:rsidRPr="00220C73">
        <w:rPr>
          <w:rFonts w:ascii="Helvetica" w:hAnsi="Helvetica" w:cs="Helvetica"/>
          <w:sz w:val="24"/>
          <w:szCs w:val="24"/>
        </w:rPr>
        <w:t>elongation</w:t>
      </w:r>
      <w:r w:rsidRPr="00220C73">
        <w:rPr>
          <w:rFonts w:ascii="Helvetica" w:hAnsi="Helvetica" w:cs="Helvetica"/>
          <w:sz w:val="24"/>
          <w:szCs w:val="24"/>
        </w:rPr>
        <w:t xml:space="preserve"> of mandatory schooling and the school-to-work transitions, these new strains will be reflected upon and compared to past decades of youth transitions within the doctoral thesis. Important to point out however, is that whilst the labour market has indeed differentiated and faced major transformations, empirical evidence suggests that at least between the period of the 1970s to 1990s, there has been a considerable level of continuity in the pathways in which young people enter the labour market </w:t>
      </w:r>
      <w:r w:rsidR="002643A9"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{"citationID":"9xqPkcXA","properties":{"formattedCitation":"(Schoon {\\i{}et al.}, 2001)","plainCitation":"(Schoon et al., 2001)","dontUpdate":true,"noteIndex":0},"citationItems":[{"id":633,"uris":["http://zotero.org/users/8741181/items/M6686UCP"],"itemData":{"id":633,"type":"article-journal","container-title":"YOUNG","DOI":"10.1177/110330880100900102","ISSN":"1103-3088,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D."},{"family":"Bynner","given":"John"}],"issued":{"date-parts":[["2001",2]]}}}],"schema":"https://github.com/citation-style-language/schema/raw/master/csl-citation.json"} </w:instrText>
      </w:r>
      <w:r w:rsidR="002643A9" w:rsidRPr="00220C73">
        <w:rPr>
          <w:rFonts w:ascii="Helvetica" w:hAnsi="Helvetica" w:cs="Helvetica"/>
          <w:sz w:val="24"/>
          <w:szCs w:val="24"/>
        </w:rPr>
        <w:fldChar w:fldCharType="separate"/>
      </w:r>
      <w:r w:rsidR="002643A9" w:rsidRPr="00220C73">
        <w:rPr>
          <w:rFonts w:ascii="Helvetica" w:hAnsi="Helvetica" w:cs="Helvetica"/>
          <w:sz w:val="24"/>
          <w:szCs w:val="24"/>
        </w:rPr>
        <w:t xml:space="preserve">(Schoon </w:t>
      </w:r>
      <w:r w:rsidR="002643A9" w:rsidRPr="00220C73">
        <w:rPr>
          <w:rFonts w:ascii="Helvetica" w:hAnsi="Helvetica" w:cs="Helvetica"/>
          <w:i/>
          <w:iCs/>
          <w:sz w:val="24"/>
          <w:szCs w:val="24"/>
        </w:rPr>
        <w:t>et al.</w:t>
      </w:r>
      <w:r w:rsidR="002643A9" w:rsidRPr="00220C73">
        <w:rPr>
          <w:rFonts w:ascii="Helvetica" w:hAnsi="Helvetica" w:cs="Helvetica"/>
          <w:sz w:val="24"/>
          <w:szCs w:val="24"/>
        </w:rPr>
        <w:t>, 2001: 4)</w:t>
      </w:r>
      <w:r w:rsidR="002643A9" w:rsidRPr="00220C73">
        <w:rPr>
          <w:rFonts w:ascii="Helvetica" w:hAnsi="Helvetica" w:cs="Helvetica"/>
          <w:sz w:val="24"/>
          <w:szCs w:val="24"/>
        </w:rPr>
        <w:fldChar w:fldCharType="end"/>
      </w:r>
      <w:r w:rsidR="0005342F" w:rsidRPr="00220C73">
        <w:rPr>
          <w:rFonts w:ascii="Helvetica" w:hAnsi="Helvetica" w:cs="Helvetica"/>
          <w:sz w:val="24"/>
          <w:szCs w:val="24"/>
        </w:rPr>
        <w:t>.</w:t>
      </w:r>
      <w:r w:rsidRPr="00220C73">
        <w:rPr>
          <w:rFonts w:ascii="Helvetica" w:hAnsi="Helvetica" w:cs="Helvetica"/>
          <w:sz w:val="24"/>
          <w:szCs w:val="24"/>
        </w:rPr>
        <w:t xml:space="preserve"> </w:t>
      </w:r>
      <w:r w:rsidR="0005342F" w:rsidRPr="00220C73">
        <w:rPr>
          <w:rFonts w:ascii="Helvetica" w:hAnsi="Helvetica" w:cs="Helvetica"/>
          <w:sz w:val="24"/>
          <w:szCs w:val="24"/>
        </w:rPr>
        <w:t>T</w:t>
      </w:r>
      <w:r w:rsidRPr="00220C73">
        <w:rPr>
          <w:rFonts w:ascii="Helvetica" w:hAnsi="Helvetica" w:cs="Helvetica"/>
          <w:sz w:val="24"/>
          <w:szCs w:val="24"/>
        </w:rPr>
        <w:t xml:space="preserve">hough as stated earlier the later born cohorts of this time frame do experience more fluid transitions than their predecessors – unemployment being the most obvious side effect of this fluidity (ibid). </w:t>
      </w:r>
    </w:p>
    <w:p w14:paraId="146C02CA" w14:textId="138B19E9" w:rsidR="003040C6" w:rsidRPr="00220C73" w:rsidRDefault="003040C6" w:rsidP="003040C6">
      <w:pPr>
        <w:rPr>
          <w:rFonts w:ascii="Helvetica" w:hAnsi="Helvetica" w:cs="Helvetica"/>
          <w:sz w:val="24"/>
          <w:szCs w:val="24"/>
        </w:rPr>
      </w:pPr>
      <w:r w:rsidRPr="00220C73">
        <w:rPr>
          <w:rFonts w:ascii="Helvetica" w:hAnsi="Helvetica" w:cs="Helvetica"/>
          <w:sz w:val="24"/>
          <w:szCs w:val="24"/>
        </w:rPr>
        <w:t xml:space="preserve">It has been suggested that young people’s decision to remain in education rather than entering the labour market straight after mandatory schooling is completed can be accounted for by the types of opportunities within local labour markets </w:t>
      </w:r>
      <w:r w:rsidR="002643A9"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{"citationID":"PT4uwqzz","properties":{"formattedCitation":"(Biggart and Furlong, 1996)","plainCitation":"(Biggart and Furlong, 1996)","dontUpdate":true,"noteIndex":0},"citationItems":[{"id":2146,"uris":["http://zotero.org/users/8741181/items/KXYQVTQ7"],"itemData":{"id":2146,"type":"article-journal","container-title":"British Journal of Sociology of Education","DOI":"10.1080/0142569960170301","ISSN":"0142-5692, 1465-3346","issue":"3","journalAbbreviation":"British Journal of Sociology of Education","language":"en","page":"253-266","source":"DOI.org (Crossref)","title":"Educating ‘Discouraged Workers’: cultural diversity in the upper secondary school","title-short":"Educating ‘Discouraged Workers’","volume":"17","author":[{"family":"Biggart","given":"Andy"},{"family":"Furlong","given":"Andy"}],"issued":{"date-parts":[["1996",9]]}}}],"schema":"https://github.com/citation-style-language/schema/raw/master/csl-citation.json"} </w:instrText>
      </w:r>
      <w:r w:rsidR="002643A9" w:rsidRPr="00220C73">
        <w:rPr>
          <w:rFonts w:ascii="Helvetica" w:hAnsi="Helvetica" w:cs="Helvetica"/>
          <w:sz w:val="24"/>
          <w:szCs w:val="24"/>
        </w:rPr>
        <w:fldChar w:fldCharType="separate"/>
      </w:r>
      <w:r w:rsidR="002643A9" w:rsidRPr="00220C73">
        <w:rPr>
          <w:rFonts w:ascii="Helvetica" w:hAnsi="Helvetica" w:cs="Helvetica"/>
          <w:sz w:val="24"/>
          <w:szCs w:val="24"/>
        </w:rPr>
        <w:t>(Biggart and Furlong, 1996: 253)</w:t>
      </w:r>
      <w:r w:rsidR="002643A9" w:rsidRPr="00220C73">
        <w:rPr>
          <w:rFonts w:ascii="Helvetica" w:hAnsi="Helvetica" w:cs="Helvetica"/>
          <w:sz w:val="24"/>
          <w:szCs w:val="24"/>
        </w:rPr>
        <w:fldChar w:fldCharType="end"/>
      </w:r>
      <w:r w:rsidRPr="00220C73">
        <w:rPr>
          <w:rFonts w:ascii="Helvetica" w:hAnsi="Helvetica" w:cs="Helvetica"/>
          <w:sz w:val="24"/>
          <w:szCs w:val="24"/>
        </w:rPr>
        <w:t xml:space="preserve">. This is somewhat supported by </w:t>
      </w:r>
      <w:r w:rsidR="002643A9" w:rsidRPr="00220C73">
        <w:rPr>
          <w:rFonts w:ascii="Helvetica" w:hAnsi="Helvetica" w:cs="Helvetica"/>
          <w:sz w:val="24"/>
          <w:szCs w:val="24"/>
        </w:rPr>
        <w:t>the</w:t>
      </w:r>
      <w:r w:rsidRPr="00220C73">
        <w:rPr>
          <w:rFonts w:ascii="Helvetica" w:hAnsi="Helvetica" w:cs="Helvetica"/>
          <w:sz w:val="24"/>
          <w:szCs w:val="24"/>
        </w:rPr>
        <w:t xml:space="preserve"> identification of the ‘discouraged worker’ – where labour markets see above average rates of unemployment it discourages young people from leaving school at the minimum age (</w:t>
      </w:r>
      <w:r w:rsidR="002643A9" w:rsidRPr="00220C73">
        <w:rPr>
          <w:rFonts w:ascii="Helvetica" w:hAnsi="Helvetica" w:cs="Helvetica"/>
          <w:sz w:val="24"/>
          <w:szCs w:val="24"/>
        </w:rPr>
        <w:t>ibid</w:t>
      </w:r>
      <w:r w:rsidRPr="00220C73">
        <w:rPr>
          <w:rFonts w:ascii="Helvetica" w:hAnsi="Helvetica" w:cs="Helvetica"/>
          <w:sz w:val="24"/>
          <w:szCs w:val="24"/>
        </w:rPr>
        <w:t xml:space="preserve">). </w:t>
      </w:r>
    </w:p>
    <w:p w14:paraId="7B6D675F" w14:textId="77777777" w:rsidR="0005342F" w:rsidRPr="00220C73" w:rsidRDefault="003040C6" w:rsidP="003040C6">
      <w:pPr>
        <w:rPr>
          <w:rFonts w:ascii="Helvetica" w:hAnsi="Helvetica" w:cs="Helvetica"/>
          <w:sz w:val="24"/>
          <w:szCs w:val="24"/>
        </w:rPr>
      </w:pPr>
      <w:r w:rsidRPr="00220C73">
        <w:rPr>
          <w:rFonts w:ascii="Helvetica" w:hAnsi="Helvetica" w:cs="Helvetica"/>
          <w:sz w:val="24"/>
          <w:szCs w:val="24"/>
        </w:rPr>
        <w:t>Given the time frame of the late 1980s to 1990s one of the most dramatic changes in the labour market is the decline of manual labour and heavy industries</w:t>
      </w:r>
      <w:r w:rsidR="0005342F" w:rsidRPr="00220C73">
        <w:rPr>
          <w:rFonts w:ascii="Helvetica" w:hAnsi="Helvetica" w:cs="Helvetica"/>
          <w:sz w:val="24"/>
          <w:szCs w:val="24"/>
        </w:rPr>
        <w:t>. O</w:t>
      </w:r>
      <w:r w:rsidRPr="00220C73">
        <w:rPr>
          <w:rFonts w:ascii="Helvetica" w:hAnsi="Helvetica" w:cs="Helvetica"/>
          <w:sz w:val="24"/>
          <w:szCs w:val="24"/>
        </w:rPr>
        <w:t>of which labour was supplied almost entirely by the working classes. Due to these labour market changes, the 1990s in particular demonstrated a need for the working classes to adapt to education, and labour in differing ways (</w:t>
      </w:r>
      <w:r w:rsidR="002643A9" w:rsidRPr="00220C73">
        <w:rPr>
          <w:rFonts w:ascii="Helvetica" w:hAnsi="Helvetica" w:cs="Helvetica"/>
          <w:sz w:val="24"/>
          <w:szCs w:val="24"/>
        </w:rPr>
        <w:t>ibid</w:t>
      </w:r>
      <w:r w:rsidRPr="00220C73">
        <w:rPr>
          <w:rFonts w:ascii="Helvetica" w:hAnsi="Helvetica" w:cs="Helvetica"/>
          <w:sz w:val="24"/>
          <w:szCs w:val="24"/>
        </w:rPr>
        <w:t>) as the verification of ‘working class identity’ through ‘factory floor cultures’ was no more (</w:t>
      </w:r>
      <w:r w:rsidR="002643A9" w:rsidRPr="00220C73">
        <w:rPr>
          <w:rFonts w:ascii="Helvetica" w:hAnsi="Helvetica" w:cs="Helvetica"/>
          <w:sz w:val="24"/>
          <w:szCs w:val="24"/>
        </w:rPr>
        <w:t>ibid</w:t>
      </w:r>
      <w:r w:rsidRPr="00220C73">
        <w:rPr>
          <w:rFonts w:ascii="Helvetica" w:hAnsi="Helvetica" w:cs="Helvetica"/>
          <w:sz w:val="24"/>
          <w:szCs w:val="24"/>
        </w:rPr>
        <w:t xml:space="preserve">). </w:t>
      </w:r>
    </w:p>
    <w:p w14:paraId="0EB3C5E5" w14:textId="54EAB42B" w:rsidR="003040C6" w:rsidRPr="00220C73" w:rsidRDefault="003040C6" w:rsidP="003040C6">
      <w:pPr>
        <w:rPr>
          <w:rFonts w:ascii="Helvetica" w:hAnsi="Helvetica" w:cs="Helvetica"/>
          <w:sz w:val="24"/>
          <w:szCs w:val="24"/>
        </w:rPr>
      </w:pPr>
      <w:r w:rsidRPr="00220C73">
        <w:rPr>
          <w:rFonts w:ascii="Helvetica" w:hAnsi="Helvetica" w:cs="Helvetica"/>
          <w:sz w:val="24"/>
          <w:szCs w:val="24"/>
        </w:rPr>
        <w:t xml:space="preserve">Overall, the labour market has transformed dramatically – a once sizeable market for unskilled labour has shrunk to an estimated half a million unskilled jobs </w:t>
      </w:r>
      <w:r w:rsidR="002643A9"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{"citationID":"hIp6OAPC","properties":{"formattedCitation":"(Goodman and Burton, 2012)","plainCitation":"(Goodman and Burton, 2012)","dontUpdate":true,"noteIndex":0},"citationItems":[{"id":2716,"uris":["http://zotero.org/users/8741181/items/IVLFAXVD"],"itemData":{"id":2716,"type":"article-journal","container-title":"Education 3-13","DOI":"10.1080/03004279.2010.550586","ISSN":"0300-4279, 1475-7575","issue":"5","journalAbbreviation":"Education 3-13","language":"en","page":"500-514","source":"DOI.org (Crossref)","title":"What is the nature of the achievement gap, why does it persist and are government goals sufficient to create social justice in the education system?","volume":"40","author":[{"family":"Goodman","given":"Ruth"},{"family":"Burton","given":"Diana"}],"issued":{"date-parts":[["2012",11]]}}}],"schema":"https://github.com/citation-style-language/schema/raw/master/csl-citation.json"} </w:instrText>
      </w:r>
      <w:r w:rsidR="002643A9" w:rsidRPr="00220C73">
        <w:rPr>
          <w:rFonts w:ascii="Helvetica" w:hAnsi="Helvetica" w:cs="Helvetica"/>
          <w:sz w:val="24"/>
          <w:szCs w:val="24"/>
        </w:rPr>
        <w:fldChar w:fldCharType="separate"/>
      </w:r>
      <w:r w:rsidR="00395231" w:rsidRPr="00220C73">
        <w:rPr>
          <w:rFonts w:ascii="Helvetica" w:hAnsi="Helvetica" w:cs="Helvetica"/>
          <w:sz w:val="24"/>
          <w:szCs w:val="24"/>
        </w:rPr>
        <w:t>(Goodman and Burton, 2012: 505)</w:t>
      </w:r>
      <w:r w:rsidR="002643A9" w:rsidRPr="00220C73">
        <w:rPr>
          <w:rFonts w:ascii="Helvetica" w:hAnsi="Helvetica" w:cs="Helvetica"/>
          <w:sz w:val="24"/>
          <w:szCs w:val="24"/>
        </w:rPr>
        <w:fldChar w:fldCharType="end"/>
      </w:r>
      <w:r w:rsidRPr="00220C73">
        <w:rPr>
          <w:rFonts w:ascii="Helvetica" w:hAnsi="Helvetica" w:cs="Helvetica"/>
          <w:sz w:val="24"/>
          <w:szCs w:val="24"/>
        </w:rPr>
        <w:t xml:space="preserve">. </w:t>
      </w:r>
      <w:r w:rsidR="0005342F" w:rsidRPr="00220C73">
        <w:rPr>
          <w:rFonts w:ascii="Helvetica" w:hAnsi="Helvetica" w:cs="Helvetica"/>
          <w:sz w:val="24"/>
          <w:szCs w:val="24"/>
        </w:rPr>
        <w:t>T</w:t>
      </w:r>
      <w:r w:rsidRPr="00220C73">
        <w:rPr>
          <w:rFonts w:ascii="Helvetica" w:hAnsi="Helvetica" w:cs="Helvetica"/>
          <w:sz w:val="24"/>
          <w:szCs w:val="24"/>
        </w:rPr>
        <w:t xml:space="preserve">his change impacts upon people’s choices post-mandatory schooling, </w:t>
      </w:r>
      <w:r w:rsidR="0005342F" w:rsidRPr="00220C73">
        <w:rPr>
          <w:rFonts w:ascii="Helvetica" w:hAnsi="Helvetica" w:cs="Helvetica"/>
          <w:sz w:val="24"/>
          <w:szCs w:val="24"/>
        </w:rPr>
        <w:t>and</w:t>
      </w:r>
      <w:r w:rsidRPr="00220C73">
        <w:rPr>
          <w:rFonts w:ascii="Helvetica" w:hAnsi="Helvetica" w:cs="Helvetica"/>
          <w:sz w:val="24"/>
          <w:szCs w:val="24"/>
        </w:rPr>
        <w:t xml:space="preserve"> also </w:t>
      </w:r>
      <w:r w:rsidR="00E71A5F" w:rsidRPr="00220C73">
        <w:rPr>
          <w:rFonts w:ascii="Helvetica" w:hAnsi="Helvetica" w:cs="Helvetica"/>
          <w:sz w:val="24"/>
          <w:szCs w:val="24"/>
        </w:rPr>
        <w:t>affects</w:t>
      </w:r>
      <w:r w:rsidRPr="00220C73">
        <w:rPr>
          <w:rFonts w:ascii="Helvetica" w:hAnsi="Helvetica" w:cs="Helvetica"/>
          <w:sz w:val="24"/>
          <w:szCs w:val="24"/>
        </w:rPr>
        <w:t xml:space="preserve"> unemployment, first jobs and employment, as well as stability within the markets individuals have chosen to enter – all aspects worthy of analysis. </w:t>
      </w:r>
    </w:p>
    <w:p w14:paraId="66A06C04" w14:textId="10848FFA" w:rsidR="003040C6" w:rsidRPr="00220C73" w:rsidRDefault="003040C6" w:rsidP="003040C6">
      <w:pPr>
        <w:rPr>
          <w:rFonts w:ascii="Helvetica" w:hAnsi="Helvetica" w:cs="Helvetica"/>
          <w:sz w:val="24"/>
          <w:szCs w:val="24"/>
        </w:rPr>
      </w:pPr>
      <w:r w:rsidRPr="00220C73">
        <w:rPr>
          <w:rFonts w:ascii="Helvetica" w:hAnsi="Helvetica" w:cs="Helvetica"/>
          <w:sz w:val="24"/>
          <w:szCs w:val="24"/>
        </w:rPr>
        <w:t xml:space="preserve">During the past higher education and in particular training prior to entering the work force provided a near certain chance of employment after successful completion. In </w:t>
      </w:r>
      <w:r w:rsidRPr="00220C73">
        <w:rPr>
          <w:rFonts w:ascii="Helvetica" w:hAnsi="Helvetica" w:cs="Helvetica"/>
          <w:sz w:val="24"/>
          <w:szCs w:val="24"/>
        </w:rPr>
        <w:lastRenderedPageBreak/>
        <w:t>comparison to contemporary generations, there is a larger association with repeated experiences of unemployment</w:t>
      </w:r>
      <w:r w:rsidR="00395231" w:rsidRPr="00220C73">
        <w:rPr>
          <w:rFonts w:ascii="Helvetica" w:hAnsi="Helvetica" w:cs="Helvetica"/>
          <w:sz w:val="24"/>
          <w:szCs w:val="24"/>
        </w:rPr>
        <w:t xml:space="preserve"> </w:t>
      </w:r>
      <w:r w:rsidR="00395231"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{"citationID":"xyDDW9Dx","properties":{"formattedCitation":"(Schoon {\\i{}et al.}, 2001)","plainCitation":"(Schoon et al., 2001)","dontUpdate":true,"noteIndex":0},"citationItems":[{"id":633,"uris":["http://zotero.org/users/8741181/items/M6686UCP"],"itemData":{"id":633,"type":"article-journal","container-title":"YOUNG","DOI":"10.1177/110330880100900102","ISSN":"1103-3088,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D."},{"family":"Bynner","given":"John"}],"issued":{"date-parts":[["2001",2]]}}}],"schema":"https://github.com/citation-style-language/schema/raw/master/csl-citation.json"} </w:instrText>
      </w:r>
      <w:r w:rsidR="00395231" w:rsidRPr="00220C73">
        <w:rPr>
          <w:rFonts w:ascii="Helvetica" w:hAnsi="Helvetica" w:cs="Helvetica"/>
          <w:sz w:val="24"/>
          <w:szCs w:val="24"/>
        </w:rPr>
        <w:fldChar w:fldCharType="separate"/>
      </w:r>
      <w:r w:rsidR="00395231" w:rsidRPr="00220C73">
        <w:rPr>
          <w:rFonts w:ascii="Helvetica" w:hAnsi="Helvetica" w:cs="Helvetica"/>
          <w:sz w:val="24"/>
          <w:szCs w:val="24"/>
        </w:rPr>
        <w:t xml:space="preserve">(Schoon </w:t>
      </w:r>
      <w:r w:rsidR="00395231" w:rsidRPr="00220C73">
        <w:rPr>
          <w:rFonts w:ascii="Helvetica" w:hAnsi="Helvetica" w:cs="Helvetica"/>
          <w:i/>
          <w:iCs/>
          <w:sz w:val="24"/>
          <w:szCs w:val="24"/>
        </w:rPr>
        <w:t>et al.</w:t>
      </w:r>
      <w:r w:rsidR="00395231" w:rsidRPr="00220C73">
        <w:rPr>
          <w:rFonts w:ascii="Helvetica" w:hAnsi="Helvetica" w:cs="Helvetica"/>
          <w:sz w:val="24"/>
          <w:szCs w:val="24"/>
        </w:rPr>
        <w:t>, 2001: 8)</w:t>
      </w:r>
      <w:r w:rsidR="00395231" w:rsidRPr="00220C73">
        <w:rPr>
          <w:rFonts w:ascii="Helvetica" w:hAnsi="Helvetica" w:cs="Helvetica"/>
          <w:sz w:val="24"/>
          <w:szCs w:val="24"/>
        </w:rPr>
        <w:fldChar w:fldCharType="end"/>
      </w:r>
      <w:r w:rsidRPr="00220C73">
        <w:rPr>
          <w:rFonts w:ascii="Helvetica" w:hAnsi="Helvetica" w:cs="Helvetica"/>
          <w:sz w:val="24"/>
          <w:szCs w:val="24"/>
        </w:rPr>
        <w:t xml:space="preserve">. This has formed part of the explanation as to why individuals choose to stay in education to acquire credentials – as a substitute for unemployment </w:t>
      </w:r>
      <w:r w:rsidR="00395231"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{"citationID":"x1YSnIEJ","properties":{"formattedCitation":"(Cregan, 2001)","plainCitation":"(Cregan, 2001)","dontUpdate":true,"noteIndex":0},"citationItems":[{"id":671,"uris":["http://zotero.org/users/8741181/items/4JWPZY5H"],"itemData":{"id":671,"type":"article-journal","container-title":"Industrial Relations Journal","DOI":"10.1111/1468-2338.00188","ISSN":"0019-8692, 1468-2338","issue":"2","journalAbbreviation":"Industrial Relations Journal","language":"en","page":"126-135","source":"DOI.org (Crossref)","title":"What's happened to the labour market for early school</w:instrText>
      </w:r>
      <w:r w:rsidR="00012DBD" w:rsidRPr="00220C73">
        <w:rPr>
          <w:rFonts w:ascii="Cambria Math" w:hAnsi="Cambria Math" w:cs="Cambria Math"/>
          <w:sz w:val="24"/>
          <w:szCs w:val="24"/>
        </w:rPr>
        <w:instrText>‐</w:instrText>
      </w:r>
      <w:r w:rsidR="00012DBD" w:rsidRPr="00220C73">
        <w:rPr>
          <w:rFonts w:ascii="Helvetica" w:hAnsi="Helvetica" w:cs="Helvetica"/>
          <w:sz w:val="24"/>
          <w:szCs w:val="24"/>
        </w:rPr>
        <w:instrText xml:space="preserve">leavers in Britain?","volume":"32","author":[{"family":"Cregan","given":"Christina"}],"issued":{"date-parts":[["2001",6]]}}}],"schema":"https://github.com/citation-style-language/schema/raw/master/csl-citation.json"} </w:instrText>
      </w:r>
      <w:r w:rsidR="00395231" w:rsidRPr="00220C73">
        <w:rPr>
          <w:rFonts w:ascii="Helvetica" w:hAnsi="Helvetica" w:cs="Helvetica"/>
          <w:sz w:val="24"/>
          <w:szCs w:val="24"/>
        </w:rPr>
        <w:fldChar w:fldCharType="separate"/>
      </w:r>
      <w:r w:rsidR="00395231" w:rsidRPr="00220C73">
        <w:rPr>
          <w:rFonts w:ascii="Helvetica" w:hAnsi="Helvetica" w:cs="Helvetica"/>
          <w:sz w:val="24"/>
          <w:szCs w:val="24"/>
        </w:rPr>
        <w:t>(Cregan, 2001: 126)</w:t>
      </w:r>
      <w:r w:rsidR="00395231" w:rsidRPr="00220C73">
        <w:rPr>
          <w:rFonts w:ascii="Helvetica" w:hAnsi="Helvetica" w:cs="Helvetica"/>
          <w:sz w:val="24"/>
          <w:szCs w:val="24"/>
        </w:rPr>
        <w:fldChar w:fldCharType="end"/>
      </w:r>
      <w:r w:rsidRPr="00220C73">
        <w:rPr>
          <w:rFonts w:ascii="Helvetica" w:hAnsi="Helvetica" w:cs="Helvetica"/>
          <w:sz w:val="24"/>
          <w:szCs w:val="24"/>
        </w:rPr>
        <w:t xml:space="preserve">. </w:t>
      </w:r>
    </w:p>
    <w:p w14:paraId="335CB5BD" w14:textId="0BD36E20" w:rsidR="003040C6" w:rsidRPr="00220C73" w:rsidRDefault="003040C6" w:rsidP="003040C6">
      <w:pPr>
        <w:rPr>
          <w:rFonts w:ascii="Helvetica" w:hAnsi="Helvetica" w:cs="Helvetica"/>
          <w:sz w:val="24"/>
          <w:szCs w:val="24"/>
        </w:rPr>
      </w:pPr>
      <w:r w:rsidRPr="00220C73">
        <w:rPr>
          <w:rFonts w:ascii="Helvetica" w:hAnsi="Helvetica" w:cs="Helvetica"/>
          <w:sz w:val="24"/>
          <w:szCs w:val="24"/>
        </w:rPr>
        <w:t xml:space="preserve">Participation during mandatory schooling years can also have an effect on </w:t>
      </w:r>
      <w:r w:rsidR="00E71A5F" w:rsidRPr="00220C73">
        <w:rPr>
          <w:rFonts w:ascii="Helvetica" w:hAnsi="Helvetica" w:cs="Helvetica"/>
          <w:sz w:val="24"/>
          <w:szCs w:val="24"/>
        </w:rPr>
        <w:t>those not in education, employment, or training (</w:t>
      </w:r>
      <w:r w:rsidRPr="00220C73">
        <w:rPr>
          <w:rFonts w:ascii="Helvetica" w:hAnsi="Helvetica" w:cs="Helvetica"/>
          <w:sz w:val="24"/>
          <w:szCs w:val="24"/>
        </w:rPr>
        <w:t>NEET</w:t>
      </w:r>
      <w:r w:rsidR="00E71A5F" w:rsidRPr="00220C73">
        <w:rPr>
          <w:rFonts w:ascii="Helvetica" w:hAnsi="Helvetica" w:cs="Helvetica"/>
          <w:sz w:val="24"/>
          <w:szCs w:val="24"/>
        </w:rPr>
        <w:t>)</w:t>
      </w:r>
      <w:r w:rsidRPr="00220C73">
        <w:rPr>
          <w:rFonts w:ascii="Helvetica" w:hAnsi="Helvetica" w:cs="Helvetica"/>
          <w:sz w:val="24"/>
          <w:szCs w:val="24"/>
        </w:rPr>
        <w:t xml:space="preserve"> status post-mandatory education. School exclusion for example increases the risk of becoming NEET at age 19/20, remaining economically inactive at 25/26, and experiencing higher unemployment risks</w:t>
      </w:r>
      <w:r w:rsidR="00395231" w:rsidRPr="00220C73">
        <w:rPr>
          <w:rFonts w:ascii="Helvetica" w:hAnsi="Helvetica" w:cs="Helvetica"/>
          <w:sz w:val="24"/>
          <w:szCs w:val="24"/>
        </w:rPr>
        <w:t xml:space="preserve"> </w:t>
      </w:r>
      <w:r w:rsidR="00395231" w:rsidRPr="00220C73">
        <w:rPr>
          <w:rFonts w:ascii="Helvetica" w:hAnsi="Helvetica" w:cs="Helvetica"/>
          <w:sz w:val="24"/>
          <w:szCs w:val="24"/>
        </w:rPr>
        <w:fldChar w:fldCharType="begin"/>
      </w:r>
      <w:r w:rsidR="00395231" w:rsidRPr="00220C73">
        <w:rPr>
          <w:rFonts w:ascii="Helvetica" w:hAnsi="Helvetica" w:cs="Helvetica"/>
          <w:sz w:val="24"/>
          <w:szCs w:val="24"/>
        </w:rPr>
        <w:instrText xml:space="preserve"> ADDIN ZOTERO_ITEM CSL_CITATION {"citationID":"vsHHSsVq","properties":{"formattedCitation":"(Madia {\\i{}et al.}, 2022)","plainCitation":"(Madia et al., 2022)","noteIndex":0},"citationItems":[{"id":1399,"uris":["http://zotero.org/users/8741181/items/633UAV5H"],"itemData":{"id":1399,"type":"article-journal","container-title":"British Journal of Educational Psychology","title":"Long</w:instrText>
      </w:r>
      <w:r w:rsidR="00395231" w:rsidRPr="00220C73">
        <w:rPr>
          <w:rFonts w:ascii="Cambria Math" w:hAnsi="Cambria Math" w:cs="Cambria Math"/>
          <w:sz w:val="24"/>
          <w:szCs w:val="24"/>
        </w:rPr>
        <w:instrText>‐</w:instrText>
      </w:r>
      <w:r w:rsidR="00395231" w:rsidRPr="00220C73">
        <w:rPr>
          <w:rFonts w:ascii="Helvetica" w:hAnsi="Helvetica" w:cs="Helvetica"/>
          <w:sz w:val="24"/>
          <w:szCs w:val="24"/>
        </w:rPr>
        <w:instrText xml:space="preserve">term labour market and economic consequences of school exclusions in England .pdf","author":[{"family":"Madia","given":"Joan"},{"family":"Obsuth","given":"Ingrid"},{"family":"Thompson","given":"Ian"},{"family":"Daniels","given":"Harry"},{"family":"Murray","given":"Aja"}],"issued":{"date-parts":[["2022"]]}}}],"schema":"https://github.com/citation-style-language/schema/raw/master/csl-citation.json"} </w:instrText>
      </w:r>
      <w:r w:rsidR="00395231" w:rsidRPr="00220C73">
        <w:rPr>
          <w:rFonts w:ascii="Helvetica" w:hAnsi="Helvetica" w:cs="Helvetica"/>
          <w:sz w:val="24"/>
          <w:szCs w:val="24"/>
        </w:rPr>
        <w:fldChar w:fldCharType="separate"/>
      </w:r>
      <w:r w:rsidR="00395231" w:rsidRPr="00220C73">
        <w:rPr>
          <w:rFonts w:ascii="Helvetica" w:hAnsi="Helvetica" w:cs="Helvetica"/>
          <w:sz w:val="24"/>
          <w:szCs w:val="24"/>
        </w:rPr>
        <w:t xml:space="preserve">(Madia </w:t>
      </w:r>
      <w:r w:rsidR="00395231" w:rsidRPr="00220C73">
        <w:rPr>
          <w:rFonts w:ascii="Helvetica" w:hAnsi="Helvetica" w:cs="Helvetica"/>
          <w:i/>
          <w:iCs/>
          <w:sz w:val="24"/>
          <w:szCs w:val="24"/>
        </w:rPr>
        <w:t>et al.</w:t>
      </w:r>
      <w:r w:rsidR="00395231" w:rsidRPr="00220C73">
        <w:rPr>
          <w:rFonts w:ascii="Helvetica" w:hAnsi="Helvetica" w:cs="Helvetica"/>
          <w:sz w:val="24"/>
          <w:szCs w:val="24"/>
        </w:rPr>
        <w:t>, 2022)</w:t>
      </w:r>
      <w:r w:rsidR="00395231" w:rsidRPr="00220C73">
        <w:rPr>
          <w:rFonts w:ascii="Helvetica" w:hAnsi="Helvetica" w:cs="Helvetica"/>
          <w:sz w:val="24"/>
          <w:szCs w:val="24"/>
        </w:rPr>
        <w:fldChar w:fldCharType="end"/>
      </w:r>
      <w:r w:rsidRPr="00220C73">
        <w:rPr>
          <w:rFonts w:ascii="Helvetica" w:hAnsi="Helvetica" w:cs="Helvetica"/>
          <w:sz w:val="24"/>
          <w:szCs w:val="24"/>
        </w:rPr>
        <w:t xml:space="preserve">. </w:t>
      </w:r>
    </w:p>
    <w:p w14:paraId="06B4D6CD" w14:textId="1816E40A" w:rsidR="003040C6" w:rsidRPr="00220C73" w:rsidRDefault="003040C6" w:rsidP="003040C6">
      <w:pPr>
        <w:rPr>
          <w:rFonts w:ascii="Helvetica" w:hAnsi="Helvetica" w:cs="Helvetica"/>
          <w:sz w:val="24"/>
          <w:szCs w:val="24"/>
        </w:rPr>
      </w:pPr>
      <w:r w:rsidRPr="00220C73">
        <w:rPr>
          <w:rFonts w:ascii="Helvetica" w:hAnsi="Helvetica" w:cs="Helvetica"/>
          <w:sz w:val="24"/>
          <w:szCs w:val="24"/>
        </w:rPr>
        <w:t xml:space="preserve">The changing nature of the youth labour market has had pronounced effects upon unemployment, non-employment, and NEET status for young individuals leaving schooling and entering the world of work for the first time. Since 1986 the non-employment rate of </w:t>
      </w:r>
      <w:r w:rsidR="00E71A5F" w:rsidRPr="00220C73">
        <w:rPr>
          <w:rFonts w:ascii="Helvetica" w:hAnsi="Helvetica" w:cs="Helvetica"/>
          <w:sz w:val="24"/>
          <w:szCs w:val="24"/>
        </w:rPr>
        <w:t>16–25-year-olds</w:t>
      </w:r>
      <w:r w:rsidRPr="00220C73">
        <w:rPr>
          <w:rFonts w:ascii="Helvetica" w:hAnsi="Helvetica" w:cs="Helvetica"/>
          <w:sz w:val="24"/>
          <w:szCs w:val="24"/>
        </w:rPr>
        <w:t xml:space="preserve"> hasn’t been lower than 15.1 per cent (in</w:t>
      </w:r>
      <w:r w:rsidR="00E71A5F" w:rsidRPr="00220C73">
        <w:rPr>
          <w:rFonts w:ascii="Helvetica" w:hAnsi="Helvetica" w:cs="Helvetica"/>
          <w:sz w:val="24"/>
          <w:szCs w:val="24"/>
        </w:rPr>
        <w:t xml:space="preserve"> 2008</w:t>
      </w:r>
      <w:r w:rsidRPr="00220C73">
        <w:rPr>
          <w:rFonts w:ascii="Helvetica" w:hAnsi="Helvetica" w:cs="Helvetica"/>
          <w:sz w:val="24"/>
          <w:szCs w:val="24"/>
        </w:rPr>
        <w:t>)</w:t>
      </w:r>
      <w:r w:rsidR="00E71A5F" w:rsidRPr="00220C73">
        <w:rPr>
          <w:rFonts w:ascii="Helvetica" w:hAnsi="Helvetica" w:cs="Helvetica"/>
          <w:sz w:val="24"/>
          <w:szCs w:val="24"/>
        </w:rPr>
        <w:t>. I</w:t>
      </w:r>
      <w:r w:rsidRPr="00220C73">
        <w:rPr>
          <w:rFonts w:ascii="Helvetica" w:hAnsi="Helvetica" w:cs="Helvetica"/>
          <w:sz w:val="24"/>
          <w:szCs w:val="24"/>
        </w:rPr>
        <w:t xml:space="preserve">n 2010 it reached 20.5 per cent </w:t>
      </w:r>
      <w:r w:rsidR="00395231"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{"citationID":"8MfZ9ju6","properties":{"formattedCitation":"(Duckworth and Schoon, 2012)","plainCitation":"(Duckworth and Schoon, 2012)","dontUpdate":true,"noteIndex":0},"citationItems":[{"id":670,"uris":["http://zotero.org/users/8741181/items/W5L7N72M"],"itemData":{"id":670,"type":"article-journal","abstract":"Drawing on nationally representative data collected for two age cohorts in the UK, this paper a) assesses the effect of multiple independent socioeconomic risk factors in shaping the transition from school to work; and b) identifies potential protective factors enabling young people to beat the odds. By comparing experiences and findings across two cohorts we assess the generalisability of findings across contexts, i.e. the 2008 and 1980s recessions. The results show that some young people exposed to even severe socioeconomic risks avoid being NEET (not in education, employment or training). Factors that appear to reduce the cumulative risk effect in both cohorts include prior attainment, educational aspirations and school engagement, as well as the social mix of the school environment.","container-title":"National Institute Economic Review","DOI":"10.1177/002795011222200104","ISSN":"0027-9501, 1741-3036","journalAbbreviation":"Natl. Inst. econ. rev.","language":"en","page":"R38-R51","source":"DOI.org (Crossref)","title":"Beating the Odds: Exploring the Impact of Social Risk on Young People's School-to-Work Transitions during Recession in the UK","title-short":"Beating the Odds","volume":"222","author":[{"family":"Duckworth","given":"Kathryn"},{"family":"Schoon","given":"Ingrid"}],"issued":{"date-parts":[["2012",10]]}}}],"schema":"https://github.com/citation-style-language/schema/raw/master/csl-citation.json"} </w:instrText>
      </w:r>
      <w:r w:rsidR="00395231" w:rsidRPr="00220C73">
        <w:rPr>
          <w:rFonts w:ascii="Helvetica" w:hAnsi="Helvetica" w:cs="Helvetica"/>
          <w:sz w:val="24"/>
          <w:szCs w:val="24"/>
        </w:rPr>
        <w:fldChar w:fldCharType="separate"/>
      </w:r>
      <w:r w:rsidR="00395231" w:rsidRPr="00220C73">
        <w:rPr>
          <w:rFonts w:ascii="Helvetica" w:hAnsi="Helvetica" w:cs="Helvetica"/>
          <w:sz w:val="24"/>
          <w:szCs w:val="24"/>
        </w:rPr>
        <w:t>(Duckworth and Schoon, 2012: 39)</w:t>
      </w:r>
      <w:r w:rsidR="00395231" w:rsidRPr="00220C73">
        <w:rPr>
          <w:rFonts w:ascii="Helvetica" w:hAnsi="Helvetica" w:cs="Helvetica"/>
          <w:sz w:val="24"/>
          <w:szCs w:val="24"/>
        </w:rPr>
        <w:fldChar w:fldCharType="end"/>
      </w:r>
      <w:r w:rsidRPr="00220C73">
        <w:rPr>
          <w:rFonts w:ascii="Helvetica" w:hAnsi="Helvetica" w:cs="Helvetica"/>
          <w:sz w:val="24"/>
          <w:szCs w:val="24"/>
        </w:rPr>
        <w:t xml:space="preserve">. Non-employment Is not a temporally static disadvantage for an individual, there is a significant wage penalty even after controlling for other factors such as education, there is a large wage gap at 23 for those individuals that have experienced 5+ months of unemployment compared to those with none or little youth unemployment </w:t>
      </w:r>
      <w:r w:rsidR="00395231"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{"citationID":"VskuvjWM","properties":{"formattedCitation":"(Gregg and Tominey, 2005)","plainCitation":"(Gregg and Tominey, 2005)","dontUpdate":true,"noteIndex":0},"citationItems":[{"id":645,"uris":["http://zotero.org/users/8741181/items/C4M82E87"],"itemData":{"id":645,"type":"article-journal","abstract":"We utilise the National Child Development Survey to analyse the impact of youth unemployment upon the wage up to twenty years later. We find a large and significant wage penalty, even after controlling for education, region and a wealth of family and individual characteristics. Our estimates are robust to an instrumental variables technique, indicating that the relationship estimated between youth unemployment and the wage is causal. Our results suggest a scar from early unemployment in the magnitude of 13–21% at age 42. However, this penalty is lower, at 9–11%, if individuals avoid repeat exposure to unemployment.","container-title":"Labour Economics","DOI":"10.1016/j.labeco.2005.05.004","ISSN":"09275371","issue":"4","journalAbbreviation":"Labour Economics","language":"en","page":"487-509","source":"DOI.org (Crossref)","title":"The wage scar from male youth unemployment","volume":"12","author":[{"family":"Gregg","given":"Paul"},{"family":"Tominey","given":"Emma"}],"issued":{"date-parts":[["2005",8]]}}}],"schema":"https://github.com/citation-style-language/schema/raw/master/csl-citation.json"} </w:instrText>
      </w:r>
      <w:r w:rsidR="00395231" w:rsidRPr="00220C73">
        <w:rPr>
          <w:rFonts w:ascii="Helvetica" w:hAnsi="Helvetica" w:cs="Helvetica"/>
          <w:sz w:val="24"/>
          <w:szCs w:val="24"/>
        </w:rPr>
        <w:fldChar w:fldCharType="separate"/>
      </w:r>
      <w:r w:rsidR="00395231" w:rsidRPr="00220C73">
        <w:rPr>
          <w:rFonts w:ascii="Helvetica" w:hAnsi="Helvetica" w:cs="Helvetica"/>
          <w:sz w:val="24"/>
          <w:szCs w:val="24"/>
        </w:rPr>
        <w:t>(Gregg and Tominey, 2005: 494)</w:t>
      </w:r>
      <w:r w:rsidR="00395231" w:rsidRPr="00220C73">
        <w:rPr>
          <w:rFonts w:ascii="Helvetica" w:hAnsi="Helvetica" w:cs="Helvetica"/>
          <w:sz w:val="24"/>
          <w:szCs w:val="24"/>
        </w:rPr>
        <w:fldChar w:fldCharType="end"/>
      </w:r>
      <w:r w:rsidRPr="00220C73">
        <w:rPr>
          <w:rFonts w:ascii="Helvetica" w:hAnsi="Helvetica" w:cs="Helvetica"/>
          <w:sz w:val="24"/>
          <w:szCs w:val="24"/>
        </w:rPr>
        <w:t xml:space="preserve"> – even 20 years later a wage scar of around 9-11 per cent persists </w:t>
      </w:r>
      <w:r w:rsidR="00395231"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{"citationID":"j5i52tkL","properties":{"formattedCitation":"(Gregg and Tominey, 2005)","plainCitation":"(Gregg and Tominey, 2005)","dontUpdate":true,"noteIndex":0},"citationItems":[{"id":645,"uris":["http://zotero.org/users/8741181/items/C4M82E87"],"itemData":{"id":645,"type":"article-journal","abstract":"We utilise the National Child Development Survey to analyse the impact of youth unemployment upon the wage up to twenty years later. We find a large and significant wage penalty, even after controlling for education, region and a wealth of family and individual characteristics. Our estimates are robust to an instrumental variables technique, indicating that the relationship estimated between youth unemployment and the wage is causal. Our results suggest a scar from early unemployment in the magnitude of 13–21% at age 42. However, this penalty is lower, at 9–11%, if individuals avoid repeat exposure to unemployment.","container-title":"Labour Economics","DOI":"10.1016/j.labeco.2005.05.004","ISSN":"09275371","issue":"4","journalAbbreviation":"Labour Economics","language":"en","page":"487-509","source":"DOI.org (Crossref)","title":"The wage scar from male youth unemployment","volume":"12","author":[{"family":"Gregg","given":"Paul"},{"family":"Tominey","given":"Emma"}],"issued":{"date-parts":[["2005",8]]}}}],"schema":"https://github.com/citation-style-language/schema/raw/master/csl-citation.json"} </w:instrText>
      </w:r>
      <w:r w:rsidR="00395231" w:rsidRPr="00220C73">
        <w:rPr>
          <w:rFonts w:ascii="Helvetica" w:hAnsi="Helvetica" w:cs="Helvetica"/>
          <w:sz w:val="24"/>
          <w:szCs w:val="24"/>
        </w:rPr>
        <w:fldChar w:fldCharType="separate"/>
      </w:r>
      <w:r w:rsidR="00395231" w:rsidRPr="00220C73">
        <w:rPr>
          <w:rFonts w:ascii="Helvetica" w:hAnsi="Helvetica" w:cs="Helvetica"/>
          <w:sz w:val="24"/>
          <w:szCs w:val="24"/>
        </w:rPr>
        <w:t>(Gregg and Tominey, 2005: 506)</w:t>
      </w:r>
      <w:r w:rsidR="00395231" w:rsidRPr="00220C73">
        <w:rPr>
          <w:rFonts w:ascii="Helvetica" w:hAnsi="Helvetica" w:cs="Helvetica"/>
          <w:sz w:val="24"/>
          <w:szCs w:val="24"/>
        </w:rPr>
        <w:fldChar w:fldCharType="end"/>
      </w:r>
      <w:r w:rsidRPr="00220C73">
        <w:rPr>
          <w:rFonts w:ascii="Helvetica" w:hAnsi="Helvetica" w:cs="Helvetica"/>
          <w:sz w:val="24"/>
          <w:szCs w:val="24"/>
        </w:rPr>
        <w:t xml:space="preserve">. </w:t>
      </w:r>
    </w:p>
    <w:p w14:paraId="62A1205B" w14:textId="761E7A18" w:rsidR="003040C6" w:rsidRPr="00220C73" w:rsidRDefault="003040C6" w:rsidP="003040C6">
      <w:pPr>
        <w:rPr>
          <w:rFonts w:ascii="Helvetica" w:hAnsi="Helvetica" w:cs="Helvetica"/>
          <w:sz w:val="24"/>
          <w:szCs w:val="24"/>
        </w:rPr>
      </w:pPr>
      <w:r w:rsidRPr="00220C73">
        <w:rPr>
          <w:rFonts w:ascii="Helvetica" w:hAnsi="Helvetica" w:cs="Helvetica"/>
          <w:sz w:val="24"/>
          <w:szCs w:val="24"/>
        </w:rPr>
        <w:t xml:space="preserve">There is a gendered aspect to the non-employment rate – at least since the 1980s. Whilst the non-employment rate for men has risen slightly since the 1980s </w:t>
      </w:r>
      <w:r w:rsidR="00395231"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{"citationID":"4TBxmF3H","properties":{"formattedCitation":"(Jones, Joyce and Thomas, 2003)","plainCitation":"(Jones, Joyce and Thomas, 2003)","dontUpdate":true,"noteIndex":0},"citationItems":[{"id":2689,"uris":["http://zotero.org/users/8741181/items/6ZJVRZG9"],"itemData":{"id":2689,"type":"article-journal","language":"en","page":"13","source":"Zotero","title":"Quarterly Bulletin Autumn 2003","author":[{"family":"Jones","given":"Jerry"},{"family":"Joyce","given":"Michael"},{"family":"Thomas","given":"Jonathan"}],"issued":{"date-parts":[["2003"]]}}}],"schema":"https://github.com/citation-style-language/schema/raw/master/csl-citation.json"} </w:instrText>
      </w:r>
      <w:r w:rsidR="00395231" w:rsidRPr="00220C73">
        <w:rPr>
          <w:rFonts w:ascii="Helvetica" w:hAnsi="Helvetica" w:cs="Helvetica"/>
          <w:sz w:val="24"/>
          <w:szCs w:val="24"/>
        </w:rPr>
        <w:fldChar w:fldCharType="separate"/>
      </w:r>
      <w:r w:rsidR="00395231" w:rsidRPr="00220C73">
        <w:rPr>
          <w:rFonts w:ascii="Helvetica" w:hAnsi="Helvetica" w:cs="Helvetica"/>
          <w:sz w:val="24"/>
          <w:szCs w:val="24"/>
        </w:rPr>
        <w:t>(Jones et al, 2003: 293)</w:t>
      </w:r>
      <w:r w:rsidR="00395231" w:rsidRPr="00220C73">
        <w:rPr>
          <w:rFonts w:ascii="Helvetica" w:hAnsi="Helvetica" w:cs="Helvetica"/>
          <w:sz w:val="24"/>
          <w:szCs w:val="24"/>
        </w:rPr>
        <w:fldChar w:fldCharType="end"/>
      </w:r>
      <w:r w:rsidRPr="00220C73">
        <w:rPr>
          <w:rFonts w:ascii="Helvetica" w:hAnsi="Helvetica" w:cs="Helvetica"/>
          <w:sz w:val="24"/>
          <w:szCs w:val="24"/>
        </w:rPr>
        <w:t xml:space="preserve"> the non-employment rate for women has decreased to such a degree that it has actually increased the overall total share in employment for women (</w:t>
      </w:r>
      <w:r w:rsidR="00395231" w:rsidRPr="00220C73">
        <w:rPr>
          <w:rFonts w:ascii="Helvetica" w:hAnsi="Helvetica" w:cs="Helvetica"/>
          <w:sz w:val="24"/>
          <w:szCs w:val="24"/>
        </w:rPr>
        <w:t>ibid</w:t>
      </w:r>
      <w:r w:rsidRPr="00220C73">
        <w:rPr>
          <w:rFonts w:ascii="Helvetica" w:hAnsi="Helvetica" w:cs="Helvetica"/>
          <w:sz w:val="24"/>
          <w:szCs w:val="24"/>
        </w:rPr>
        <w:t xml:space="preserve">). </w:t>
      </w:r>
    </w:p>
    <w:p w14:paraId="5A633180" w14:textId="43935121" w:rsidR="003040C6" w:rsidRPr="00220C73" w:rsidRDefault="003040C6" w:rsidP="003040C6">
      <w:pPr>
        <w:rPr>
          <w:rFonts w:ascii="Helvetica" w:hAnsi="Helvetica" w:cs="Helvetica"/>
          <w:sz w:val="24"/>
          <w:szCs w:val="24"/>
        </w:rPr>
      </w:pPr>
      <w:r w:rsidRPr="00220C73">
        <w:rPr>
          <w:rFonts w:ascii="Helvetica" w:hAnsi="Helvetica" w:cs="Helvetica"/>
          <w:sz w:val="24"/>
          <w:szCs w:val="24"/>
        </w:rPr>
        <w:t>When speaking to NEET status in particular, the literature suggests a socio-economic gradient. Those from the most precarious socioeconomic backgrounds are more likely to end up in prolonged NEET status, and those that stay in education</w:t>
      </w:r>
      <w:r w:rsidR="00E71A5F" w:rsidRPr="00220C73">
        <w:rPr>
          <w:rFonts w:ascii="Helvetica" w:hAnsi="Helvetica" w:cs="Helvetica"/>
          <w:sz w:val="24"/>
          <w:szCs w:val="24"/>
        </w:rPr>
        <w:t>,</w:t>
      </w:r>
      <w:r w:rsidRPr="00220C73">
        <w:rPr>
          <w:rFonts w:ascii="Helvetica" w:hAnsi="Helvetica" w:cs="Helvetica"/>
          <w:sz w:val="24"/>
          <w:szCs w:val="24"/>
        </w:rPr>
        <w:t xml:space="preserve"> gain resources to avoid such a status come from traditionally advantaged backgrounds </w:t>
      </w:r>
      <w:r w:rsidR="00395231"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{"citationID":"W1Z66p6E","properties":{"formattedCitation":"(Duckworth and Schoon, 2012)","plainCitation":"(Duckworth and Schoon, 2012)","dontUpdate":true,"noteIndex":0},"citationItems":[{"id":670,"uris":["http://zotero.org/users/8741181/items/W5L7N72M"],"itemData":{"id":670,"type":"article-journal","abstract":"Drawing on nationally representative data collected for two age cohorts in the UK, this paper a) assesses the effect of multiple independent socioeconomic risk factors in shaping the transition from school to work; and b) identifies potential protective factors enabling young people to beat the odds. By comparing experiences and findings across two cohorts we assess the generalisability of findings across contexts, i.e. the 2008 and 1980s recessions. The results show that some young people exposed to even severe socioeconomic risks avoid being NEET (not in education, employment or training). Factors that appear to reduce the cumulative risk effect in both cohorts include prior attainment, educational aspirations and school engagement, as well as the social mix of the school environment.","container-title":"National Institute Economic Review","DOI":"10.1177/002795011222200104","ISSN":"0027-9501, 1741-3036","journalAbbreviation":"Natl. Inst. econ. rev.","language":"en","page":"R38-R51","source":"DOI.org (Crossref)","title":"Beating the Odds: Exploring the Impact of Social Risk on Young People's School-to-Work Transitions during Recession in the UK","title-short":"Beating the Odds","volume":"222","author":[{"family":"Duckworth","given":"Kathryn"},{"family":"Schoon","given":"Ingrid"}],"issued":{"date-parts":[["2012",10]]}}}],"schema":"https://github.com/citation-style-language/schema/raw/master/csl-citation.json"} </w:instrText>
      </w:r>
      <w:r w:rsidR="00395231" w:rsidRPr="00220C73">
        <w:rPr>
          <w:rFonts w:ascii="Helvetica" w:hAnsi="Helvetica" w:cs="Helvetica"/>
          <w:sz w:val="24"/>
          <w:szCs w:val="24"/>
        </w:rPr>
        <w:fldChar w:fldCharType="separate"/>
      </w:r>
      <w:r w:rsidR="00395231" w:rsidRPr="00220C73">
        <w:rPr>
          <w:rFonts w:ascii="Helvetica" w:hAnsi="Helvetica" w:cs="Helvetica"/>
          <w:sz w:val="24"/>
          <w:szCs w:val="24"/>
        </w:rPr>
        <w:t>(Duckworth and Schoon, 2012: 47)</w:t>
      </w:r>
      <w:r w:rsidR="00395231" w:rsidRPr="00220C73">
        <w:rPr>
          <w:rFonts w:ascii="Helvetica" w:hAnsi="Helvetica" w:cs="Helvetica"/>
          <w:sz w:val="24"/>
          <w:szCs w:val="24"/>
        </w:rPr>
        <w:fldChar w:fldCharType="end"/>
      </w:r>
      <w:r w:rsidRPr="00220C73">
        <w:rPr>
          <w:rFonts w:ascii="Helvetica" w:hAnsi="Helvetica" w:cs="Helvetica"/>
          <w:sz w:val="24"/>
          <w:szCs w:val="24"/>
        </w:rPr>
        <w:t xml:space="preserve">. </w:t>
      </w:r>
    </w:p>
    <w:p w14:paraId="2A6EF1AA" w14:textId="7B15EF30" w:rsidR="003040C6" w:rsidRPr="00220C73" w:rsidRDefault="003040C6" w:rsidP="003040C6">
      <w:pPr>
        <w:rPr>
          <w:rFonts w:ascii="Helvetica" w:hAnsi="Helvetica" w:cs="Helvetica"/>
          <w:sz w:val="24"/>
          <w:szCs w:val="24"/>
        </w:rPr>
      </w:pPr>
      <w:r w:rsidRPr="00220C73">
        <w:rPr>
          <w:rFonts w:ascii="Helvetica" w:hAnsi="Helvetica" w:cs="Helvetica"/>
          <w:sz w:val="24"/>
          <w:szCs w:val="24"/>
        </w:rPr>
        <w:t xml:space="preserve">Ralston et al </w:t>
      </w:r>
      <w:r w:rsidR="00395231"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{"citationID":"uhVwb36v","properties":{"formattedCitation":"(Ralston {\\i{}et al.}, 2016)","plainCitation":"(Ralston et al., 2016)","dontUpdate":true,"noteIndex":0},"citationItems":[{"id":1242,"uris":["http://zotero.org/users/8741181/items/U6XR3WNV"],"itemData":{"id":1242,"type":"article-journal","container-title":"Contemporary Social Science","DOI":"10.1080/21582041.2016.1194452","ISSN":"2158-2041, 2158-205X","issue":"2-3","journalAbbreviation":"Contemporary Social Science","language":"en","page":"203-221","source":"DOI.org (Crossref)","title":"Do young people not in education, employment or training experience long-term occupational scarring? A longitudinal analysis over 20 years of follow-up","title-short":"Do young people not in education, employment or training experience long-term occupational scarring?","volume":"11","author":[{"family":"Ralston","given":"Kevin"},{"family":"Feng","given":"Zhiqiang"},{"family":"Everington","given":"Dawn"},{"family":"Dibben","given":"Chris"}],"issued":{"date-parts":[["2016",7,2]]}}}],"schema":"https://github.com/citation-style-language/schema/raw/master/csl-citation.json"} </w:instrText>
      </w:r>
      <w:r w:rsidR="00395231" w:rsidRPr="00220C73">
        <w:rPr>
          <w:rFonts w:ascii="Helvetica" w:hAnsi="Helvetica" w:cs="Helvetica"/>
          <w:sz w:val="24"/>
          <w:szCs w:val="24"/>
        </w:rPr>
        <w:fldChar w:fldCharType="separate"/>
      </w:r>
      <w:r w:rsidR="00395231" w:rsidRPr="00220C73">
        <w:rPr>
          <w:rFonts w:ascii="Helvetica" w:hAnsi="Helvetica" w:cs="Helvetica"/>
          <w:sz w:val="24"/>
          <w:szCs w:val="24"/>
        </w:rPr>
        <w:t>(2016: 203)</w:t>
      </w:r>
      <w:r w:rsidR="00395231" w:rsidRPr="00220C73">
        <w:rPr>
          <w:rFonts w:ascii="Helvetica" w:hAnsi="Helvetica" w:cs="Helvetica"/>
          <w:sz w:val="24"/>
          <w:szCs w:val="24"/>
        </w:rPr>
        <w:fldChar w:fldCharType="end"/>
      </w:r>
      <w:r w:rsidRPr="00220C73">
        <w:rPr>
          <w:rFonts w:ascii="Helvetica" w:hAnsi="Helvetica" w:cs="Helvetica"/>
          <w:sz w:val="24"/>
          <w:szCs w:val="24"/>
        </w:rPr>
        <w:t xml:space="preserve"> provide</w:t>
      </w:r>
      <w:r w:rsidR="00E71A5F" w:rsidRPr="00220C73">
        <w:rPr>
          <w:rFonts w:ascii="Helvetica" w:hAnsi="Helvetica" w:cs="Helvetica"/>
          <w:sz w:val="24"/>
          <w:szCs w:val="24"/>
        </w:rPr>
        <w:t>s</w:t>
      </w:r>
      <w:r w:rsidRPr="00220C73">
        <w:rPr>
          <w:rFonts w:ascii="Helvetica" w:hAnsi="Helvetica" w:cs="Helvetica"/>
          <w:sz w:val="24"/>
          <w:szCs w:val="24"/>
        </w:rPr>
        <w:t xml:space="preserve"> evidence for an occupational scarring effect for those that attain NEET status. NEET status has negative effects on the occupational positions of individuals over the life course. </w:t>
      </w:r>
      <w:r w:rsidR="009A4CC5" w:rsidRPr="00220C73">
        <w:rPr>
          <w:rFonts w:ascii="Helvetica" w:hAnsi="Helvetica" w:cs="Helvetica"/>
          <w:sz w:val="24"/>
          <w:szCs w:val="24"/>
        </w:rPr>
        <w:t>Indeed,</w:t>
      </w:r>
      <w:r w:rsidRPr="00220C73">
        <w:rPr>
          <w:rFonts w:ascii="Helvetica" w:hAnsi="Helvetica" w:cs="Helvetica"/>
          <w:sz w:val="24"/>
          <w:szCs w:val="24"/>
        </w:rPr>
        <w:t xml:space="preserve"> Ralston et al (</w:t>
      </w:r>
      <w:r w:rsidR="00395231" w:rsidRPr="00220C73">
        <w:rPr>
          <w:rFonts w:ascii="Helvetica" w:hAnsi="Helvetica" w:cs="Helvetica"/>
          <w:sz w:val="24"/>
          <w:szCs w:val="24"/>
        </w:rPr>
        <w:t>ibid</w:t>
      </w:r>
      <w:r w:rsidRPr="00220C73">
        <w:rPr>
          <w:rFonts w:ascii="Helvetica" w:hAnsi="Helvetica" w:cs="Helvetica"/>
          <w:sz w:val="24"/>
          <w:szCs w:val="24"/>
        </w:rPr>
        <w:t>) suggest that NEET status actually has a widening level of negative consequences over that life course</w:t>
      </w:r>
      <w:r w:rsidR="00E71A5F" w:rsidRPr="00220C73">
        <w:rPr>
          <w:rFonts w:ascii="Helvetica" w:hAnsi="Helvetica" w:cs="Helvetica"/>
          <w:sz w:val="24"/>
          <w:szCs w:val="24"/>
        </w:rPr>
        <w:t>.</w:t>
      </w:r>
      <w:r w:rsidRPr="00220C73">
        <w:rPr>
          <w:rFonts w:ascii="Helvetica" w:hAnsi="Helvetica" w:cs="Helvetica"/>
          <w:sz w:val="24"/>
          <w:szCs w:val="24"/>
        </w:rPr>
        <w:t xml:space="preserve"> </w:t>
      </w:r>
      <w:r w:rsidR="00E71A5F" w:rsidRPr="00220C73">
        <w:rPr>
          <w:rFonts w:ascii="Helvetica" w:hAnsi="Helvetica" w:cs="Helvetica"/>
          <w:sz w:val="24"/>
          <w:szCs w:val="24"/>
        </w:rPr>
        <w:t>I</w:t>
      </w:r>
      <w:r w:rsidRPr="00220C73">
        <w:rPr>
          <w:rFonts w:ascii="Helvetica" w:hAnsi="Helvetica" w:cs="Helvetica"/>
          <w:sz w:val="24"/>
          <w:szCs w:val="24"/>
        </w:rPr>
        <w:t xml:space="preserve">n other words NEET status prompts an incremental disadvantage. </w:t>
      </w:r>
    </w:p>
    <w:p w14:paraId="6B7A53BB" w14:textId="68708E35" w:rsidR="003040C6" w:rsidRPr="00220C73" w:rsidRDefault="003040C6" w:rsidP="00F22F46">
      <w:pPr>
        <w:pStyle w:val="Heading3"/>
        <w:rPr>
          <w:rFonts w:ascii="Helvetica" w:hAnsi="Helvetica" w:cs="Helvetica"/>
        </w:rPr>
      </w:pPr>
      <w:bookmarkStart w:id="19" w:name="_Toc131406635"/>
      <w:r w:rsidRPr="00220C73">
        <w:rPr>
          <w:rFonts w:ascii="Helvetica" w:hAnsi="Helvetica" w:cs="Helvetica"/>
        </w:rPr>
        <w:t>Current Literature on Destinations after Mandatory Schooling</w:t>
      </w:r>
      <w:bookmarkEnd w:id="19"/>
    </w:p>
    <w:p w14:paraId="0F152A63" w14:textId="77777777" w:rsidR="003040C6" w:rsidRPr="00220C73" w:rsidRDefault="003040C6" w:rsidP="003040C6">
      <w:pPr>
        <w:rPr>
          <w:rFonts w:ascii="Helvetica" w:hAnsi="Helvetica" w:cs="Helvetica"/>
          <w:sz w:val="24"/>
          <w:szCs w:val="24"/>
        </w:rPr>
      </w:pPr>
      <w:r w:rsidRPr="00220C73">
        <w:rPr>
          <w:rFonts w:ascii="Helvetica" w:hAnsi="Helvetica" w:cs="Helvetica"/>
          <w:sz w:val="24"/>
          <w:szCs w:val="24"/>
        </w:rPr>
        <w:t xml:space="preserve">There are four main pathways that an individual may transition into after mandatory schooling is complete: they may continue their education in a traditional context, moving on into higher education, they may continue their education in a vocational context, they may go straight into employment and the world of work, or they may have a period of unemployment or NEET status (not in education or employed). The following section will reflect on literature within each of these pathway destinations. </w:t>
      </w:r>
    </w:p>
    <w:p w14:paraId="3A07CF56" w14:textId="05B144D2" w:rsidR="003040C6" w:rsidRPr="00220C73" w:rsidRDefault="003040C6" w:rsidP="003040C6">
      <w:pPr>
        <w:rPr>
          <w:rFonts w:ascii="Helvetica" w:hAnsi="Helvetica" w:cs="Helvetica"/>
          <w:sz w:val="24"/>
          <w:szCs w:val="24"/>
        </w:rPr>
      </w:pPr>
      <w:r w:rsidRPr="00220C73">
        <w:rPr>
          <w:rFonts w:ascii="Helvetica" w:hAnsi="Helvetica" w:cs="Helvetica"/>
          <w:sz w:val="24"/>
          <w:szCs w:val="24"/>
        </w:rPr>
        <w:t xml:space="preserve">Anders </w:t>
      </w:r>
      <w:r w:rsidR="00395231"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{"citationID":"XiJByrgc","properties":{"formattedCitation":"(Anders, 2017)","plainCitation":"(Anders, 2017)","dontUpdate":true,"noteIndex":0},"citationItems":[{"id":2709,"uris":["http://zotero.org/users/8741181/items/BMUSAWZF"],"itemData":{"id":2709,"type":"article-journal","abstract":"A much larger proportion of English 14-year-olds expect to apply to university than ultimately make an application by age 21, but the proportion expecting to apply falls from age 14 onwards. In order to assess the role of socioeconomic status in explaining changes in expectations, this paper applies duration modelling techniques to the Longitudinal Study of Young People in England, analysing transitions in young people’s expectations both from being ‘likely to apply’ to being ‘unlikely to apply’ and vice versa. Young people’s socioeconomic background has a significant association with changes in expectations, even after controlling for prior academic attainment and other potentially confounding factors; in addition, young people’s backgrounds affect their responsiveness to new evidence on academic attainment at age 16. This suggests more could usefully be done to maintain the educational expectations of academically able young people from less advantaged families, especially providing guidance on how to view new academic results.","container-title":"Oxford Review of Education","DOI":"10.1080/03054985.2017.1329722","ISSN":"0305-4985, 1465-3915","issue":"4","journalAbbreviation":"Oxford Review of Education","language":"en","page":"381-401","source":"DOI.org (Crossref)","title":"The influence of socioeconomic status on changes in young people’s expectations of applying to university","volume":"43","author":[{"family":"Anders","given":"Jake"}],"issued":{"date-parts":[["2017",7,4]]}}}],"schema":"https://github.com/citation-style-language/schema/raw/master/csl-citation.json"} </w:instrText>
      </w:r>
      <w:r w:rsidR="00395231" w:rsidRPr="00220C73">
        <w:rPr>
          <w:rFonts w:ascii="Helvetica" w:hAnsi="Helvetica" w:cs="Helvetica"/>
          <w:sz w:val="24"/>
          <w:szCs w:val="24"/>
        </w:rPr>
        <w:fldChar w:fldCharType="separate"/>
      </w:r>
      <w:r w:rsidR="00395231" w:rsidRPr="00220C73">
        <w:rPr>
          <w:rFonts w:ascii="Helvetica" w:hAnsi="Helvetica" w:cs="Helvetica"/>
          <w:sz w:val="24"/>
          <w:szCs w:val="24"/>
        </w:rPr>
        <w:t>(2017: 381)</w:t>
      </w:r>
      <w:r w:rsidR="00395231" w:rsidRPr="00220C73">
        <w:rPr>
          <w:rFonts w:ascii="Helvetica" w:hAnsi="Helvetica" w:cs="Helvetica"/>
          <w:sz w:val="24"/>
          <w:szCs w:val="24"/>
        </w:rPr>
        <w:fldChar w:fldCharType="end"/>
      </w:r>
      <w:r w:rsidRPr="00220C73">
        <w:rPr>
          <w:rFonts w:ascii="Helvetica" w:hAnsi="Helvetica" w:cs="Helvetica"/>
          <w:sz w:val="24"/>
          <w:szCs w:val="24"/>
        </w:rPr>
        <w:t xml:space="preserve"> has identified that a greater proportion of English 14-year olds expected to apply to university than ultimately make that decision to apply by age 21 </w:t>
      </w:r>
      <w:r w:rsidRPr="00220C73">
        <w:rPr>
          <w:rFonts w:ascii="Helvetica" w:hAnsi="Helvetica" w:cs="Helvetica"/>
          <w:sz w:val="24"/>
          <w:szCs w:val="24"/>
        </w:rPr>
        <w:lastRenderedPageBreak/>
        <w:t>– there is a continuing ‘falling off’ from age 14 onwards. University attendance has a large socioeconomic gradient (ibid), some of this gap is explained by prior educational attainment</w:t>
      </w:r>
      <w:r w:rsidR="00395231" w:rsidRPr="00220C73">
        <w:rPr>
          <w:rFonts w:ascii="Helvetica" w:hAnsi="Helvetica" w:cs="Helvetica"/>
          <w:sz w:val="24"/>
          <w:szCs w:val="24"/>
        </w:rPr>
        <w:t xml:space="preserve"> (Chowdry </w:t>
      </w:r>
      <w:r w:rsidR="00395231" w:rsidRPr="00220C73">
        <w:rPr>
          <w:rFonts w:ascii="Helvetica" w:hAnsi="Helvetica" w:cs="Helvetica"/>
          <w:i/>
          <w:iCs/>
          <w:sz w:val="24"/>
          <w:szCs w:val="24"/>
        </w:rPr>
        <w:t>et al.</w:t>
      </w:r>
      <w:r w:rsidR="00395231" w:rsidRPr="00220C73">
        <w:rPr>
          <w:rFonts w:ascii="Helvetica" w:hAnsi="Helvetica" w:cs="Helvetica"/>
          <w:sz w:val="24"/>
          <w:szCs w:val="24"/>
        </w:rPr>
        <w:t>, 2013)</w:t>
      </w:r>
      <w:r w:rsidRPr="00220C73">
        <w:rPr>
          <w:rFonts w:ascii="Helvetica" w:hAnsi="Helvetica" w:cs="Helvetica"/>
          <w:sz w:val="24"/>
          <w:szCs w:val="24"/>
        </w:rPr>
        <w:t xml:space="preserve">, though a socio-economic gradient remains which is argued to have existed far before attendance at higher education institutions </w:t>
      </w:r>
      <w:r w:rsidR="00395231" w:rsidRPr="00220C73">
        <w:rPr>
          <w:rFonts w:ascii="Helvetica" w:hAnsi="Helvetica" w:cs="Helvetica"/>
          <w:sz w:val="24"/>
          <w:szCs w:val="24"/>
        </w:rPr>
        <w:t>(ibid</w:t>
      </w:r>
      <w:r w:rsidRPr="00220C73">
        <w:rPr>
          <w:rFonts w:ascii="Helvetica" w:hAnsi="Helvetica" w:cs="Helvetica"/>
          <w:sz w:val="24"/>
          <w:szCs w:val="24"/>
        </w:rPr>
        <w:t xml:space="preserve">). </w:t>
      </w:r>
    </w:p>
    <w:p w14:paraId="58A9F8FF" w14:textId="6E26DE47" w:rsidR="003040C6" w:rsidRPr="00220C73" w:rsidRDefault="003040C6" w:rsidP="003040C6">
      <w:pPr>
        <w:rPr>
          <w:rFonts w:ascii="Helvetica" w:hAnsi="Helvetica" w:cs="Helvetica"/>
          <w:sz w:val="24"/>
          <w:szCs w:val="24"/>
        </w:rPr>
      </w:pPr>
      <w:r w:rsidRPr="00220C73">
        <w:rPr>
          <w:rFonts w:ascii="Helvetica" w:hAnsi="Helvetica" w:cs="Helvetica"/>
          <w:sz w:val="24"/>
          <w:szCs w:val="24"/>
        </w:rPr>
        <w:t xml:space="preserve">The intention to stay on within higher education is rather stable comparative to decisions to leave education </w:t>
      </w:r>
      <w:r w:rsidR="00395231"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{"citationID":"MzIU6KCz","properties":{"formattedCitation":"(Croll, 2009)","plainCitation":"(Croll, 2009)","dontUpdate":true,"noteIndex":0},"citationItems":[{"id":2947,"uris":["http://zotero.org/users/8741181/items/5BQA5KCI"],"itemData":{"id":2947,"type":"article-journal","container-title":"British Journal of Educational Studies","DOI":"https://doi.org/10.1111/j.1467-8527.2009.00445.x","issue":"4","title":"EDUCATIONAL PARTICIPATION POST-16: A LONGITUDINAL ANALYSIS OF INTENTIONS AND OUTCOMES","volume":"57","author":[{"family":"Croll","given":"Paul"}],"issued":{"date-parts":[["2009"]]}}}],"schema":"https://github.com/citation-style-language/schema/raw/master/csl-citation.json"} </w:instrText>
      </w:r>
      <w:r w:rsidR="00395231" w:rsidRPr="00220C73">
        <w:rPr>
          <w:rFonts w:ascii="Helvetica" w:hAnsi="Helvetica" w:cs="Helvetica"/>
          <w:sz w:val="24"/>
          <w:szCs w:val="24"/>
        </w:rPr>
        <w:fldChar w:fldCharType="separate"/>
      </w:r>
      <w:r w:rsidR="00395231" w:rsidRPr="00220C73">
        <w:rPr>
          <w:rFonts w:ascii="Helvetica" w:hAnsi="Helvetica" w:cs="Helvetica"/>
          <w:sz w:val="24"/>
          <w:szCs w:val="24"/>
        </w:rPr>
        <w:t>(Croll, 2009: 400)</w:t>
      </w:r>
      <w:r w:rsidR="00395231" w:rsidRPr="00220C73">
        <w:rPr>
          <w:rFonts w:ascii="Helvetica" w:hAnsi="Helvetica" w:cs="Helvetica"/>
          <w:sz w:val="24"/>
          <w:szCs w:val="24"/>
        </w:rPr>
        <w:fldChar w:fldCharType="end"/>
      </w:r>
      <w:r w:rsidRPr="00220C73">
        <w:rPr>
          <w:rFonts w:ascii="Helvetica" w:hAnsi="Helvetica" w:cs="Helvetica"/>
          <w:sz w:val="24"/>
          <w:szCs w:val="24"/>
        </w:rPr>
        <w:t xml:space="preserve">. </w:t>
      </w:r>
      <w:r w:rsidR="00E71A5F" w:rsidRPr="00220C73">
        <w:rPr>
          <w:rFonts w:ascii="Helvetica" w:hAnsi="Helvetica" w:cs="Helvetica"/>
          <w:sz w:val="24"/>
          <w:szCs w:val="24"/>
        </w:rPr>
        <w:t>G</w:t>
      </w:r>
      <w:r w:rsidRPr="00220C73">
        <w:rPr>
          <w:rFonts w:ascii="Helvetica" w:hAnsi="Helvetica" w:cs="Helvetica"/>
          <w:sz w:val="24"/>
          <w:szCs w:val="24"/>
        </w:rPr>
        <w:t>irls and those from more privileged socio-economic backgrounds are more likely to attain better grades and thus more likely to stay on within higher education after mandatory schooling (</w:t>
      </w:r>
      <w:r w:rsidR="00395231" w:rsidRPr="00220C73">
        <w:rPr>
          <w:rFonts w:ascii="Helvetica" w:hAnsi="Helvetica" w:cs="Helvetica"/>
          <w:sz w:val="24"/>
          <w:szCs w:val="24"/>
        </w:rPr>
        <w:t>ibid</w:t>
      </w:r>
      <w:r w:rsidRPr="00220C73">
        <w:rPr>
          <w:rFonts w:ascii="Helvetica" w:hAnsi="Helvetica" w:cs="Helvetica"/>
          <w:sz w:val="24"/>
          <w:szCs w:val="24"/>
        </w:rPr>
        <w:t>). Even in a contemporary context, children from all socioeconomic backgrounds are more likely to stay on within higher education compared to the past but those from poorer backgrounds are still entering higher education as a less rapid rate compared to those from more well-off backgrounds</w:t>
      </w:r>
      <w:r w:rsidR="00395231" w:rsidRPr="00220C73">
        <w:rPr>
          <w:rFonts w:ascii="Helvetica" w:hAnsi="Helvetica" w:cs="Helvetica"/>
          <w:sz w:val="24"/>
          <w:szCs w:val="24"/>
        </w:rPr>
        <w:t xml:space="preserve"> </w:t>
      </w:r>
      <w:r w:rsidR="00395231"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{"citationID":"nVuNEn1S","properties":{"formattedCitation":"(Galindo-Rueda, Marcenaro-Gutierrez and Vignoles, 2004)","plainCitation":"(Galindo-Rueda, Marcenaro-Gutierrez and Vignoles, 2004)","dontUpdate":true,"noteIndex":0},"citationItems":[{"id":2713,"uris":["http://zotero.org/users/8741181/items/9ZN4LXPH"],"itemData":{"id":2713,"type":"article-journal","abstract":"This paper provides up-to-date empirical evidence on the socio-economic gap in higher education (HE) participation, for the period spanning the introduction of tuition fees. We assess whether the gap has widened and ask whether the socio-economic gap emerges on entry into university or much earlier in the education system. We do this in two ways. Firstly we consider the likelihood of going to university for school leavers in poor neighbourhoods and analyse changes in this likelihood over time. Secondly, we use more detailed individual level data to model the determinants of HE participation, focusing on changes in the relationship between family background and HE participation over time. We find that the growth in HE participation amongst poorer students has been remarkably high, mainly because it was starting from such a low base. However, the gap between rich and poor, in terms of HE participation, has widened during the 1990s. Children from poor neighbourhoods have become relatively less likely to participate in HE since 1994/5, as compared to children from richer neighbourhoods. This trend started before the introduction of tuition fees. Much of the class difference in HE participation seems to reflect inequalities at earlier stages of the education system.","container-title":"National Institute Economic Review","DOI":"10.1177/002795010419000108","ISSN":"0027-9501, 1741-3036","journalAbbreviation":"Natl. Inst. econ. rev.","language":"en","page":"75-88","source":"DOI.org (Crossref)","title":"The Widening Socio-Economic Gap in UK Higher Education","volume":"190","author":[{"family":"Galindo-Rueda","given":"Fernando"},{"family":"Marcenaro-Gutierrez","given":"Oscar"},{"family":"Vignoles","given":"Anna"}],"issued":{"date-parts":[["2004",10]]}}}],"schema":"https://github.com/citation-style-language/schema/raw/master/csl-citation.json"} </w:instrText>
      </w:r>
      <w:r w:rsidR="00395231" w:rsidRPr="00220C73">
        <w:rPr>
          <w:rFonts w:ascii="Helvetica" w:hAnsi="Helvetica" w:cs="Helvetica"/>
          <w:sz w:val="24"/>
          <w:szCs w:val="24"/>
        </w:rPr>
        <w:fldChar w:fldCharType="separate"/>
      </w:r>
      <w:r w:rsidR="00395231" w:rsidRPr="00220C73">
        <w:rPr>
          <w:rFonts w:ascii="Helvetica" w:hAnsi="Helvetica" w:cs="Helvetica"/>
          <w:sz w:val="24"/>
          <w:szCs w:val="24"/>
        </w:rPr>
        <w:t>(Galindo-Rueda et al, 2004: 3)</w:t>
      </w:r>
      <w:r w:rsidR="00395231" w:rsidRPr="00220C73">
        <w:rPr>
          <w:rFonts w:ascii="Helvetica" w:hAnsi="Helvetica" w:cs="Helvetica"/>
          <w:sz w:val="24"/>
          <w:szCs w:val="24"/>
        </w:rPr>
        <w:fldChar w:fldCharType="end"/>
      </w:r>
      <w:r w:rsidRPr="00220C73">
        <w:rPr>
          <w:rFonts w:ascii="Helvetica" w:hAnsi="Helvetica" w:cs="Helvetica"/>
          <w:sz w:val="24"/>
          <w:szCs w:val="24"/>
        </w:rPr>
        <w:t xml:space="preserve"> (Galindo-Rueda et al 2004: 3) </w:t>
      </w:r>
    </w:p>
    <w:p w14:paraId="0BC237EA" w14:textId="4D7BB738" w:rsidR="003040C6" w:rsidRPr="00220C73" w:rsidRDefault="003040C6" w:rsidP="003040C6">
      <w:pPr>
        <w:rPr>
          <w:rFonts w:ascii="Helvetica" w:hAnsi="Helvetica" w:cs="Helvetica"/>
          <w:sz w:val="24"/>
          <w:szCs w:val="24"/>
        </w:rPr>
      </w:pPr>
      <w:r w:rsidRPr="00220C73">
        <w:rPr>
          <w:rFonts w:ascii="Helvetica" w:hAnsi="Helvetica" w:cs="Helvetica"/>
          <w:sz w:val="24"/>
          <w:szCs w:val="24"/>
        </w:rPr>
        <w:t xml:space="preserve">A key theme of the research thus far is that the destination of higher education is one that is impacted heavily prior to university attendance. </w:t>
      </w:r>
      <w:r w:rsidR="00E71A5F" w:rsidRPr="00220C73">
        <w:rPr>
          <w:rFonts w:ascii="Helvetica" w:hAnsi="Helvetica" w:cs="Helvetica"/>
          <w:sz w:val="24"/>
          <w:szCs w:val="24"/>
        </w:rPr>
        <w:t>T</w:t>
      </w:r>
      <w:r w:rsidRPr="00220C73">
        <w:rPr>
          <w:rFonts w:ascii="Helvetica" w:hAnsi="Helvetica" w:cs="Helvetica"/>
          <w:sz w:val="24"/>
          <w:szCs w:val="24"/>
        </w:rPr>
        <w:t xml:space="preserve">he impact from social class is evident throughout a child’s life – research has focused upon prior educational attainment </w:t>
      </w:r>
      <w:r w:rsidR="00395231" w:rsidRPr="00220C73">
        <w:rPr>
          <w:rFonts w:ascii="Helvetica" w:hAnsi="Helvetica" w:cs="Helvetica"/>
          <w:sz w:val="24"/>
          <w:szCs w:val="24"/>
        </w:rPr>
        <w:fldChar w:fldCharType="begin"/>
      </w:r>
      <w:r w:rsidR="00395231" w:rsidRPr="00220C73">
        <w:rPr>
          <w:rFonts w:ascii="Helvetica" w:hAnsi="Helvetica" w:cs="Helvetica"/>
          <w:sz w:val="24"/>
          <w:szCs w:val="24"/>
        </w:rPr>
        <w:instrText xml:space="preserve"> ADDIN ZOTERO_ITEM CSL_CITATION {"citationID":"Rw0VTYfO","properties":{"formattedCitation":"(Croll, 2009; Winterton and Irwin, 2012; Chowdry {\\i{}et al.}, 2013; Anders, 2017)","plainCitation":"(Croll, 2009; Winterton and Irwin, 2012; Chowdry et al., 2013; Anders, 2017)","noteIndex":0},"citationItems":[{"id":2947,"uris":["http://zotero.org/users/8741181/items/5BQA5KCI"],"itemData":{"id":2947,"type":"article-journal","container-title":"British Journal of Educational Studies","DOI":"https://doi.org/10.1111/j.1467-8527.2009.00445.x","issue":"4","title":"EDUCATIONAL PARTICIPATION POST-16: A LONGITUDINAL ANALYSIS OF INTENTIONS AND OUTCOMES","volume":"57","author":[{"family":"Croll","given":"Paul"}],"issued":{"date-parts":[["2009"]]}}},{"id":2656,"uris":["http://zotero.org/users/8741181/items/X55JP43K"],"itemData":{"id":2656,"type":"article-journal","container-title":"Journal of Youth Studies","DOI":"10.1080/13676261.2012.683407","ISSN":"1367-6261, 1469-9680","issue":"7","journalAbbreviation":"Journal of Youth Studies","language":"en","page":"858-874","source":"DOI.org (Crossref)","title":"Teenage expectations of going to university: the ebb and flow of influences from 14 to 18","title-short":"Teenage expectations of going to university","volume":"15","author":[{"family":"Winterton","given":"Mandy Teresa"},{"family":"Irwin","given":"Sarah"}],"issued":{"date-parts":[["2012",11]]}}},{"id":2941,"uris":["http://zotero.org/users/8741181/items/4W2RPZ78"],"itemData":{"id":2941,"type":"article-journal","container-title":"Journal of the Royal Statistical Society","DOI":"https://doi.org/10.1111/j.1467-985X.2012.01043.x","issue":"2","page":"431-457","title":"Widening participation in higher education: analysis using linked administrative data","volume":"176","author":[{"family":"Chowdry","given":"Haroon"},{"family":"Crawford","given":"Claire"},{"family":"Dearden","given":"Lorraine"},{"family":"Goodman","given":"Alissa"},{"family":"Vignoles","given":"Anna"}],"issued":{"date-parts":[["2013"]]}}},{"id":2709,"uris":["http://zotero.org/users/8741181/items/BMUSAWZF"],"itemData":{"id":2709,"type":"article-journal","abstract":"A much larger proportion of English 14-year-olds expect to apply to university than ultimately make an application by age 21, but the proportion expecting to apply falls from age 14 onwards. In order to assess the role of socioeconomic status in explaining changes in expectations, this paper applies duration modelling techniques to the Longitudinal Study of Young People in England, analysing transitions in young people’s expectations both from being ‘likely to apply’ to being ‘unlikely to apply’ and vice versa. Young people’s socioeconomic background has a significant association with changes in expectations, even after controlling for prior academic attainment and other potentially confounding factors; in addition, young people’s backgrounds affect their responsiveness to new evidence on academic attainment at age 16. This suggests more could usefully be done to maintain the educational expectations of academically able young people from less advantaged families, especially providing guidance on how to view new academic results.","container-title":"Oxford Review of Education","DOI":"10.1080/03054985.2017.1329722","ISSN":"0305-4985, 1465-3915","issue":"4","journalAbbreviation":"Oxford Review of Education","language":"en","page":"381-401","source":"DOI.org (Crossref)","title":"The influence of socioeconomic status on changes in young people’s expectations of applying to university","volume":"43","author":[{"family":"Anders","given":"Jake"}],"issued":{"date-parts":[["2017",7,4]]}}}],"schema":"https://github.com/citation-style-language/schema/raw/master/csl-citation.json"} </w:instrText>
      </w:r>
      <w:r w:rsidR="00395231" w:rsidRPr="00220C73">
        <w:rPr>
          <w:rFonts w:ascii="Helvetica" w:hAnsi="Helvetica" w:cs="Helvetica"/>
          <w:sz w:val="24"/>
          <w:szCs w:val="24"/>
        </w:rPr>
        <w:fldChar w:fldCharType="separate"/>
      </w:r>
      <w:r w:rsidR="00395231" w:rsidRPr="00220C73">
        <w:rPr>
          <w:rFonts w:ascii="Helvetica" w:hAnsi="Helvetica" w:cs="Helvetica"/>
          <w:sz w:val="24"/>
          <w:szCs w:val="24"/>
        </w:rPr>
        <w:t xml:space="preserve">(Croll, 2009; Winterton and Irwin, 2012; Chowdry </w:t>
      </w:r>
      <w:r w:rsidR="00395231" w:rsidRPr="00220C73">
        <w:rPr>
          <w:rFonts w:ascii="Helvetica" w:hAnsi="Helvetica" w:cs="Helvetica"/>
          <w:i/>
          <w:iCs/>
          <w:sz w:val="24"/>
          <w:szCs w:val="24"/>
        </w:rPr>
        <w:t>et al.</w:t>
      </w:r>
      <w:r w:rsidR="00395231" w:rsidRPr="00220C73">
        <w:rPr>
          <w:rFonts w:ascii="Helvetica" w:hAnsi="Helvetica" w:cs="Helvetica"/>
          <w:sz w:val="24"/>
          <w:szCs w:val="24"/>
        </w:rPr>
        <w:t>, 2013; Anders, 2017)</w:t>
      </w:r>
      <w:r w:rsidR="00395231" w:rsidRPr="00220C73">
        <w:rPr>
          <w:rFonts w:ascii="Helvetica" w:hAnsi="Helvetica" w:cs="Helvetica"/>
          <w:sz w:val="24"/>
          <w:szCs w:val="24"/>
        </w:rPr>
        <w:fldChar w:fldCharType="end"/>
      </w:r>
      <w:r w:rsidRPr="00220C73">
        <w:rPr>
          <w:rFonts w:ascii="Helvetica" w:hAnsi="Helvetica" w:cs="Helvetica"/>
          <w:sz w:val="24"/>
          <w:szCs w:val="24"/>
        </w:rPr>
        <w:t xml:space="preserve">. </w:t>
      </w:r>
    </w:p>
    <w:p w14:paraId="34E7C75A" w14:textId="1E30BDFB" w:rsidR="003040C6" w:rsidRPr="00220C73" w:rsidRDefault="003040C6" w:rsidP="003040C6">
      <w:pPr>
        <w:rPr>
          <w:rFonts w:ascii="Helvetica" w:hAnsi="Helvetica" w:cs="Helvetica"/>
          <w:sz w:val="24"/>
          <w:szCs w:val="24"/>
        </w:rPr>
      </w:pPr>
      <w:r w:rsidRPr="00220C73">
        <w:rPr>
          <w:rFonts w:ascii="Helvetica" w:hAnsi="Helvetica" w:cs="Helvetica"/>
          <w:sz w:val="24"/>
          <w:szCs w:val="24"/>
        </w:rPr>
        <w:t>To give a temporal aspect to this discussion th, Payne states that between the late 1980s and mid 1990s they concur with similar findings that rates in full-time education grew rapidly</w:t>
      </w:r>
      <w:r w:rsidR="00395231" w:rsidRPr="00220C73">
        <w:rPr>
          <w:rFonts w:ascii="Helvetica" w:hAnsi="Helvetica" w:cs="Helvetica"/>
          <w:sz w:val="24"/>
          <w:szCs w:val="24"/>
        </w:rPr>
        <w:t xml:space="preserve"> </w:t>
      </w:r>
      <w:r w:rsidR="00395231"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{"citationID":"8cH8uUlr","properties":{"formattedCitation":"(Payne, Great Britain, and Department for Education and Skills, 2001)","plainCitation":"(Payne, Great Britain, and Department for Education and Skills, 2001)","dontUpdate":true,"noteIndex":0},"citationItems":[{"id":2702,"uris":["http://zotero.org/users/8741181/items/TLZNWJRH"],"itemData":{"id":2702,"type":"book","event-place":"Nottingham","ISBN":"978-1-84185-597-4","language":"en","note":"OCLC: 1221259071","publisher":"DfES Publications","publisher-place":"Nottingham","source":"Open WorldCat","title":"Patterns of participation in full-time education after 16: an analysis of the England and Wales Youth Cohort study","title-short":"Patterns of participation in full-time education after 16","author":[{"family":"Payne","given":"Joan"},{"literal":"Great Britain"},{"literal":"Department for Education and Skills"}],"issued":{"date-parts":[["2001"]]}}}],"schema":"https://github.com/citation-style-language/schema/raw/master/csl-citation.json"} </w:instrText>
      </w:r>
      <w:r w:rsidR="00395231" w:rsidRPr="00220C73">
        <w:rPr>
          <w:rFonts w:ascii="Helvetica" w:hAnsi="Helvetica" w:cs="Helvetica"/>
          <w:sz w:val="24"/>
          <w:szCs w:val="24"/>
        </w:rPr>
        <w:fldChar w:fldCharType="separate"/>
      </w:r>
      <w:r w:rsidR="00395231" w:rsidRPr="00220C73">
        <w:rPr>
          <w:rFonts w:ascii="Helvetica" w:hAnsi="Helvetica" w:cs="Helvetica"/>
          <w:sz w:val="24"/>
          <w:szCs w:val="24"/>
        </w:rPr>
        <w:t>(Payne et al 2001: 8)</w:t>
      </w:r>
      <w:r w:rsidR="00395231" w:rsidRPr="00220C73">
        <w:rPr>
          <w:rFonts w:ascii="Helvetica" w:hAnsi="Helvetica" w:cs="Helvetica"/>
          <w:sz w:val="24"/>
          <w:szCs w:val="24"/>
        </w:rPr>
        <w:fldChar w:fldCharType="end"/>
      </w:r>
      <w:r w:rsidRPr="00220C73">
        <w:rPr>
          <w:rFonts w:ascii="Helvetica" w:hAnsi="Helvetica" w:cs="Helvetica"/>
          <w:sz w:val="24"/>
          <w:szCs w:val="24"/>
        </w:rPr>
        <w:t xml:space="preserve">. Not only that, but during this timeframe the growth in higher education rates was matched by falls in the proportion of young people who went into full time jobs (ibid). </w:t>
      </w:r>
    </w:p>
    <w:p w14:paraId="3AD79C24" w14:textId="7448ADEB" w:rsidR="003040C6" w:rsidRPr="00220C73" w:rsidRDefault="003040C6" w:rsidP="003040C6">
      <w:pPr>
        <w:autoSpaceDE w:val="0"/>
        <w:autoSpaceDN w:val="0"/>
        <w:adjustRightInd w:val="0"/>
        <w:spacing w:after="0" w:line="240" w:lineRule="auto"/>
        <w:rPr>
          <w:rFonts w:ascii="Helvetica" w:hAnsi="Helvetica" w:cs="Helvetica"/>
          <w:sz w:val="24"/>
          <w:szCs w:val="24"/>
        </w:rPr>
      </w:pPr>
      <w:r w:rsidRPr="00220C73">
        <w:rPr>
          <w:rFonts w:ascii="Helvetica" w:hAnsi="Helvetica" w:cs="Helvetica"/>
          <w:sz w:val="24"/>
          <w:szCs w:val="24"/>
        </w:rPr>
        <w:t>By 1948 the proportion of 18-year-olds entering higher education was only 3.7 per cent of the population</w:t>
      </w:r>
      <w:r w:rsidR="00395231" w:rsidRPr="00220C73">
        <w:rPr>
          <w:rFonts w:ascii="Helvetica" w:hAnsi="Helvetica" w:cs="Helvetica"/>
          <w:sz w:val="24"/>
          <w:szCs w:val="24"/>
        </w:rPr>
        <w:t xml:space="preserve"> </w:t>
      </w:r>
      <w:r w:rsidR="00395231"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{"citationID":"SZMk3ZmD","properties":{"formattedCitation":"(Reay {\\i{}et al.}, 2001)","plainCitation":"(Reay et al., 2001)","dontUpdate":true,"noteIndex":0},"citationItems":[{"id":2651,"uris":["http://zotero.org/users/8741181/items/7WBF988M"],"itemData":{"id":2651,"type":"article-journal","abstract":"This paper draws on data from an on-going ESRC project on choice of higher education. It focuses primarily on the experiences of non-traditional applicants to higher education. Although these students are not typical of the entire university entry cohort, their narratives raise important issues in relation to race, class and higher education choice processes. These `success stories' reveal important causes for concern as well as reasons for celebration. In particular, their experiences of the choice process are qualitatively different from those of their more privileged middle-class counterparts, highlighting key class and racial differences and inequalities.","container-title":"Sociology","DOI":"10.1177/0038038501035004004","ISSN":"0038-0385, 1469-8684","issue":"4","journalAbbreviation":"Sociology","language":"en","page":"855-874","source":"DOI.org (Crossref)","title":"Choices of Degree or Degrees of Choice? Class, `Race' and the Higher Education Choice Process","title-short":"Choices of Degree or Degrees of Choice?","volume":"35","author":[{"family":"Reay","given":"Diane"},{"family":"Davies","given":"Jacqueline"},{"family":"David","given":"Miriam"},{"family":"Ball","given":"Stephen J"}],"issued":{"date-parts":[["2001",11]]}}}],"schema":"https://github.com/citation-style-language/schema/raw/master/csl-citation.json"} </w:instrText>
      </w:r>
      <w:r w:rsidR="00395231" w:rsidRPr="00220C73">
        <w:rPr>
          <w:rFonts w:ascii="Helvetica" w:hAnsi="Helvetica" w:cs="Helvetica"/>
          <w:sz w:val="24"/>
          <w:szCs w:val="24"/>
        </w:rPr>
        <w:fldChar w:fldCharType="separate"/>
      </w:r>
      <w:r w:rsidR="00395231" w:rsidRPr="00220C73">
        <w:rPr>
          <w:rFonts w:ascii="Helvetica" w:hAnsi="Helvetica" w:cs="Helvetica"/>
          <w:sz w:val="24"/>
          <w:szCs w:val="24"/>
        </w:rPr>
        <w:t xml:space="preserve">(Reay </w:t>
      </w:r>
      <w:r w:rsidR="00395231" w:rsidRPr="00220C73">
        <w:rPr>
          <w:rFonts w:ascii="Helvetica" w:hAnsi="Helvetica" w:cs="Helvetica"/>
          <w:i/>
          <w:iCs/>
          <w:sz w:val="24"/>
          <w:szCs w:val="24"/>
        </w:rPr>
        <w:t>et al.</w:t>
      </w:r>
      <w:r w:rsidR="00395231" w:rsidRPr="00220C73">
        <w:rPr>
          <w:rFonts w:ascii="Helvetica" w:hAnsi="Helvetica" w:cs="Helvetica"/>
          <w:sz w:val="24"/>
          <w:szCs w:val="24"/>
        </w:rPr>
        <w:t>, 2001: 5)</w:t>
      </w:r>
      <w:r w:rsidR="00395231" w:rsidRPr="00220C73">
        <w:rPr>
          <w:rFonts w:ascii="Helvetica" w:hAnsi="Helvetica" w:cs="Helvetica"/>
          <w:sz w:val="24"/>
          <w:szCs w:val="24"/>
        </w:rPr>
        <w:fldChar w:fldCharType="end"/>
      </w:r>
      <w:r w:rsidR="00F723A6" w:rsidRPr="00220C73">
        <w:rPr>
          <w:rFonts w:ascii="Helvetica" w:hAnsi="Helvetica" w:cs="Helvetica"/>
          <w:sz w:val="24"/>
          <w:szCs w:val="24"/>
        </w:rPr>
        <w:t>. T</w:t>
      </w:r>
      <w:r w:rsidRPr="00220C73">
        <w:rPr>
          <w:rFonts w:ascii="Helvetica" w:hAnsi="Helvetica" w:cs="Helvetica"/>
          <w:sz w:val="24"/>
          <w:szCs w:val="24"/>
        </w:rPr>
        <w:t>he social class differences were very pronounced at the start of the 20</w:t>
      </w:r>
      <w:r w:rsidRPr="00220C73">
        <w:rPr>
          <w:rFonts w:ascii="Helvetica" w:hAnsi="Helvetica" w:cs="Helvetica"/>
          <w:sz w:val="24"/>
          <w:szCs w:val="24"/>
          <w:vertAlign w:val="superscript"/>
        </w:rPr>
        <w:t>th</w:t>
      </w:r>
      <w:r w:rsidRPr="00220C73">
        <w:rPr>
          <w:rFonts w:ascii="Helvetica" w:hAnsi="Helvetica" w:cs="Helvetica"/>
          <w:sz w:val="24"/>
          <w:szCs w:val="24"/>
        </w:rPr>
        <w:t xml:space="preserve"> century</w:t>
      </w:r>
      <w:r w:rsidR="00F723A6" w:rsidRPr="00220C73">
        <w:rPr>
          <w:rFonts w:ascii="Helvetica" w:hAnsi="Helvetica" w:cs="Helvetica"/>
          <w:sz w:val="24"/>
          <w:szCs w:val="24"/>
        </w:rPr>
        <w:t>.</w:t>
      </w:r>
      <w:r w:rsidRPr="00220C73">
        <w:rPr>
          <w:rFonts w:ascii="Helvetica" w:hAnsi="Helvetica" w:cs="Helvetica"/>
          <w:sz w:val="24"/>
          <w:szCs w:val="24"/>
        </w:rPr>
        <w:t xml:space="preserve"> </w:t>
      </w:r>
      <w:r w:rsidR="00F723A6" w:rsidRPr="00220C73">
        <w:rPr>
          <w:rFonts w:ascii="Helvetica" w:hAnsi="Helvetica" w:cs="Helvetica"/>
          <w:sz w:val="24"/>
          <w:szCs w:val="24"/>
        </w:rPr>
        <w:t>D</w:t>
      </w:r>
      <w:r w:rsidRPr="00220C73">
        <w:rPr>
          <w:rFonts w:ascii="Helvetica" w:hAnsi="Helvetica" w:cs="Helvetica"/>
          <w:sz w:val="24"/>
          <w:szCs w:val="24"/>
        </w:rPr>
        <w:t xml:space="preserve">uring the period of 1928 to 1947 8.9 per cent of boys from non-manual backgrounds attended university in comparison to 1.4 per cent of boys from manual ones </w:t>
      </w:r>
      <w:r w:rsidR="003A19B6" w:rsidRPr="00220C73">
        <w:rPr>
          <w:rFonts w:ascii="Helvetica" w:hAnsi="Helvetica" w:cs="Helvetica"/>
          <w:sz w:val="24"/>
          <w:szCs w:val="24"/>
        </w:rPr>
        <w:fldChar w:fldCharType="begin"/>
      </w:r>
      <w:r w:rsidR="003A19B6" w:rsidRPr="00220C73">
        <w:rPr>
          <w:rFonts w:ascii="Helvetica" w:hAnsi="Helvetica" w:cs="Helvetica"/>
          <w:sz w:val="24"/>
          <w:szCs w:val="24"/>
        </w:rPr>
        <w:instrText xml:space="preserve"> ADDIN ZOTERO_ITEM CSL_CITATION {"citationID":"sbS5JdWm","properties":{"formattedCitation":"(Glass, 1954)","plainCitation":"(Glass, 1954)","noteIndex":0},"citationItems":[{"id":10766,"uris":["http://zotero.org/users/8741181/items/39I4NF9W"],"itemData":{"id":10766,"type":"book","publisher":"London: Routledge","title":"Social Mobility in Britain","author":[{"family":"Glass","given":"D.V"}],"issued":{"date-parts":[["1954"]]}}}],"schema":"https://github.com/citation-style-language/schema/raw/master/csl-citation.json"} </w:instrText>
      </w:r>
      <w:r w:rsidR="003A19B6" w:rsidRPr="00220C73">
        <w:rPr>
          <w:rFonts w:ascii="Helvetica" w:hAnsi="Helvetica" w:cs="Helvetica"/>
          <w:sz w:val="24"/>
          <w:szCs w:val="24"/>
        </w:rPr>
        <w:fldChar w:fldCharType="separate"/>
      </w:r>
      <w:r w:rsidR="003A19B6" w:rsidRPr="00220C73">
        <w:rPr>
          <w:rFonts w:ascii="Helvetica" w:hAnsi="Helvetica" w:cs="Helvetica"/>
          <w:sz w:val="24"/>
          <w:szCs w:val="24"/>
        </w:rPr>
        <w:t>(Glass, 1954)</w:t>
      </w:r>
      <w:r w:rsidR="003A19B6" w:rsidRPr="00220C73">
        <w:rPr>
          <w:rFonts w:ascii="Helvetica" w:hAnsi="Helvetica" w:cs="Helvetica"/>
          <w:sz w:val="24"/>
          <w:szCs w:val="24"/>
        </w:rPr>
        <w:fldChar w:fldCharType="end"/>
      </w:r>
      <w:r w:rsidRPr="00220C73">
        <w:rPr>
          <w:rFonts w:ascii="Helvetica" w:hAnsi="Helvetica" w:cs="Helvetica"/>
          <w:sz w:val="24"/>
          <w:szCs w:val="24"/>
        </w:rPr>
        <w:t xml:space="preserve">. Whilst there has been a massive increase in university attendance in general, as well as within a social class dimension, as previous research suggests, a class dimension remains. This </w:t>
      </w:r>
      <w:r w:rsidR="00F723A6" w:rsidRPr="00220C73">
        <w:rPr>
          <w:rFonts w:ascii="Helvetica" w:hAnsi="Helvetica" w:cs="Helvetica"/>
          <w:sz w:val="24"/>
          <w:szCs w:val="24"/>
        </w:rPr>
        <w:t>PhD</w:t>
      </w:r>
      <w:r w:rsidRPr="00220C73">
        <w:rPr>
          <w:rFonts w:ascii="Helvetica" w:hAnsi="Helvetica" w:cs="Helvetica"/>
          <w:sz w:val="24"/>
          <w:szCs w:val="24"/>
        </w:rPr>
        <w:t xml:space="preserve"> thus agrees with </w:t>
      </w:r>
      <w:r w:rsidR="003A19B6"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{"citationID":"8GsEMbIR","properties":{"formattedCitation":"(Reay {\\i{}et al.}, 2001)","plainCitation":"(Reay et al., 2001)","dontUpdate":true,"noteIndex":0},"citationItems":[{"id":2651,"uris":["http://zotero.org/users/8741181/items/7WBF988M"],"itemData":{"id":2651,"type":"article-journal","abstract":"This paper draws on data from an on-going ESRC project on choice of higher education. It focuses primarily on the experiences of non-traditional applicants to higher education. Although these students are not typical of the entire university entry cohort, their narratives raise important issues in relation to race, class and higher education choice processes. These `success stories' reveal important causes for concern as well as reasons for celebration. In particular, their experiences of the choice process are qualitatively different from those of their more privileged middle-class counterparts, highlighting key class and racial differences and inequalities.","container-title":"Sociology","DOI":"10.1177/0038038501035004004","ISSN":"0038-0385, 1469-8684","issue":"4","journalAbbreviation":"Sociology","language":"en","page":"855-874","source":"DOI.org (Crossref)","title":"Choices of Degree or Degrees of Choice? Class, `Race' and the Higher Education Choice Process","title-short":"Choices of Degree or Degrees of Choice?","volume":"35","author":[{"family":"Reay","given":"Diane"},{"family":"Davies","given":"Jacqueline"},{"family":"David","given":"Miriam"},{"family":"Ball","given":"Stephen J"}],"issued":{"date-parts":[["2001",11]]}}}],"schema":"https://github.com/citation-style-language/schema/raw/master/csl-citation.json"} </w:instrText>
      </w:r>
      <w:r w:rsidR="003A19B6" w:rsidRPr="00220C73">
        <w:rPr>
          <w:rFonts w:ascii="Helvetica" w:hAnsi="Helvetica" w:cs="Helvetica"/>
          <w:sz w:val="24"/>
          <w:szCs w:val="24"/>
        </w:rPr>
        <w:fldChar w:fldCharType="separate"/>
      </w:r>
      <w:r w:rsidR="003A19B6" w:rsidRPr="00220C73">
        <w:rPr>
          <w:rFonts w:ascii="Helvetica" w:hAnsi="Helvetica" w:cs="Helvetica"/>
          <w:sz w:val="24"/>
          <w:szCs w:val="24"/>
        </w:rPr>
        <w:t xml:space="preserve">(Reay </w:t>
      </w:r>
      <w:r w:rsidR="003A19B6" w:rsidRPr="00220C73">
        <w:rPr>
          <w:rFonts w:ascii="Helvetica" w:hAnsi="Helvetica" w:cs="Helvetica"/>
          <w:i/>
          <w:iCs/>
          <w:sz w:val="24"/>
          <w:szCs w:val="24"/>
        </w:rPr>
        <w:t>et al.</w:t>
      </w:r>
      <w:r w:rsidR="003A19B6" w:rsidRPr="00220C73">
        <w:rPr>
          <w:rFonts w:ascii="Helvetica" w:hAnsi="Helvetica" w:cs="Helvetica"/>
          <w:sz w:val="24"/>
          <w:szCs w:val="24"/>
        </w:rPr>
        <w:t>, 2001: 20)</w:t>
      </w:r>
      <w:r w:rsidR="003A19B6" w:rsidRPr="00220C73">
        <w:rPr>
          <w:rFonts w:ascii="Helvetica" w:hAnsi="Helvetica" w:cs="Helvetica"/>
          <w:sz w:val="24"/>
          <w:szCs w:val="24"/>
        </w:rPr>
        <w:fldChar w:fldCharType="end"/>
      </w:r>
      <w:r w:rsidRPr="00220C73">
        <w:rPr>
          <w:rFonts w:ascii="Helvetica" w:hAnsi="Helvetica" w:cs="Helvetica"/>
          <w:sz w:val="24"/>
          <w:szCs w:val="24"/>
        </w:rPr>
        <w:t xml:space="preserve"> assessment that ‘the history of education </w:t>
      </w:r>
      <w:r w:rsidR="00F723A6" w:rsidRPr="00220C73">
        <w:rPr>
          <w:rFonts w:ascii="Helvetica" w:hAnsi="Helvetica" w:cs="Helvetica"/>
          <w:sz w:val="24"/>
          <w:szCs w:val="24"/>
        </w:rPr>
        <w:t>is</w:t>
      </w:r>
      <w:r w:rsidRPr="00220C73">
        <w:rPr>
          <w:rFonts w:ascii="Helvetica" w:hAnsi="Helvetica" w:cs="Helvetica"/>
          <w:sz w:val="24"/>
          <w:szCs w:val="24"/>
        </w:rPr>
        <w:t xml:space="preserve"> Britain if one overshadowed by class inequalities</w:t>
      </w:r>
      <w:r w:rsidR="003A19B6" w:rsidRPr="00220C73">
        <w:rPr>
          <w:rFonts w:ascii="Helvetica" w:hAnsi="Helvetica" w:cs="Helvetica"/>
          <w:sz w:val="24"/>
          <w:szCs w:val="24"/>
        </w:rPr>
        <w:t>’</w:t>
      </w:r>
      <w:r w:rsidRPr="00220C73">
        <w:rPr>
          <w:rFonts w:ascii="Helvetica" w:hAnsi="Helvetica" w:cs="Helvetica"/>
          <w:sz w:val="24"/>
          <w:szCs w:val="24"/>
        </w:rPr>
        <w:t xml:space="preserve">. </w:t>
      </w:r>
    </w:p>
    <w:p w14:paraId="7C8DDFC0" w14:textId="77777777" w:rsidR="003040C6" w:rsidRPr="00220C73" w:rsidRDefault="003040C6" w:rsidP="003040C6">
      <w:pPr>
        <w:autoSpaceDE w:val="0"/>
        <w:autoSpaceDN w:val="0"/>
        <w:adjustRightInd w:val="0"/>
        <w:spacing w:after="0" w:line="240" w:lineRule="auto"/>
        <w:rPr>
          <w:rFonts w:ascii="Helvetica" w:hAnsi="Helvetica" w:cs="Helvetica"/>
          <w:sz w:val="24"/>
          <w:szCs w:val="24"/>
        </w:rPr>
      </w:pPr>
    </w:p>
    <w:p w14:paraId="410C7DCA" w14:textId="4AA57CC2" w:rsidR="003040C6" w:rsidRPr="00220C73" w:rsidRDefault="003040C6" w:rsidP="003040C6">
      <w:pPr>
        <w:autoSpaceDE w:val="0"/>
        <w:autoSpaceDN w:val="0"/>
        <w:adjustRightInd w:val="0"/>
        <w:spacing w:after="0" w:line="240" w:lineRule="auto"/>
        <w:rPr>
          <w:rFonts w:ascii="Helvetica" w:hAnsi="Helvetica" w:cs="Helvetica"/>
          <w:sz w:val="24"/>
          <w:szCs w:val="24"/>
        </w:rPr>
      </w:pPr>
      <w:r w:rsidRPr="00220C73">
        <w:rPr>
          <w:rFonts w:ascii="Helvetica" w:hAnsi="Helvetica" w:cs="Helvetica"/>
          <w:sz w:val="24"/>
          <w:szCs w:val="24"/>
        </w:rPr>
        <w:t>Vocational training is not to be overlooked. Whilst the past is oft seen as engaging in smooth ‘single step’</w:t>
      </w:r>
      <w:r w:rsidR="003A19B6" w:rsidRPr="00220C73">
        <w:rPr>
          <w:rFonts w:ascii="Helvetica" w:hAnsi="Helvetica" w:cs="Helvetica"/>
          <w:sz w:val="24"/>
          <w:szCs w:val="24"/>
        </w:rPr>
        <w:t xml:space="preserve"> </w:t>
      </w:r>
      <w:r w:rsidR="003A19B6" w:rsidRPr="00220C73">
        <w:rPr>
          <w:rFonts w:ascii="Helvetica" w:hAnsi="Helvetica" w:cs="Helvetica"/>
          <w:sz w:val="24"/>
          <w:szCs w:val="24"/>
        </w:rPr>
        <w:fldChar w:fldCharType="begin"/>
      </w:r>
      <w:r w:rsidR="003A19B6" w:rsidRPr="00220C73">
        <w:rPr>
          <w:rFonts w:ascii="Helvetica" w:hAnsi="Helvetica" w:cs="Helvetica"/>
          <w:sz w:val="24"/>
          <w:szCs w:val="24"/>
        </w:rPr>
        <w:instrText xml:space="preserve"> ADDIN ZOTERO_ITEM CSL_CITATION {"citationID":"5r1asJDn","properties":{"formattedCitation":"(Vickerstaff, 2003)","plainCitation":"(Vickerstaff, 2003)","noteIndex":0},"citationItems":[{"id":630,"uris":["http://zotero.org/users/8741181/items/SQJR66W9"],"itemData":{"id":630,"type":"article-journal","abstract":"This article challenges the taken-for-granted orthodoxy of contemporary youth studies that young people’s transitions from school to work have become extended and fragmented in comparison to those of people who left school in the period 1945–75. It is argued that the characterization of the earlier period as a ‘golden age’ of smooth, unproblematic, one-step transitions from school into the labour market misrepresents the experiences of people in that period and in particular, fails to understand the speciﬁcity of the apprenticeship model of transition which was experienced by around 35 percent of the male school-leaving age cohort.The discussion examines the experience of people in the period 1945–75 by reference to 30 interviews undertaken by the author with people who did apprenticeships in a variety of trades.","container-title":"Work, Employment and Society","DOI":"10.1177/0950017003017002003","ISSN":"0950-0170, 1469-8722","issue":"2","journalAbbreviation":"Work, Employment and Society","language":"en","page":"269-287","source":"DOI.org (Crossref)","title":"Apprenticeship in the `Golden Age': Were Youth Transitions Really Smooth and Unproblematic Back Then?","title-short":"Apprenticeship in the `Golden Age'","volume":"17","author":[{"family":"Vickerstaff","given":"Sarah A."}],"issued":{"date-parts":[["2003",6]]}}}],"schema":"https://github.com/citation-style-language/schema/raw/master/csl-citation.json"} </w:instrText>
      </w:r>
      <w:r w:rsidR="003A19B6" w:rsidRPr="00220C73">
        <w:rPr>
          <w:rFonts w:ascii="Helvetica" w:hAnsi="Helvetica" w:cs="Helvetica"/>
          <w:sz w:val="24"/>
          <w:szCs w:val="24"/>
        </w:rPr>
        <w:fldChar w:fldCharType="separate"/>
      </w:r>
      <w:r w:rsidR="003A19B6" w:rsidRPr="00220C73">
        <w:rPr>
          <w:rFonts w:ascii="Helvetica" w:hAnsi="Helvetica" w:cs="Helvetica"/>
          <w:sz w:val="24"/>
          <w:szCs w:val="24"/>
        </w:rPr>
        <w:t>(Vickerstaff, 2003)</w:t>
      </w:r>
      <w:r w:rsidR="003A19B6" w:rsidRPr="00220C73">
        <w:rPr>
          <w:rFonts w:ascii="Helvetica" w:hAnsi="Helvetica" w:cs="Helvetica"/>
          <w:sz w:val="24"/>
          <w:szCs w:val="24"/>
        </w:rPr>
        <w:fldChar w:fldCharType="end"/>
      </w:r>
      <w:r w:rsidRPr="00220C73">
        <w:rPr>
          <w:rFonts w:ascii="Helvetica" w:hAnsi="Helvetica" w:cs="Helvetica"/>
          <w:sz w:val="24"/>
          <w:szCs w:val="24"/>
        </w:rPr>
        <w:t xml:space="preserve"> transitions, the apprenticeship model of transitions from school-to-work were substantively significant at the time</w:t>
      </w:r>
      <w:r w:rsidR="00F723A6" w:rsidRPr="00220C73">
        <w:rPr>
          <w:rFonts w:ascii="Helvetica" w:hAnsi="Helvetica" w:cs="Helvetica"/>
          <w:sz w:val="24"/>
          <w:szCs w:val="24"/>
        </w:rPr>
        <w:t xml:space="preserve">. </w:t>
      </w:r>
      <w:r w:rsidRPr="00220C73">
        <w:rPr>
          <w:rFonts w:ascii="Helvetica" w:hAnsi="Helvetica" w:cs="Helvetica"/>
          <w:sz w:val="24"/>
          <w:szCs w:val="24"/>
        </w:rPr>
        <w:t>Vickerstaff (</w:t>
      </w:r>
      <w:r w:rsidR="003A19B6" w:rsidRPr="00220C73">
        <w:rPr>
          <w:rFonts w:ascii="Helvetica" w:hAnsi="Helvetica" w:cs="Helvetica"/>
          <w:sz w:val="24"/>
          <w:szCs w:val="24"/>
        </w:rPr>
        <w:t>ibid</w:t>
      </w:r>
      <w:r w:rsidRPr="00220C73">
        <w:rPr>
          <w:rFonts w:ascii="Helvetica" w:hAnsi="Helvetica" w:cs="Helvetica"/>
          <w:sz w:val="24"/>
          <w:szCs w:val="24"/>
        </w:rPr>
        <w:t xml:space="preserve">) indicates that around 35 per cent of the male school-leaving age cohort during the ‘golden age’ (ibid) entered into apprenticeship like schemes. Not only do apprenticeship schemes present a different form of transition from higher education, </w:t>
      </w:r>
      <w:r w:rsidR="009A4CC5" w:rsidRPr="00220C73">
        <w:rPr>
          <w:rFonts w:ascii="Helvetica" w:hAnsi="Helvetica" w:cs="Helvetica"/>
          <w:sz w:val="24"/>
          <w:szCs w:val="24"/>
        </w:rPr>
        <w:t>but they</w:t>
      </w:r>
      <w:r w:rsidRPr="00220C73">
        <w:rPr>
          <w:rFonts w:ascii="Helvetica" w:hAnsi="Helvetica" w:cs="Helvetica"/>
          <w:sz w:val="24"/>
          <w:szCs w:val="24"/>
        </w:rPr>
        <w:t xml:space="preserve"> also present a prolonged transition in their own sense</w:t>
      </w:r>
      <w:r w:rsidR="00F723A6" w:rsidRPr="00220C73">
        <w:rPr>
          <w:rFonts w:ascii="Helvetica" w:hAnsi="Helvetica" w:cs="Helvetica"/>
          <w:sz w:val="24"/>
          <w:szCs w:val="24"/>
        </w:rPr>
        <w:t>.</w:t>
      </w:r>
      <w:r w:rsidRPr="00220C73">
        <w:rPr>
          <w:rFonts w:ascii="Helvetica" w:hAnsi="Helvetica" w:cs="Helvetica"/>
          <w:sz w:val="24"/>
          <w:szCs w:val="24"/>
        </w:rPr>
        <w:t xml:space="preserve"> </w:t>
      </w:r>
      <w:r w:rsidR="00F723A6" w:rsidRPr="00220C73">
        <w:rPr>
          <w:rFonts w:ascii="Helvetica" w:hAnsi="Helvetica" w:cs="Helvetica"/>
          <w:sz w:val="24"/>
          <w:szCs w:val="24"/>
        </w:rPr>
        <w:t>I</w:t>
      </w:r>
      <w:r w:rsidRPr="00220C73">
        <w:rPr>
          <w:rFonts w:ascii="Helvetica" w:hAnsi="Helvetica" w:cs="Helvetica"/>
          <w:sz w:val="24"/>
          <w:szCs w:val="24"/>
        </w:rPr>
        <w:t xml:space="preserve">ncreased levels of training prolong that initial step into a first job/career. Comparing the two, the wage </w:t>
      </w:r>
      <w:r w:rsidR="009A4CC5" w:rsidRPr="00220C73">
        <w:rPr>
          <w:rFonts w:ascii="Helvetica" w:hAnsi="Helvetica" w:cs="Helvetica"/>
          <w:sz w:val="24"/>
          <w:szCs w:val="24"/>
        </w:rPr>
        <w:t>premium</w:t>
      </w:r>
      <w:r w:rsidRPr="00220C73">
        <w:rPr>
          <w:rFonts w:ascii="Helvetica" w:hAnsi="Helvetica" w:cs="Helvetica"/>
          <w:sz w:val="24"/>
          <w:szCs w:val="24"/>
        </w:rPr>
        <w:t xml:space="preserve"> gained from staying in education and gaining academic qualifications is typically higher than that gained from vocational qualifications, though this gap is reduced when the length of time taken to </w:t>
      </w:r>
      <w:r w:rsidR="009A4CC5" w:rsidRPr="00220C73">
        <w:rPr>
          <w:rFonts w:ascii="Helvetica" w:hAnsi="Helvetica" w:cs="Helvetica"/>
          <w:sz w:val="24"/>
          <w:szCs w:val="24"/>
        </w:rPr>
        <w:t>acquire</w:t>
      </w:r>
      <w:r w:rsidRPr="00220C73">
        <w:rPr>
          <w:rFonts w:ascii="Helvetica" w:hAnsi="Helvetica" w:cs="Helvetica"/>
          <w:sz w:val="24"/>
          <w:szCs w:val="24"/>
        </w:rPr>
        <w:t xml:space="preserve"> these qualifications is taken into </w:t>
      </w:r>
      <w:r w:rsidR="00F723A6" w:rsidRPr="00220C73">
        <w:rPr>
          <w:rFonts w:ascii="Helvetica" w:hAnsi="Helvetica" w:cs="Helvetica"/>
          <w:sz w:val="24"/>
          <w:szCs w:val="24"/>
        </w:rPr>
        <w:t>consideration</w:t>
      </w:r>
      <w:r w:rsidR="003A19B6" w:rsidRPr="00220C73">
        <w:rPr>
          <w:rFonts w:ascii="Helvetica" w:hAnsi="Helvetica" w:cs="Helvetica"/>
          <w:sz w:val="24"/>
          <w:szCs w:val="24"/>
        </w:rPr>
        <w:t xml:space="preserve"> </w:t>
      </w:r>
      <w:r w:rsidR="003A19B6"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{"citationID":"OvL3qj9l","properties":{"formattedCitation":"(Dearden {\\i{}et al.}, 2002)","plainCitation":"(Dearden et al., 2002)","dontUpdate":true,"noteIndex":0},"citationItems":[{"id":1400,"uris":["http://zotero.org/users/8741181/items/52HIM9YS"],"itemData":{"id":1400,"type":"article-journal","container-title":"Bulletin of Economic Research","issue":"3","title":"The Returns to Academic and Vocational Qualifications in Britain.pdf","volume":"53","author":[{"family":"Dearden","given":"Lorraine"},{"family":"McIntosh","given":"Steven"},{"family":"Myck","given":"Michal"},{"family":"Vignoles","given":"Anna"}],"issued":{"date-parts":[["2002"]]}}}],"schema":"https://github.com/citation-style-language/schema/raw/master/csl-citation.json"} </w:instrText>
      </w:r>
      <w:r w:rsidR="003A19B6" w:rsidRPr="00220C73">
        <w:rPr>
          <w:rFonts w:ascii="Helvetica" w:hAnsi="Helvetica" w:cs="Helvetica"/>
          <w:sz w:val="24"/>
          <w:szCs w:val="24"/>
        </w:rPr>
        <w:fldChar w:fldCharType="separate"/>
      </w:r>
      <w:r w:rsidR="003A19B6" w:rsidRPr="00220C73">
        <w:rPr>
          <w:rFonts w:ascii="Helvetica" w:hAnsi="Helvetica" w:cs="Helvetica"/>
          <w:sz w:val="24"/>
          <w:szCs w:val="24"/>
        </w:rPr>
        <w:t xml:space="preserve">(Dearden </w:t>
      </w:r>
      <w:r w:rsidR="003A19B6" w:rsidRPr="00220C73">
        <w:rPr>
          <w:rFonts w:ascii="Helvetica" w:hAnsi="Helvetica" w:cs="Helvetica"/>
          <w:i/>
          <w:iCs/>
          <w:sz w:val="24"/>
          <w:szCs w:val="24"/>
        </w:rPr>
        <w:t>et al.</w:t>
      </w:r>
      <w:r w:rsidR="003A19B6" w:rsidRPr="00220C73">
        <w:rPr>
          <w:rFonts w:ascii="Helvetica" w:hAnsi="Helvetica" w:cs="Helvetica"/>
          <w:sz w:val="24"/>
          <w:szCs w:val="24"/>
        </w:rPr>
        <w:t>, 2002: 249)</w:t>
      </w:r>
      <w:r w:rsidR="003A19B6" w:rsidRPr="00220C73">
        <w:rPr>
          <w:rFonts w:ascii="Helvetica" w:hAnsi="Helvetica" w:cs="Helvetica"/>
          <w:sz w:val="24"/>
          <w:szCs w:val="24"/>
        </w:rPr>
        <w:fldChar w:fldCharType="end"/>
      </w:r>
      <w:r w:rsidRPr="00220C73">
        <w:rPr>
          <w:rFonts w:ascii="Helvetica" w:hAnsi="Helvetica" w:cs="Helvetica"/>
          <w:sz w:val="24"/>
          <w:szCs w:val="24"/>
        </w:rPr>
        <w:t xml:space="preserve">. </w:t>
      </w:r>
    </w:p>
    <w:p w14:paraId="50528880" w14:textId="5C409650" w:rsidR="00D021AF" w:rsidRPr="00220C73" w:rsidRDefault="00D021AF" w:rsidP="00265B8A">
      <w:pPr>
        <w:pStyle w:val="Heading3"/>
        <w:rPr>
          <w:rFonts w:ascii="Helvetica" w:hAnsi="Helvetica" w:cs="Helvetica"/>
        </w:rPr>
      </w:pPr>
    </w:p>
    <w:p w14:paraId="0A142D61" w14:textId="32BD09C6" w:rsidR="00D021AF" w:rsidRPr="00220C73" w:rsidRDefault="00D021AF" w:rsidP="00D021AF">
      <w:pPr>
        <w:pStyle w:val="Heading2"/>
        <w:rPr>
          <w:rFonts w:ascii="Helvetica" w:hAnsi="Helvetica" w:cs="Helvetica"/>
          <w:sz w:val="24"/>
          <w:szCs w:val="24"/>
        </w:rPr>
      </w:pPr>
      <w:bookmarkStart w:id="20" w:name="_Toc131406636"/>
      <w:r w:rsidRPr="00220C73">
        <w:rPr>
          <w:rFonts w:ascii="Helvetica" w:hAnsi="Helvetica" w:cs="Helvetica"/>
          <w:sz w:val="24"/>
          <w:szCs w:val="24"/>
        </w:rPr>
        <w:t>Research Questions</w:t>
      </w:r>
      <w:bookmarkEnd w:id="20"/>
    </w:p>
    <w:p w14:paraId="078B7931" w14:textId="30BC2221" w:rsidR="00521CA9" w:rsidRPr="00220C73" w:rsidRDefault="00521CA9" w:rsidP="00521CA9">
      <w:pPr>
        <w:rPr>
          <w:rFonts w:ascii="Helvetica" w:hAnsi="Helvetica" w:cs="Helvetica"/>
          <w:sz w:val="24"/>
          <w:szCs w:val="24"/>
        </w:rPr>
      </w:pPr>
      <w:r w:rsidRPr="00220C73">
        <w:rPr>
          <w:rFonts w:ascii="Helvetica" w:hAnsi="Helvetica" w:cs="Helvetica"/>
          <w:sz w:val="24"/>
          <w:szCs w:val="24"/>
        </w:rPr>
        <w:t xml:space="preserve">The main aim of this thesis is to understand the nature of youth transitions within and between cohorts and how those transitions have changed over time reflecting upon the impact of social stratification, all the while employing a life course perspective to analysis. The project will thus focus on the following research questions: </w:t>
      </w:r>
    </w:p>
    <w:p w14:paraId="0CB507B3" w14:textId="77777777" w:rsidR="00521CA9" w:rsidRPr="00220C73" w:rsidRDefault="00521CA9" w:rsidP="00521CA9">
      <w:pPr>
        <w:pStyle w:val="BodyText"/>
        <w:spacing w:before="10"/>
        <w:rPr>
          <w:rFonts w:ascii="Helvetica" w:hAnsi="Helvetica" w:cs="Helvetica"/>
          <w:i/>
        </w:rPr>
      </w:pPr>
    </w:p>
    <w:p w14:paraId="17F508AA" w14:textId="77777777" w:rsidR="00521CA9" w:rsidRPr="00220C73" w:rsidRDefault="00521CA9" w:rsidP="00521CA9">
      <w:pPr>
        <w:pStyle w:val="ListParagraph"/>
        <w:numPr>
          <w:ilvl w:val="0"/>
          <w:numId w:val="1"/>
        </w:numPr>
        <w:rPr>
          <w:rFonts w:ascii="Helvetica" w:hAnsi="Helvetica" w:cs="Helvetica"/>
          <w:sz w:val="24"/>
          <w:szCs w:val="24"/>
        </w:rPr>
      </w:pPr>
      <w:r w:rsidRPr="00220C73">
        <w:rPr>
          <w:rFonts w:ascii="Helvetica" w:hAnsi="Helvetica" w:cs="Helvetica"/>
          <w:sz w:val="24"/>
          <w:szCs w:val="24"/>
        </w:rPr>
        <w:t>What are the patterns of social inequality in youth transitions (e.g. within</w:t>
      </w:r>
      <w:r w:rsidRPr="00220C73">
        <w:rPr>
          <w:rFonts w:ascii="Helvetica" w:hAnsi="Helvetica" w:cs="Helvetica"/>
          <w:spacing w:val="-16"/>
          <w:sz w:val="24"/>
          <w:szCs w:val="24"/>
        </w:rPr>
        <w:t xml:space="preserve"> </w:t>
      </w:r>
      <w:r w:rsidRPr="00220C73">
        <w:rPr>
          <w:rFonts w:ascii="Helvetica" w:hAnsi="Helvetica" w:cs="Helvetica"/>
          <w:sz w:val="24"/>
          <w:szCs w:val="24"/>
        </w:rPr>
        <w:t>cohorts)?</w:t>
      </w:r>
    </w:p>
    <w:p w14:paraId="2E5A22CC" w14:textId="77777777" w:rsidR="00521CA9" w:rsidRPr="00220C73" w:rsidRDefault="00521CA9" w:rsidP="00521CA9">
      <w:pPr>
        <w:rPr>
          <w:rFonts w:ascii="Helvetica" w:hAnsi="Helvetica" w:cs="Helvetica"/>
          <w:sz w:val="24"/>
          <w:szCs w:val="24"/>
        </w:rPr>
      </w:pPr>
    </w:p>
    <w:p w14:paraId="52F5B90F" w14:textId="77777777" w:rsidR="00521CA9" w:rsidRPr="00220C73" w:rsidRDefault="00521CA9" w:rsidP="00521CA9">
      <w:pPr>
        <w:pStyle w:val="ListParagraph"/>
        <w:numPr>
          <w:ilvl w:val="0"/>
          <w:numId w:val="1"/>
        </w:numPr>
        <w:rPr>
          <w:rFonts w:ascii="Helvetica" w:hAnsi="Helvetica" w:cs="Helvetica"/>
          <w:sz w:val="24"/>
          <w:szCs w:val="24"/>
        </w:rPr>
      </w:pPr>
      <w:r w:rsidRPr="00220C73">
        <w:rPr>
          <w:rFonts w:ascii="Helvetica" w:hAnsi="Helvetica" w:cs="Helvetica"/>
          <w:sz w:val="24"/>
          <w:szCs w:val="24"/>
        </w:rPr>
        <w:t>How have patterns and trends in youth transitions changed over time (i.e. between</w:t>
      </w:r>
      <w:r w:rsidRPr="00220C73">
        <w:rPr>
          <w:rFonts w:ascii="Helvetica" w:hAnsi="Helvetica" w:cs="Helvetica"/>
          <w:spacing w:val="-21"/>
          <w:sz w:val="24"/>
          <w:szCs w:val="24"/>
        </w:rPr>
        <w:t xml:space="preserve"> </w:t>
      </w:r>
      <w:r w:rsidRPr="00220C73">
        <w:rPr>
          <w:rFonts w:ascii="Helvetica" w:hAnsi="Helvetica" w:cs="Helvetica"/>
          <w:sz w:val="24"/>
          <w:szCs w:val="24"/>
        </w:rPr>
        <w:t>cohorts)?</w:t>
      </w:r>
    </w:p>
    <w:p w14:paraId="37C96332" w14:textId="77777777" w:rsidR="00521CA9" w:rsidRPr="00220C73" w:rsidRDefault="00521CA9" w:rsidP="00521CA9">
      <w:pPr>
        <w:rPr>
          <w:rFonts w:ascii="Helvetica" w:hAnsi="Helvetica" w:cs="Helvetica"/>
          <w:sz w:val="24"/>
          <w:szCs w:val="24"/>
        </w:rPr>
      </w:pPr>
    </w:p>
    <w:p w14:paraId="43EF3A79" w14:textId="77777777" w:rsidR="00521CA9" w:rsidRPr="00220C73" w:rsidRDefault="00521CA9" w:rsidP="00521CA9">
      <w:pPr>
        <w:pStyle w:val="ListParagraph"/>
        <w:numPr>
          <w:ilvl w:val="0"/>
          <w:numId w:val="1"/>
        </w:numPr>
        <w:rPr>
          <w:rFonts w:ascii="Helvetica" w:hAnsi="Helvetica" w:cs="Helvetica"/>
          <w:sz w:val="24"/>
          <w:szCs w:val="24"/>
        </w:rPr>
      </w:pPr>
      <w:r w:rsidRPr="00220C73">
        <w:rPr>
          <w:rFonts w:ascii="Helvetica" w:hAnsi="Helvetica" w:cs="Helvetica"/>
          <w:sz w:val="24"/>
          <w:szCs w:val="24"/>
        </w:rPr>
        <w:t>How have the social processes that underpin youth transitions changed over</w:t>
      </w:r>
      <w:r w:rsidRPr="00220C73">
        <w:rPr>
          <w:rFonts w:ascii="Helvetica" w:hAnsi="Helvetica" w:cs="Helvetica"/>
          <w:spacing w:val="-15"/>
          <w:sz w:val="24"/>
          <w:szCs w:val="24"/>
        </w:rPr>
        <w:t xml:space="preserve"> </w:t>
      </w:r>
      <w:r w:rsidRPr="00220C73">
        <w:rPr>
          <w:rFonts w:ascii="Helvetica" w:hAnsi="Helvetica" w:cs="Helvetica"/>
          <w:sz w:val="24"/>
          <w:szCs w:val="24"/>
        </w:rPr>
        <w:t>time?</w:t>
      </w:r>
    </w:p>
    <w:p w14:paraId="4BA30E78" w14:textId="77777777" w:rsidR="00521CA9" w:rsidRPr="00220C73" w:rsidRDefault="00521CA9" w:rsidP="00521CA9">
      <w:pPr>
        <w:rPr>
          <w:rFonts w:ascii="Helvetica" w:hAnsi="Helvetica" w:cs="Helvetica"/>
          <w:sz w:val="24"/>
          <w:szCs w:val="24"/>
        </w:rPr>
      </w:pPr>
    </w:p>
    <w:p w14:paraId="496EFB9E" w14:textId="5DA3D042" w:rsidR="00521CA9" w:rsidRPr="00220C73" w:rsidRDefault="00521CA9" w:rsidP="00521CA9">
      <w:pPr>
        <w:pStyle w:val="ListParagraph"/>
        <w:numPr>
          <w:ilvl w:val="0"/>
          <w:numId w:val="1"/>
        </w:numPr>
        <w:rPr>
          <w:rFonts w:ascii="Helvetica" w:hAnsi="Helvetica" w:cs="Helvetica"/>
          <w:sz w:val="24"/>
          <w:szCs w:val="24"/>
        </w:rPr>
      </w:pPr>
      <w:r w:rsidRPr="00220C73">
        <w:rPr>
          <w:rFonts w:ascii="Helvetica" w:hAnsi="Helvetica" w:cs="Helvetica"/>
          <w:sz w:val="24"/>
          <w:szCs w:val="24"/>
        </w:rPr>
        <w:t>How can youth transitions be more comprehensively understood within a life course</w:t>
      </w:r>
      <w:r w:rsidRPr="00220C73">
        <w:rPr>
          <w:rFonts w:ascii="Helvetica" w:hAnsi="Helvetica" w:cs="Helvetica"/>
          <w:spacing w:val="-21"/>
          <w:sz w:val="24"/>
          <w:szCs w:val="24"/>
        </w:rPr>
        <w:t xml:space="preserve"> </w:t>
      </w:r>
      <w:r w:rsidRPr="00220C73">
        <w:rPr>
          <w:rFonts w:ascii="Helvetica" w:hAnsi="Helvetica" w:cs="Helvetica"/>
          <w:sz w:val="24"/>
          <w:szCs w:val="24"/>
        </w:rPr>
        <w:t>perspective?</w:t>
      </w:r>
    </w:p>
    <w:p w14:paraId="780A23D6" w14:textId="77777777" w:rsidR="00F22F46" w:rsidRPr="00220C73" w:rsidRDefault="00F22F46" w:rsidP="00F22F46">
      <w:pPr>
        <w:pStyle w:val="ListParagraph"/>
        <w:rPr>
          <w:rFonts w:ascii="Helvetica" w:hAnsi="Helvetica" w:cs="Helvetica"/>
          <w:sz w:val="24"/>
          <w:szCs w:val="24"/>
        </w:rPr>
      </w:pPr>
    </w:p>
    <w:p w14:paraId="7079499E" w14:textId="77777777" w:rsidR="00F22F46" w:rsidRPr="00220C73" w:rsidRDefault="00F22F46" w:rsidP="00521CA9">
      <w:pPr>
        <w:pStyle w:val="ListParagraph"/>
        <w:numPr>
          <w:ilvl w:val="0"/>
          <w:numId w:val="1"/>
        </w:numPr>
        <w:rPr>
          <w:rFonts w:ascii="Helvetica" w:hAnsi="Helvetica" w:cs="Helvetica"/>
          <w:sz w:val="24"/>
          <w:szCs w:val="24"/>
        </w:rPr>
      </w:pPr>
    </w:p>
    <w:p w14:paraId="1590BE95" w14:textId="4E0C4A67" w:rsidR="00521CA9" w:rsidRPr="00220C73" w:rsidRDefault="0018170F" w:rsidP="00351C49">
      <w:pPr>
        <w:pStyle w:val="Heading2"/>
        <w:rPr>
          <w:rFonts w:ascii="Helvetica" w:hAnsi="Helvetica" w:cs="Helvetica"/>
          <w:sz w:val="24"/>
          <w:szCs w:val="24"/>
        </w:rPr>
      </w:pPr>
      <w:bookmarkStart w:id="21" w:name="_Toc131406637"/>
      <w:commentRangeStart w:id="22"/>
      <w:ins w:id="23" w:author="Scott Oatley" w:date="2023-03-30T18:15:00Z">
        <w:r w:rsidRPr="00220C73">
          <w:rPr>
            <w:rFonts w:ascii="Helvetica" w:hAnsi="Helvetica" w:cs="Helvetica"/>
            <w:sz w:val="24"/>
            <w:szCs w:val="24"/>
          </w:rPr>
          <w:t>Overview of Cohorts</w:t>
        </w:r>
      </w:ins>
      <w:bookmarkEnd w:id="21"/>
    </w:p>
    <w:p w14:paraId="7A8D2F13" w14:textId="510E8E57" w:rsidR="00351C49" w:rsidRPr="00220C73" w:rsidRDefault="00351C49" w:rsidP="00351C49">
      <w:pPr>
        <w:rPr>
          <w:rFonts w:ascii="Helvetica" w:hAnsi="Helvetica" w:cs="Helvetica"/>
          <w:sz w:val="24"/>
          <w:szCs w:val="24"/>
        </w:rPr>
      </w:pPr>
      <w:r w:rsidRPr="00220C73">
        <w:rPr>
          <w:rFonts w:ascii="Helvetica" w:hAnsi="Helvetica" w:cs="Helvetica"/>
          <w:sz w:val="24"/>
          <w:szCs w:val="24"/>
        </w:rPr>
        <w:t xml:space="preserve">This </w:t>
      </w:r>
      <w:r w:rsidR="00F723A6" w:rsidRPr="00220C73">
        <w:rPr>
          <w:rFonts w:ascii="Helvetica" w:hAnsi="Helvetica" w:cs="Helvetica"/>
          <w:sz w:val="24"/>
          <w:szCs w:val="24"/>
        </w:rPr>
        <w:t>PhD</w:t>
      </w:r>
      <w:r w:rsidRPr="00220C73">
        <w:rPr>
          <w:rFonts w:ascii="Helvetica" w:hAnsi="Helvetica" w:cs="Helvetica"/>
          <w:sz w:val="24"/>
          <w:szCs w:val="24"/>
        </w:rPr>
        <w:t xml:space="preserve"> </w:t>
      </w:r>
      <w:r w:rsidR="00F723A6" w:rsidRPr="00220C73">
        <w:rPr>
          <w:rFonts w:ascii="Helvetica" w:hAnsi="Helvetica" w:cs="Helvetica"/>
          <w:sz w:val="24"/>
          <w:szCs w:val="24"/>
        </w:rPr>
        <w:t>uses</w:t>
      </w:r>
      <w:r w:rsidRPr="00220C73">
        <w:rPr>
          <w:rFonts w:ascii="Helvetica" w:hAnsi="Helvetica" w:cs="Helvetica"/>
          <w:sz w:val="24"/>
          <w:szCs w:val="24"/>
        </w:rPr>
        <w:t xml:space="preserve"> the National Child Development Study (University of London 2020a; 2020b), the British Cohort Study (Bynner 2021; University of London 2021), and the British Household Panel Survey </w:t>
      </w:r>
      <w:commentRangeEnd w:id="22"/>
      <w:r w:rsidR="00A4695B" w:rsidRPr="00220C73">
        <w:rPr>
          <w:rStyle w:val="CommentReference"/>
          <w:rFonts w:ascii="Helvetica" w:hAnsi="Helvetica" w:cs="Helvetica"/>
          <w:sz w:val="24"/>
          <w:szCs w:val="24"/>
        </w:rPr>
        <w:commentReference w:id="22"/>
      </w:r>
      <w:r w:rsidRPr="00220C73">
        <w:rPr>
          <w:rFonts w:ascii="Helvetica" w:hAnsi="Helvetica" w:cs="Helvetica"/>
          <w:sz w:val="24"/>
          <w:szCs w:val="24"/>
        </w:rPr>
        <w:t xml:space="preserve">and Understanding Society (University of Essex 2022) to accomplish its aims of researching youth in transition within a UK context. </w:t>
      </w:r>
    </w:p>
    <w:p w14:paraId="1553DE65" w14:textId="77777777" w:rsidR="00351C49" w:rsidRPr="00220C73" w:rsidRDefault="00351C49" w:rsidP="00351C49">
      <w:pPr>
        <w:rPr>
          <w:rFonts w:ascii="Helvetica" w:hAnsi="Helvetica" w:cs="Helvetica"/>
          <w:sz w:val="24"/>
          <w:szCs w:val="24"/>
        </w:rPr>
      </w:pPr>
      <w:r w:rsidRPr="00220C73">
        <w:rPr>
          <w:rFonts w:ascii="Helvetica" w:hAnsi="Helvetica" w:cs="Helvetica"/>
          <w:sz w:val="24"/>
          <w:szCs w:val="24"/>
        </w:rPr>
        <w:t>The British Cohort Study (1970) began when the children of the National Child Development Study (1958) were entering secondary school and moving into the youth phase. The BCS collects data on a ‘younger generation’ and is therefore a suitable data source for comparative analysis with the NCDS. The Millennium Cohort Study (MCS) began in 2000-02 and the most recent sweep of data was collected when the MCS members were age 17. Participants in the MCS are currently too young for comprehensive analyses of their transitions. The MCS is not suitable for this study which seeks to locate youth transitions within a life course perspective.</w:t>
      </w:r>
    </w:p>
    <w:p w14:paraId="4D879126" w14:textId="77777777" w:rsidR="00351C49" w:rsidRPr="00220C73" w:rsidRDefault="00351C49" w:rsidP="00351C49">
      <w:pPr>
        <w:rPr>
          <w:rFonts w:ascii="Helvetica" w:hAnsi="Helvetica" w:cs="Helvetica"/>
          <w:sz w:val="24"/>
          <w:szCs w:val="24"/>
        </w:rPr>
      </w:pPr>
      <w:r w:rsidRPr="00220C73">
        <w:rPr>
          <w:rFonts w:ascii="Helvetica" w:hAnsi="Helvetica" w:cs="Helvetica"/>
          <w:sz w:val="24"/>
          <w:szCs w:val="24"/>
        </w:rPr>
        <w:t>The</w:t>
      </w:r>
      <w:r w:rsidRPr="00220C73">
        <w:rPr>
          <w:rFonts w:ascii="Helvetica" w:hAnsi="Helvetica" w:cs="Helvetica"/>
          <w:spacing w:val="-14"/>
          <w:sz w:val="24"/>
          <w:szCs w:val="24"/>
        </w:rPr>
        <w:t xml:space="preserve"> </w:t>
      </w:r>
      <w:r w:rsidRPr="00220C73">
        <w:rPr>
          <w:rFonts w:ascii="Helvetica" w:hAnsi="Helvetica" w:cs="Helvetica"/>
          <w:sz w:val="24"/>
          <w:szCs w:val="24"/>
        </w:rPr>
        <w:t>absence</w:t>
      </w:r>
      <w:r w:rsidRPr="00220C73">
        <w:rPr>
          <w:rFonts w:ascii="Helvetica" w:hAnsi="Helvetica" w:cs="Helvetica"/>
          <w:spacing w:val="-13"/>
          <w:sz w:val="24"/>
          <w:szCs w:val="24"/>
        </w:rPr>
        <w:t xml:space="preserve"> </w:t>
      </w:r>
      <w:r w:rsidRPr="00220C73">
        <w:rPr>
          <w:rFonts w:ascii="Helvetica" w:hAnsi="Helvetica" w:cs="Helvetica"/>
          <w:sz w:val="24"/>
          <w:szCs w:val="24"/>
        </w:rPr>
        <w:t>of</w:t>
      </w:r>
      <w:r w:rsidRPr="00220C73">
        <w:rPr>
          <w:rFonts w:ascii="Helvetica" w:hAnsi="Helvetica" w:cs="Helvetica"/>
          <w:spacing w:val="-14"/>
          <w:sz w:val="24"/>
          <w:szCs w:val="24"/>
        </w:rPr>
        <w:t xml:space="preserve"> </w:t>
      </w:r>
      <w:r w:rsidRPr="00220C73">
        <w:rPr>
          <w:rFonts w:ascii="Helvetica" w:hAnsi="Helvetica" w:cs="Helvetica"/>
          <w:sz w:val="24"/>
          <w:szCs w:val="24"/>
        </w:rPr>
        <w:t>data</w:t>
      </w:r>
      <w:r w:rsidRPr="00220C73">
        <w:rPr>
          <w:rFonts w:ascii="Helvetica" w:hAnsi="Helvetica" w:cs="Helvetica"/>
          <w:spacing w:val="-13"/>
          <w:sz w:val="24"/>
          <w:szCs w:val="24"/>
        </w:rPr>
        <w:t xml:space="preserve"> </w:t>
      </w:r>
      <w:r w:rsidRPr="00220C73">
        <w:rPr>
          <w:rFonts w:ascii="Helvetica" w:hAnsi="Helvetica" w:cs="Helvetica"/>
          <w:sz w:val="24"/>
          <w:szCs w:val="24"/>
        </w:rPr>
        <w:t>on</w:t>
      </w:r>
      <w:r w:rsidRPr="00220C73">
        <w:rPr>
          <w:rFonts w:ascii="Helvetica" w:hAnsi="Helvetica" w:cs="Helvetica"/>
          <w:spacing w:val="-11"/>
          <w:sz w:val="24"/>
          <w:szCs w:val="24"/>
        </w:rPr>
        <w:t xml:space="preserve"> </w:t>
      </w:r>
      <w:r w:rsidRPr="00220C73">
        <w:rPr>
          <w:rFonts w:ascii="Helvetica" w:hAnsi="Helvetica" w:cs="Helvetica"/>
          <w:sz w:val="24"/>
          <w:szCs w:val="24"/>
        </w:rPr>
        <w:t>youth</w:t>
      </w:r>
      <w:r w:rsidRPr="00220C73">
        <w:rPr>
          <w:rFonts w:ascii="Helvetica" w:hAnsi="Helvetica" w:cs="Helvetica"/>
          <w:spacing w:val="-12"/>
          <w:sz w:val="24"/>
          <w:szCs w:val="24"/>
        </w:rPr>
        <w:t xml:space="preserve"> </w:t>
      </w:r>
      <w:r w:rsidRPr="00220C73">
        <w:rPr>
          <w:rFonts w:ascii="Helvetica" w:hAnsi="Helvetica" w:cs="Helvetica"/>
          <w:sz w:val="24"/>
          <w:szCs w:val="24"/>
        </w:rPr>
        <w:t>transitions</w:t>
      </w:r>
      <w:r w:rsidRPr="00220C73">
        <w:rPr>
          <w:rFonts w:ascii="Helvetica" w:hAnsi="Helvetica" w:cs="Helvetica"/>
          <w:spacing w:val="-14"/>
          <w:sz w:val="24"/>
          <w:szCs w:val="24"/>
        </w:rPr>
        <w:t xml:space="preserve"> </w:t>
      </w:r>
      <w:r w:rsidRPr="00220C73">
        <w:rPr>
          <w:rFonts w:ascii="Helvetica" w:hAnsi="Helvetica" w:cs="Helvetica"/>
          <w:sz w:val="24"/>
          <w:szCs w:val="24"/>
        </w:rPr>
        <w:t>from</w:t>
      </w:r>
      <w:r w:rsidRPr="00220C73">
        <w:rPr>
          <w:rFonts w:ascii="Helvetica" w:hAnsi="Helvetica" w:cs="Helvetica"/>
          <w:spacing w:val="-12"/>
          <w:sz w:val="24"/>
          <w:szCs w:val="24"/>
        </w:rPr>
        <w:t xml:space="preserve"> </w:t>
      </w:r>
      <w:r w:rsidRPr="00220C73">
        <w:rPr>
          <w:rFonts w:ascii="Helvetica" w:hAnsi="Helvetica" w:cs="Helvetica"/>
          <w:sz w:val="24"/>
          <w:szCs w:val="24"/>
        </w:rPr>
        <w:t>the</w:t>
      </w:r>
      <w:r w:rsidRPr="00220C73">
        <w:rPr>
          <w:rFonts w:ascii="Helvetica" w:hAnsi="Helvetica" w:cs="Helvetica"/>
          <w:spacing w:val="-13"/>
          <w:sz w:val="24"/>
          <w:szCs w:val="24"/>
        </w:rPr>
        <w:t xml:space="preserve"> </w:t>
      </w:r>
      <w:r w:rsidRPr="00220C73">
        <w:rPr>
          <w:rFonts w:ascii="Helvetica" w:hAnsi="Helvetica" w:cs="Helvetica"/>
          <w:sz w:val="24"/>
          <w:szCs w:val="24"/>
        </w:rPr>
        <w:t>1990s</w:t>
      </w:r>
      <w:r w:rsidRPr="00220C73">
        <w:rPr>
          <w:rFonts w:ascii="Helvetica" w:hAnsi="Helvetica" w:cs="Helvetica"/>
          <w:spacing w:val="-16"/>
          <w:sz w:val="24"/>
          <w:szCs w:val="24"/>
        </w:rPr>
        <w:t xml:space="preserve"> </w:t>
      </w:r>
      <w:r w:rsidRPr="00220C73">
        <w:rPr>
          <w:rFonts w:ascii="Helvetica" w:hAnsi="Helvetica" w:cs="Helvetica"/>
          <w:sz w:val="24"/>
          <w:szCs w:val="24"/>
        </w:rPr>
        <w:t>onwards</w:t>
      </w:r>
      <w:r w:rsidRPr="00220C73">
        <w:rPr>
          <w:rFonts w:ascii="Helvetica" w:hAnsi="Helvetica" w:cs="Helvetica"/>
          <w:spacing w:val="-14"/>
          <w:sz w:val="24"/>
          <w:szCs w:val="24"/>
        </w:rPr>
        <w:t xml:space="preserve"> </w:t>
      </w:r>
      <w:r w:rsidRPr="00220C73">
        <w:rPr>
          <w:rFonts w:ascii="Helvetica" w:hAnsi="Helvetica" w:cs="Helvetica"/>
          <w:sz w:val="24"/>
          <w:szCs w:val="24"/>
        </w:rPr>
        <w:t>presents</w:t>
      </w:r>
      <w:r w:rsidRPr="00220C73">
        <w:rPr>
          <w:rFonts w:ascii="Helvetica" w:hAnsi="Helvetica" w:cs="Helvetica"/>
          <w:spacing w:val="-15"/>
          <w:sz w:val="24"/>
          <w:szCs w:val="24"/>
        </w:rPr>
        <w:t xml:space="preserve"> </w:t>
      </w:r>
      <w:r w:rsidRPr="00220C73">
        <w:rPr>
          <w:rFonts w:ascii="Helvetica" w:hAnsi="Helvetica" w:cs="Helvetica"/>
          <w:sz w:val="24"/>
          <w:szCs w:val="24"/>
        </w:rPr>
        <w:t>a</w:t>
      </w:r>
      <w:r w:rsidRPr="00220C73">
        <w:rPr>
          <w:rFonts w:ascii="Helvetica" w:hAnsi="Helvetica" w:cs="Helvetica"/>
          <w:spacing w:val="-13"/>
          <w:sz w:val="24"/>
          <w:szCs w:val="24"/>
        </w:rPr>
        <w:t xml:space="preserve"> </w:t>
      </w:r>
      <w:r w:rsidRPr="00220C73">
        <w:rPr>
          <w:rFonts w:ascii="Helvetica" w:hAnsi="Helvetica" w:cs="Helvetica"/>
          <w:sz w:val="24"/>
          <w:szCs w:val="24"/>
        </w:rPr>
        <w:t>major</w:t>
      </w:r>
      <w:r w:rsidRPr="00220C73">
        <w:rPr>
          <w:rFonts w:ascii="Helvetica" w:hAnsi="Helvetica" w:cs="Helvetica"/>
          <w:spacing w:val="-12"/>
          <w:sz w:val="24"/>
          <w:szCs w:val="24"/>
        </w:rPr>
        <w:t xml:space="preserve"> </w:t>
      </w:r>
      <w:r w:rsidRPr="00220C73">
        <w:rPr>
          <w:rFonts w:ascii="Helvetica" w:hAnsi="Helvetica" w:cs="Helvetica"/>
          <w:sz w:val="24"/>
          <w:szCs w:val="24"/>
        </w:rPr>
        <w:t>data</w:t>
      </w:r>
      <w:r w:rsidRPr="00220C73">
        <w:rPr>
          <w:rFonts w:ascii="Helvetica" w:hAnsi="Helvetica" w:cs="Helvetica"/>
          <w:spacing w:val="-13"/>
          <w:sz w:val="24"/>
          <w:szCs w:val="24"/>
        </w:rPr>
        <w:t xml:space="preserve"> </w:t>
      </w:r>
      <w:r w:rsidRPr="00220C73">
        <w:rPr>
          <w:rFonts w:ascii="Helvetica" w:hAnsi="Helvetica" w:cs="Helvetica"/>
          <w:sz w:val="24"/>
          <w:szCs w:val="24"/>
        </w:rPr>
        <w:t>obstacle.</w:t>
      </w:r>
      <w:r w:rsidRPr="00220C73">
        <w:rPr>
          <w:rFonts w:ascii="Helvetica" w:hAnsi="Helvetica" w:cs="Helvetica"/>
          <w:spacing w:val="-13"/>
          <w:sz w:val="24"/>
          <w:szCs w:val="24"/>
        </w:rPr>
        <w:t xml:space="preserve"> </w:t>
      </w:r>
      <w:r w:rsidRPr="00220C73">
        <w:rPr>
          <w:rFonts w:ascii="Helvetica" w:hAnsi="Helvetica" w:cs="Helvetica"/>
          <w:sz w:val="24"/>
          <w:szCs w:val="24"/>
        </w:rPr>
        <w:t>This</w:t>
      </w:r>
      <w:r w:rsidRPr="00220C73">
        <w:rPr>
          <w:rFonts w:ascii="Helvetica" w:hAnsi="Helvetica" w:cs="Helvetica"/>
          <w:spacing w:val="-15"/>
          <w:sz w:val="24"/>
          <w:szCs w:val="24"/>
        </w:rPr>
        <w:t xml:space="preserve"> </w:t>
      </w:r>
      <w:r w:rsidRPr="00220C73">
        <w:rPr>
          <w:rFonts w:ascii="Helvetica" w:hAnsi="Helvetica" w:cs="Helvetica"/>
          <w:sz w:val="24"/>
          <w:szCs w:val="24"/>
        </w:rPr>
        <w:t>project will</w:t>
      </w:r>
      <w:r w:rsidRPr="00220C73">
        <w:rPr>
          <w:rFonts w:ascii="Helvetica" w:hAnsi="Helvetica" w:cs="Helvetica"/>
          <w:spacing w:val="-16"/>
          <w:sz w:val="24"/>
          <w:szCs w:val="24"/>
        </w:rPr>
        <w:t xml:space="preserve"> </w:t>
      </w:r>
      <w:r w:rsidRPr="00220C73">
        <w:rPr>
          <w:rFonts w:ascii="Helvetica" w:hAnsi="Helvetica" w:cs="Helvetica"/>
          <w:sz w:val="24"/>
          <w:szCs w:val="24"/>
        </w:rPr>
        <w:t>overcome</w:t>
      </w:r>
      <w:r w:rsidRPr="00220C73">
        <w:rPr>
          <w:rFonts w:ascii="Helvetica" w:hAnsi="Helvetica" w:cs="Helvetica"/>
          <w:spacing w:val="-15"/>
          <w:sz w:val="24"/>
          <w:szCs w:val="24"/>
        </w:rPr>
        <w:t xml:space="preserve"> </w:t>
      </w:r>
      <w:r w:rsidRPr="00220C73">
        <w:rPr>
          <w:rFonts w:ascii="Helvetica" w:hAnsi="Helvetica" w:cs="Helvetica"/>
          <w:sz w:val="24"/>
          <w:szCs w:val="24"/>
        </w:rPr>
        <w:t>this</w:t>
      </w:r>
      <w:r w:rsidRPr="00220C73">
        <w:rPr>
          <w:rFonts w:ascii="Helvetica" w:hAnsi="Helvetica" w:cs="Helvetica"/>
          <w:spacing w:val="-17"/>
          <w:sz w:val="24"/>
          <w:szCs w:val="24"/>
        </w:rPr>
        <w:t xml:space="preserve"> </w:t>
      </w:r>
      <w:r w:rsidRPr="00220C73">
        <w:rPr>
          <w:rFonts w:ascii="Helvetica" w:hAnsi="Helvetica" w:cs="Helvetica"/>
          <w:sz w:val="24"/>
          <w:szCs w:val="24"/>
        </w:rPr>
        <w:t>obstacle</w:t>
      </w:r>
      <w:r w:rsidRPr="00220C73">
        <w:rPr>
          <w:rFonts w:ascii="Helvetica" w:hAnsi="Helvetica" w:cs="Helvetica"/>
          <w:spacing w:val="-16"/>
          <w:sz w:val="24"/>
          <w:szCs w:val="24"/>
        </w:rPr>
        <w:t xml:space="preserve"> </w:t>
      </w:r>
      <w:r w:rsidRPr="00220C73">
        <w:rPr>
          <w:rFonts w:ascii="Helvetica" w:hAnsi="Helvetica" w:cs="Helvetica"/>
          <w:sz w:val="24"/>
          <w:szCs w:val="24"/>
        </w:rPr>
        <w:t>by</w:t>
      </w:r>
      <w:r w:rsidRPr="00220C73">
        <w:rPr>
          <w:rFonts w:ascii="Helvetica" w:hAnsi="Helvetica" w:cs="Helvetica"/>
          <w:spacing w:val="-15"/>
          <w:sz w:val="24"/>
          <w:szCs w:val="24"/>
        </w:rPr>
        <w:t xml:space="preserve"> </w:t>
      </w:r>
      <w:r w:rsidRPr="00220C73">
        <w:rPr>
          <w:rFonts w:ascii="Helvetica" w:hAnsi="Helvetica" w:cs="Helvetica"/>
          <w:sz w:val="24"/>
          <w:szCs w:val="24"/>
        </w:rPr>
        <w:t>using</w:t>
      </w:r>
      <w:r w:rsidRPr="00220C73">
        <w:rPr>
          <w:rFonts w:ascii="Helvetica" w:hAnsi="Helvetica" w:cs="Helvetica"/>
          <w:spacing w:val="-16"/>
          <w:sz w:val="24"/>
          <w:szCs w:val="24"/>
        </w:rPr>
        <w:t xml:space="preserve"> </w:t>
      </w:r>
      <w:r w:rsidRPr="00220C73">
        <w:rPr>
          <w:rFonts w:ascii="Helvetica" w:hAnsi="Helvetica" w:cs="Helvetica"/>
          <w:sz w:val="24"/>
          <w:szCs w:val="24"/>
        </w:rPr>
        <w:t>data</w:t>
      </w:r>
      <w:r w:rsidRPr="00220C73">
        <w:rPr>
          <w:rFonts w:ascii="Helvetica" w:hAnsi="Helvetica" w:cs="Helvetica"/>
          <w:spacing w:val="-15"/>
          <w:sz w:val="24"/>
          <w:szCs w:val="24"/>
        </w:rPr>
        <w:t xml:space="preserve"> </w:t>
      </w:r>
      <w:r w:rsidRPr="00220C73">
        <w:rPr>
          <w:rFonts w:ascii="Helvetica" w:hAnsi="Helvetica" w:cs="Helvetica"/>
          <w:sz w:val="24"/>
          <w:szCs w:val="24"/>
        </w:rPr>
        <w:t>on</w:t>
      </w:r>
      <w:r w:rsidRPr="00220C73">
        <w:rPr>
          <w:rFonts w:ascii="Helvetica" w:hAnsi="Helvetica" w:cs="Helvetica"/>
          <w:spacing w:val="-16"/>
          <w:sz w:val="24"/>
          <w:szCs w:val="24"/>
        </w:rPr>
        <w:t xml:space="preserve"> </w:t>
      </w:r>
      <w:r w:rsidRPr="00220C73">
        <w:rPr>
          <w:rFonts w:ascii="Helvetica" w:hAnsi="Helvetica" w:cs="Helvetica"/>
          <w:sz w:val="24"/>
          <w:szCs w:val="24"/>
        </w:rPr>
        <w:t>young</w:t>
      </w:r>
      <w:r w:rsidRPr="00220C73">
        <w:rPr>
          <w:rFonts w:ascii="Helvetica" w:hAnsi="Helvetica" w:cs="Helvetica"/>
          <w:spacing w:val="-15"/>
          <w:sz w:val="24"/>
          <w:szCs w:val="24"/>
        </w:rPr>
        <w:t xml:space="preserve"> </w:t>
      </w:r>
      <w:r w:rsidRPr="00220C73">
        <w:rPr>
          <w:rFonts w:ascii="Helvetica" w:hAnsi="Helvetica" w:cs="Helvetica"/>
          <w:sz w:val="24"/>
          <w:szCs w:val="24"/>
        </w:rPr>
        <w:t>people</w:t>
      </w:r>
      <w:r w:rsidRPr="00220C73">
        <w:rPr>
          <w:rFonts w:ascii="Helvetica" w:hAnsi="Helvetica" w:cs="Helvetica"/>
          <w:spacing w:val="-14"/>
          <w:sz w:val="24"/>
          <w:szCs w:val="24"/>
        </w:rPr>
        <w:t xml:space="preserve"> </w:t>
      </w:r>
      <w:r w:rsidRPr="00220C73">
        <w:rPr>
          <w:rFonts w:ascii="Helvetica" w:hAnsi="Helvetica" w:cs="Helvetica"/>
          <w:sz w:val="24"/>
          <w:szCs w:val="24"/>
        </w:rPr>
        <w:t>collected</w:t>
      </w:r>
      <w:r w:rsidRPr="00220C73">
        <w:rPr>
          <w:rFonts w:ascii="Helvetica" w:hAnsi="Helvetica" w:cs="Helvetica"/>
          <w:spacing w:val="-13"/>
          <w:sz w:val="24"/>
          <w:szCs w:val="24"/>
        </w:rPr>
        <w:t xml:space="preserve"> </w:t>
      </w:r>
      <w:r w:rsidRPr="00220C73">
        <w:rPr>
          <w:rFonts w:ascii="Helvetica" w:hAnsi="Helvetica" w:cs="Helvetica"/>
          <w:sz w:val="24"/>
          <w:szCs w:val="24"/>
        </w:rPr>
        <w:t>within</w:t>
      </w:r>
      <w:r w:rsidRPr="00220C73">
        <w:rPr>
          <w:rFonts w:ascii="Helvetica" w:hAnsi="Helvetica" w:cs="Helvetica"/>
          <w:spacing w:val="-15"/>
          <w:sz w:val="24"/>
          <w:szCs w:val="24"/>
        </w:rPr>
        <w:t xml:space="preserve"> </w:t>
      </w:r>
      <w:r w:rsidRPr="00220C73">
        <w:rPr>
          <w:rFonts w:ascii="Helvetica" w:hAnsi="Helvetica" w:cs="Helvetica"/>
          <w:sz w:val="24"/>
          <w:szCs w:val="24"/>
        </w:rPr>
        <w:t>the</w:t>
      </w:r>
      <w:r w:rsidRPr="00220C73">
        <w:rPr>
          <w:rFonts w:ascii="Helvetica" w:hAnsi="Helvetica" w:cs="Helvetica"/>
          <w:spacing w:val="-15"/>
          <w:sz w:val="24"/>
          <w:szCs w:val="24"/>
        </w:rPr>
        <w:t xml:space="preserve"> </w:t>
      </w:r>
      <w:r w:rsidRPr="00220C73">
        <w:rPr>
          <w:rFonts w:ascii="Helvetica" w:hAnsi="Helvetica" w:cs="Helvetica"/>
          <w:sz w:val="24"/>
          <w:szCs w:val="24"/>
        </w:rPr>
        <w:t>British</w:t>
      </w:r>
      <w:r w:rsidRPr="00220C73">
        <w:rPr>
          <w:rFonts w:ascii="Helvetica" w:hAnsi="Helvetica" w:cs="Helvetica"/>
          <w:spacing w:val="-17"/>
          <w:sz w:val="24"/>
          <w:szCs w:val="24"/>
        </w:rPr>
        <w:t xml:space="preserve"> </w:t>
      </w:r>
      <w:r w:rsidRPr="00220C73">
        <w:rPr>
          <w:rFonts w:ascii="Helvetica" w:hAnsi="Helvetica" w:cs="Helvetica"/>
          <w:sz w:val="24"/>
          <w:szCs w:val="24"/>
        </w:rPr>
        <w:t>Household</w:t>
      </w:r>
      <w:r w:rsidRPr="00220C73">
        <w:rPr>
          <w:rFonts w:ascii="Helvetica" w:hAnsi="Helvetica" w:cs="Helvetica"/>
          <w:spacing w:val="-16"/>
          <w:sz w:val="24"/>
          <w:szCs w:val="24"/>
        </w:rPr>
        <w:t xml:space="preserve"> </w:t>
      </w:r>
      <w:r w:rsidRPr="00220C73">
        <w:rPr>
          <w:rFonts w:ascii="Helvetica" w:hAnsi="Helvetica" w:cs="Helvetica"/>
          <w:sz w:val="24"/>
          <w:szCs w:val="24"/>
        </w:rPr>
        <w:t>Panel</w:t>
      </w:r>
      <w:r w:rsidRPr="00220C73">
        <w:rPr>
          <w:rFonts w:ascii="Helvetica" w:hAnsi="Helvetica" w:cs="Helvetica"/>
          <w:spacing w:val="-16"/>
          <w:sz w:val="24"/>
          <w:szCs w:val="24"/>
        </w:rPr>
        <w:t xml:space="preserve"> </w:t>
      </w:r>
      <w:r w:rsidRPr="00220C73">
        <w:rPr>
          <w:rFonts w:ascii="Helvetica" w:hAnsi="Helvetica" w:cs="Helvetica"/>
          <w:sz w:val="24"/>
          <w:szCs w:val="24"/>
        </w:rPr>
        <w:t>Survey (1991-2009) and Understanding Society (2009 -). The British Household Panel Survey and Understanding Society include both prospectively and retrospectively collected measures, both of which will be utilized to construct synthetic cohorts of youth data that substitute the missing birth cohorts. The participants in the BHPS are also subsumed into Understanding Society which therefore provides a series of data that extends further into the adult phase of the</w:t>
      </w:r>
      <w:r w:rsidRPr="00220C73">
        <w:rPr>
          <w:rFonts w:ascii="Helvetica" w:hAnsi="Helvetica" w:cs="Helvetica"/>
          <w:spacing w:val="-7"/>
          <w:sz w:val="24"/>
          <w:szCs w:val="24"/>
        </w:rPr>
        <w:t xml:space="preserve"> </w:t>
      </w:r>
      <w:r w:rsidRPr="00220C73">
        <w:rPr>
          <w:rFonts w:ascii="Helvetica" w:hAnsi="Helvetica" w:cs="Helvetica"/>
          <w:sz w:val="24"/>
          <w:szCs w:val="24"/>
        </w:rPr>
        <w:t>life course.</w:t>
      </w:r>
    </w:p>
    <w:p w14:paraId="64D82B14" w14:textId="00943B7A" w:rsidR="00351C49" w:rsidRPr="00220C73" w:rsidRDefault="00351C49" w:rsidP="00351C49">
      <w:pPr>
        <w:rPr>
          <w:rFonts w:ascii="Helvetica" w:hAnsi="Helvetica" w:cs="Helvetica"/>
          <w:sz w:val="24"/>
          <w:szCs w:val="24"/>
        </w:rPr>
      </w:pPr>
      <w:r w:rsidRPr="00220C73">
        <w:rPr>
          <w:rFonts w:ascii="Helvetica" w:hAnsi="Helvetica" w:cs="Helvetica"/>
          <w:sz w:val="24"/>
          <w:szCs w:val="24"/>
        </w:rPr>
        <w:lastRenderedPageBreak/>
        <w:t>Each of these datasets has a breadth of information on a range of topics not relevant to the purposes of this research. Unfortunately, particularly in relation to the older two datasets, a clear and concise codebook is not available. Each dataset comes with what are termed ‘data dictionary’s’ that provide information on the variables, labels, and position within the dataset (among other things). Also made available are the original scanned pdf documents of the questionnaires used for the sweeps required for analysis. Combining these two important documents and for the sake open science practices (clarity above all else) I have constructed my own codebooks</w:t>
      </w:r>
      <w:r w:rsidR="00F723A6" w:rsidRPr="00220C73">
        <w:rPr>
          <w:rStyle w:val="FootnoteReference"/>
          <w:rFonts w:ascii="Helvetica" w:hAnsi="Helvetica" w:cs="Helvetica"/>
          <w:sz w:val="24"/>
          <w:szCs w:val="24"/>
        </w:rPr>
        <w:footnoteReference w:id="4"/>
      </w:r>
      <w:r w:rsidRPr="00220C73">
        <w:rPr>
          <w:rFonts w:ascii="Helvetica" w:hAnsi="Helvetica" w:cs="Helvetica"/>
          <w:sz w:val="24"/>
          <w:szCs w:val="24"/>
        </w:rPr>
        <w:t xml:space="preserve"> of each of the dataset sweeps intended to be used for analysis within the doctoral project. The purpose of this is to produce a uniform codebook style for all datasets being used in the project and to combine some essential elements of the documents provided into one cohesive whole. </w:t>
      </w:r>
      <w:r w:rsidR="00016FBB" w:rsidRPr="00220C73">
        <w:rPr>
          <w:rFonts w:ascii="Helvetica" w:hAnsi="Helvetica" w:cs="Helvetica"/>
          <w:sz w:val="24"/>
          <w:szCs w:val="24"/>
        </w:rPr>
        <w:t>The</w:t>
      </w:r>
      <w:r w:rsidRPr="00220C73">
        <w:rPr>
          <w:rFonts w:ascii="Helvetica" w:hAnsi="Helvetica" w:cs="Helvetica"/>
          <w:sz w:val="24"/>
          <w:szCs w:val="24"/>
        </w:rPr>
        <w:t xml:space="preserve"> matching of variables to their full questions asked within the questionnaire. This enables an easier recognition of the utility of certain variables. The aim of this research is to make comparisons over time using different datasets. A key challenge in this comparison will be finding comparable variables to use over time – the production of data dictionary codebooks is to aid in that variable selection. What would be an </w:t>
      </w:r>
      <w:r w:rsidR="00016FBB" w:rsidRPr="00220C73">
        <w:rPr>
          <w:rFonts w:ascii="Helvetica" w:hAnsi="Helvetica" w:cs="Helvetica"/>
          <w:sz w:val="24"/>
          <w:szCs w:val="24"/>
        </w:rPr>
        <w:t>attractive</w:t>
      </w:r>
      <w:r w:rsidRPr="00220C73">
        <w:rPr>
          <w:rFonts w:ascii="Helvetica" w:hAnsi="Helvetica" w:cs="Helvetica"/>
          <w:sz w:val="24"/>
          <w:szCs w:val="24"/>
        </w:rPr>
        <w:t xml:space="preserve"> variable in one dataset may not exist in another, making the whole point of a comparable exercise rather pointless.  </w:t>
      </w:r>
    </w:p>
    <w:p w14:paraId="53F99B05" w14:textId="77777777" w:rsidR="00351C49" w:rsidRPr="00220C73" w:rsidRDefault="00351C49" w:rsidP="00351C49">
      <w:pPr>
        <w:rPr>
          <w:rFonts w:ascii="Helvetica" w:hAnsi="Helvetica" w:cs="Helvetica"/>
          <w:sz w:val="24"/>
          <w:szCs w:val="24"/>
        </w:rPr>
      </w:pPr>
      <w:r w:rsidRPr="00220C73">
        <w:rPr>
          <w:rFonts w:ascii="Helvetica" w:hAnsi="Helvetica" w:cs="Helvetica"/>
          <w:sz w:val="24"/>
          <w:szCs w:val="24"/>
        </w:rPr>
        <w:t>On extensive inspection and cross-referencing between data dictionaries and pdf questionnaires number of inconsistencies (particularly amongst the older datasets) has been found. Common clerical errors have been found in the data dictionaries - variables misnamed, type of data mislabelled etc. This could have potentially impacted variable selection and further analysis had these inconsistencies not been identified and rectified in my own codebooks.</w:t>
      </w:r>
    </w:p>
    <w:p w14:paraId="65A36173" w14:textId="5E14B314" w:rsidR="00216D9E" w:rsidRPr="00220C73" w:rsidRDefault="00351C49" w:rsidP="00351C49">
      <w:pPr>
        <w:pStyle w:val="Heading2"/>
        <w:rPr>
          <w:rFonts w:ascii="Helvetica" w:hAnsi="Helvetica" w:cs="Helvetica"/>
          <w:sz w:val="24"/>
          <w:szCs w:val="24"/>
        </w:rPr>
      </w:pPr>
      <w:bookmarkStart w:id="24" w:name="_Toc131406638"/>
      <w:r w:rsidRPr="00220C73">
        <w:rPr>
          <w:rFonts w:ascii="Helvetica" w:hAnsi="Helvetica" w:cs="Helvetica"/>
          <w:sz w:val="24"/>
          <w:szCs w:val="24"/>
        </w:rPr>
        <w:t>Panel and Cohort Surveys</w:t>
      </w:r>
      <w:bookmarkEnd w:id="24"/>
    </w:p>
    <w:p w14:paraId="5B26FD07" w14:textId="696E3A9F" w:rsidR="00351C49" w:rsidRPr="00220C73" w:rsidRDefault="00351C49" w:rsidP="00265B8A">
      <w:pPr>
        <w:pStyle w:val="Heading3"/>
        <w:rPr>
          <w:rFonts w:ascii="Helvetica" w:hAnsi="Helvetica" w:cs="Helvetica"/>
        </w:rPr>
      </w:pPr>
      <w:bookmarkStart w:id="25" w:name="_Toc131406639"/>
      <w:r w:rsidRPr="00220C73">
        <w:rPr>
          <w:rFonts w:ascii="Helvetica" w:hAnsi="Helvetica" w:cs="Helvetica"/>
        </w:rPr>
        <w:t>National Childhood Development Survey</w:t>
      </w:r>
      <w:bookmarkEnd w:id="25"/>
    </w:p>
    <w:p w14:paraId="78FD9C60" w14:textId="7476D9AB" w:rsidR="00351C49" w:rsidRPr="00220C73" w:rsidRDefault="00351C49" w:rsidP="00351C49">
      <w:pPr>
        <w:rPr>
          <w:rFonts w:ascii="Helvetica" w:hAnsi="Helvetica" w:cs="Helvetica"/>
          <w:sz w:val="24"/>
          <w:szCs w:val="24"/>
        </w:rPr>
      </w:pPr>
      <w:r w:rsidRPr="00220C73">
        <w:rPr>
          <w:rFonts w:ascii="Helvetica" w:hAnsi="Helvetica" w:cs="Helvetica"/>
          <w:sz w:val="24"/>
          <w:szCs w:val="24"/>
        </w:rPr>
        <w:t>The National Child Development Study (NCDS) was the second major nationally representative birth cohort study in the UK. It followed 17,</w:t>
      </w:r>
      <w:r w:rsidR="00016FBB" w:rsidRPr="00220C73">
        <w:rPr>
          <w:rFonts w:ascii="Helvetica" w:hAnsi="Helvetica" w:cs="Helvetica"/>
          <w:sz w:val="24"/>
          <w:szCs w:val="24"/>
        </w:rPr>
        <w:t>415</w:t>
      </w:r>
      <w:r w:rsidRPr="00220C73">
        <w:rPr>
          <w:rFonts w:ascii="Helvetica" w:hAnsi="Helvetica" w:cs="Helvetica"/>
          <w:sz w:val="24"/>
          <w:szCs w:val="24"/>
        </w:rPr>
        <w:t xml:space="preserve"> participants all born within the same week in 1958 </w:t>
      </w:r>
      <w:r w:rsidR="003A19B6" w:rsidRPr="00220C73">
        <w:rPr>
          <w:rFonts w:ascii="Helvetica" w:hAnsi="Helvetica" w:cs="Helvetica"/>
          <w:sz w:val="24"/>
          <w:szCs w:val="24"/>
        </w:rPr>
        <w:fldChar w:fldCharType="begin"/>
      </w:r>
      <w:r w:rsidR="003A19B6" w:rsidRPr="00220C73">
        <w:rPr>
          <w:rFonts w:ascii="Helvetica" w:hAnsi="Helvetica" w:cs="Helvetica"/>
          <w:sz w:val="24"/>
          <w:szCs w:val="24"/>
        </w:rPr>
        <w:instrText xml:space="preserve"> ADDIN ZOTERO_ITEM CSL_CITATION {"citationID":"6fGhSqD5","properties":{"formattedCitation":"(Power and Elliott, 2006)","plainCitation":"(Power and Elliott, 2006)","noteIndex":0},"citationItems":[{"id":2657,"uris":["http://zotero.org/users/8741181/items/NNVTZBKX"],"itemData":{"id":2657,"type":"article-journal","container-title":"International Journal of Epidemiology","DOI":"10.1093/ije/dyi183","ISSN":"1464-3685, 0300-5771","issue":"1","language":"en","page":"34-41","source":"DOI.org (Crossref)","title":"Cohort profile: 1958 British birth cohort (National Child Development Study)","title-short":"Cohort profile","volume":"35","author":[{"family":"Power","given":"Chris"},{"family":"Elliott","given":"Jane"}],"issued":{"date-parts":[["2006",2,1]]}}}],"schema":"https://github.com/citation-style-language/schema/raw/master/csl-citation.json"} </w:instrText>
      </w:r>
      <w:r w:rsidR="003A19B6" w:rsidRPr="00220C73">
        <w:rPr>
          <w:rFonts w:ascii="Helvetica" w:hAnsi="Helvetica" w:cs="Helvetica"/>
          <w:sz w:val="24"/>
          <w:szCs w:val="24"/>
        </w:rPr>
        <w:fldChar w:fldCharType="separate"/>
      </w:r>
      <w:r w:rsidR="003A19B6" w:rsidRPr="00220C73">
        <w:rPr>
          <w:rFonts w:ascii="Helvetica" w:hAnsi="Helvetica" w:cs="Helvetica"/>
          <w:sz w:val="24"/>
          <w:szCs w:val="24"/>
        </w:rPr>
        <w:t>(Power and Elliott, 2006)</w:t>
      </w:r>
      <w:r w:rsidR="003A19B6" w:rsidRPr="00220C73">
        <w:rPr>
          <w:rFonts w:ascii="Helvetica" w:hAnsi="Helvetica" w:cs="Helvetica"/>
          <w:sz w:val="24"/>
          <w:szCs w:val="24"/>
        </w:rPr>
        <w:fldChar w:fldCharType="end"/>
      </w:r>
      <w:r w:rsidRPr="00220C73">
        <w:rPr>
          <w:rFonts w:ascii="Helvetica" w:hAnsi="Helvetica" w:cs="Helvetica"/>
          <w:sz w:val="24"/>
          <w:szCs w:val="24"/>
        </w:rPr>
        <w:t xml:space="preserve">. </w:t>
      </w:r>
      <w:r w:rsidR="00016FBB" w:rsidRPr="00220C73">
        <w:rPr>
          <w:rFonts w:ascii="Helvetica" w:hAnsi="Helvetica" w:cs="Helvetica"/>
          <w:sz w:val="24"/>
          <w:szCs w:val="24"/>
        </w:rPr>
        <w:t>For</w:t>
      </w:r>
      <w:r w:rsidRPr="00220C73">
        <w:rPr>
          <w:rFonts w:ascii="Helvetica" w:hAnsi="Helvetica" w:cs="Helvetica"/>
          <w:sz w:val="24"/>
          <w:szCs w:val="24"/>
        </w:rPr>
        <w:t xml:space="preserve"> this </w:t>
      </w:r>
      <w:r w:rsidR="00016FBB" w:rsidRPr="00220C73">
        <w:rPr>
          <w:rFonts w:ascii="Helvetica" w:hAnsi="Helvetica" w:cs="Helvetica"/>
          <w:sz w:val="24"/>
          <w:szCs w:val="24"/>
        </w:rPr>
        <w:t>PhD</w:t>
      </w:r>
      <w:r w:rsidRPr="00220C73">
        <w:rPr>
          <w:rFonts w:ascii="Helvetica" w:hAnsi="Helvetica" w:cs="Helvetica"/>
          <w:sz w:val="24"/>
          <w:szCs w:val="24"/>
        </w:rPr>
        <w:t xml:space="preserve"> the sweeps up to age 23 are selected for intended use. The NCDS coming off the back of the first birth cohort (and its first few sweeps) mainly focused upon health-related outcomes- though as the children grew older, and eventually into adults more and more data was collected on other outcomes which are inclusive to the aims of this doctoral project- primarily educational and occupational outcomes.</w:t>
      </w:r>
    </w:p>
    <w:p w14:paraId="3464F621" w14:textId="77777777" w:rsidR="00351C49" w:rsidRPr="00220C73" w:rsidRDefault="00351C49" w:rsidP="00351C49">
      <w:pPr>
        <w:rPr>
          <w:rFonts w:ascii="Helvetica" w:hAnsi="Helvetica" w:cs="Helvetica"/>
          <w:sz w:val="24"/>
          <w:szCs w:val="24"/>
        </w:rPr>
      </w:pPr>
      <w:r w:rsidRPr="00220C73">
        <w:rPr>
          <w:rFonts w:ascii="Helvetica" w:hAnsi="Helvetica" w:cs="Helvetica"/>
          <w:sz w:val="24"/>
          <w:szCs w:val="24"/>
        </w:rPr>
        <w:t xml:space="preserve">Post-hoc the NCDS has been harmonised on many fronts with the British Cohort Study - the third major birth cohort study in the UK - particularly along socio-economic class harmonisation. This harmonisation has allowed for comparisons between datasets to be made easier by harmonising the occupational codes of the NCDS and BCS datasets. </w:t>
      </w:r>
    </w:p>
    <w:p w14:paraId="20430F28" w14:textId="353EB8DE" w:rsidR="00351C49" w:rsidRPr="00220C73" w:rsidRDefault="00351C49" w:rsidP="00351C49">
      <w:pPr>
        <w:rPr>
          <w:rFonts w:ascii="Helvetica" w:hAnsi="Helvetica" w:cs="Helvetica"/>
          <w:sz w:val="24"/>
          <w:szCs w:val="24"/>
        </w:rPr>
      </w:pPr>
      <w:r w:rsidRPr="00220C73">
        <w:rPr>
          <w:rFonts w:ascii="Helvetica" w:hAnsi="Helvetica" w:cs="Helvetica"/>
          <w:sz w:val="24"/>
          <w:szCs w:val="24"/>
        </w:rPr>
        <w:t xml:space="preserve">The overarching theme of this doctoral project will be locating key youth transitions in the more comprehensive context of the life course </w:t>
      </w:r>
      <w:r w:rsidR="003A19B6" w:rsidRPr="00220C73">
        <w:rPr>
          <w:rFonts w:ascii="Helvetica" w:hAnsi="Helvetica" w:cs="Helvetica"/>
          <w:sz w:val="24"/>
          <w:szCs w:val="24"/>
        </w:rPr>
        <w:fldChar w:fldCharType="begin"/>
      </w:r>
      <w:r w:rsidR="003A19B6" w:rsidRPr="00220C73">
        <w:rPr>
          <w:rFonts w:ascii="Helvetica" w:hAnsi="Helvetica" w:cs="Helvetica"/>
          <w:sz w:val="24"/>
          <w:szCs w:val="24"/>
        </w:rPr>
        <w:instrText xml:space="preserve"> ADDIN ZOTERO_ITEM CSL_CITATION {"citationID":"00p4pjb5","properties":{"formattedCitation":"(Elder, 1994)","plainCitation":"(Elder, 1994)","noteIndex":0},"citationItems":[{"id":1837,"uris":["http://zotero.org/users/8741181/items/GFM2G5HQ"],"itemData":{"id":1837,"type":"article-journal","container-title":"Social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H."}],"issued":{"date-parts":[["1994",3]]}}}],"schema":"https://github.com/citation-style-language/schema/raw/master/csl-citation.json"} </w:instrText>
      </w:r>
      <w:r w:rsidR="003A19B6" w:rsidRPr="00220C73">
        <w:rPr>
          <w:rFonts w:ascii="Helvetica" w:hAnsi="Helvetica" w:cs="Helvetica"/>
          <w:sz w:val="24"/>
          <w:szCs w:val="24"/>
        </w:rPr>
        <w:fldChar w:fldCharType="separate"/>
      </w:r>
      <w:r w:rsidR="003A19B6" w:rsidRPr="00220C73">
        <w:rPr>
          <w:rFonts w:ascii="Helvetica" w:hAnsi="Helvetica" w:cs="Helvetica"/>
          <w:sz w:val="24"/>
          <w:szCs w:val="24"/>
        </w:rPr>
        <w:t>(Elder, 1994)</w:t>
      </w:r>
      <w:r w:rsidR="003A19B6" w:rsidRPr="00220C73">
        <w:rPr>
          <w:rFonts w:ascii="Helvetica" w:hAnsi="Helvetica" w:cs="Helvetica"/>
          <w:sz w:val="24"/>
          <w:szCs w:val="24"/>
        </w:rPr>
        <w:fldChar w:fldCharType="end"/>
      </w:r>
      <w:r w:rsidRPr="00220C73">
        <w:rPr>
          <w:rFonts w:ascii="Helvetica" w:hAnsi="Helvetica" w:cs="Helvetica"/>
          <w:sz w:val="24"/>
          <w:szCs w:val="24"/>
        </w:rPr>
        <w:t xml:space="preserve">. The work will seek </w:t>
      </w:r>
      <w:r w:rsidRPr="00220C73">
        <w:rPr>
          <w:rFonts w:ascii="Helvetica" w:hAnsi="Helvetica" w:cs="Helvetica"/>
          <w:sz w:val="24"/>
          <w:szCs w:val="24"/>
        </w:rPr>
        <w:lastRenderedPageBreak/>
        <w:t>to understand historical changes in the youth transitions through detailed comparative cohort analyses. The older birth cohort studies chosen for analysis, i.e. the National Child Development Study (1958) and the British Cohort Study (1970) support comparative analyses precisely because of such work leading to social class harmonisation. Primarily the datasets chosen to answer the research questions stated above will be required to have a certain level of data on educational attainment</w:t>
      </w:r>
      <w:r w:rsidR="00016FBB" w:rsidRPr="00220C73">
        <w:rPr>
          <w:rFonts w:ascii="Helvetica" w:hAnsi="Helvetica" w:cs="Helvetica"/>
          <w:sz w:val="24"/>
          <w:szCs w:val="24"/>
        </w:rPr>
        <w:t xml:space="preserve"> and economic activity. T</w:t>
      </w:r>
      <w:r w:rsidRPr="00220C73">
        <w:rPr>
          <w:rFonts w:ascii="Helvetica" w:hAnsi="Helvetica" w:cs="Helvetica"/>
          <w:sz w:val="24"/>
          <w:szCs w:val="24"/>
        </w:rPr>
        <w:t xml:space="preserve">he extensive nature of the NCDS allows for a great variety of variables on this matter </w:t>
      </w:r>
      <w:r w:rsidR="003A19B6"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{"citationID":"3mQW8fLj","properties":{"formattedCitation":"(Dearden {\\i{}et al.}, 2002)","plainCitation":"(Dearden et al., 2002)","dontUpdate":true,"noteIndex":0},"citationItems":[{"id":1400,"uris":["http://zotero.org/users/8741181/items/52HIM9YS"],"itemData":{"id":1400,"type":"article-journal","container-title":"Bulletin of Economic Research","issue":"3","title":"The Returns to Academic and Vocational Qualifications in Britain.pdf","volume":"53","author":[{"family":"Dearden","given":"Lorraine"},{"family":"McIntosh","given":"Steven"},{"family":"Myck","given":"Michal"},{"family":"Vignoles","given":"Anna"}],"issued":{"date-parts":[["2002"]]}}}],"schema":"https://github.com/citation-style-language/schema/raw/master/csl-citation.json"} </w:instrText>
      </w:r>
      <w:r w:rsidR="003A19B6" w:rsidRPr="00220C73">
        <w:rPr>
          <w:rFonts w:ascii="Helvetica" w:hAnsi="Helvetica" w:cs="Helvetica"/>
          <w:sz w:val="24"/>
          <w:szCs w:val="24"/>
        </w:rPr>
        <w:fldChar w:fldCharType="separate"/>
      </w:r>
      <w:r w:rsidR="003A19B6" w:rsidRPr="00220C73">
        <w:rPr>
          <w:rFonts w:ascii="Helvetica" w:hAnsi="Helvetica" w:cs="Helvetica"/>
          <w:sz w:val="24"/>
          <w:szCs w:val="24"/>
        </w:rPr>
        <w:t xml:space="preserve">(Dearden </w:t>
      </w:r>
      <w:r w:rsidR="003A19B6" w:rsidRPr="00220C73">
        <w:rPr>
          <w:rFonts w:ascii="Helvetica" w:hAnsi="Helvetica" w:cs="Helvetica"/>
          <w:i/>
          <w:iCs/>
          <w:sz w:val="24"/>
          <w:szCs w:val="24"/>
        </w:rPr>
        <w:t>et al.</w:t>
      </w:r>
      <w:r w:rsidR="003A19B6" w:rsidRPr="00220C73">
        <w:rPr>
          <w:rFonts w:ascii="Helvetica" w:hAnsi="Helvetica" w:cs="Helvetica"/>
          <w:sz w:val="24"/>
          <w:szCs w:val="24"/>
        </w:rPr>
        <w:t>, 2002: 262)</w:t>
      </w:r>
      <w:r w:rsidR="003A19B6" w:rsidRPr="00220C73">
        <w:rPr>
          <w:rFonts w:ascii="Helvetica" w:hAnsi="Helvetica" w:cs="Helvetica"/>
          <w:sz w:val="24"/>
          <w:szCs w:val="24"/>
        </w:rPr>
        <w:fldChar w:fldCharType="end"/>
      </w:r>
      <w:r w:rsidRPr="00220C73">
        <w:rPr>
          <w:rFonts w:ascii="Helvetica" w:hAnsi="Helvetica" w:cs="Helvetica"/>
          <w:sz w:val="24"/>
          <w:szCs w:val="24"/>
        </w:rPr>
        <w:t xml:space="preserve">, in particular the cohort surveyed at age 23 offers a full post-mandatory school history </w:t>
      </w:r>
      <w:r w:rsidR="003A19B6"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{"citationID":"qb7HDkvi","properties":{"formattedCitation":"(Blanden and Machin, 2004)","plainCitation":"(Blanden and Machin, 2004)","dontUpdate":true,"noteIndex":0},"citationItems":[{"id":2720,"uris":["http://zotero.org/users/8741181/items/ZXLNDB3L"],"itemData":{"id":2720,"type":"article-journal","abstract":"In this paper we explore changes over time in higher education (HE) participation and attainment between people from richer and poorer family backgrounds during a time period when the UK higher education system expanded at a rapid rate. We use longitudinal data from three time periods to study temporal shifts in HE participation and attainment across parental income groups for children going to university in the 1970s, 1980s and 1990s. The key finding is a highly policy relevant one, namely that HE expansion has not been equally distributed across people from richer and poorer backgrounds. Rather, it has disproportionately benefited children from relatively rich families. Despite the fact that many more children from higher income backgrounds participated in HE before the recent expansion of the system, the expansion acted to widen participation gaps between rich and poor children. This finding is robust to different measures of education participation and inequality. It also emerges from nonparametric estimations and from a more detailed econometric model allowing for the sequential nature of education choices with potentially different income associations at different stages of the education sequence.","container-title":"Scottish Journal of Political Economy","DOI":"10.1111/j.0036-9292.2004.00304.x","ISSN":"0036-9292, 1467-9485","issue":"2","journalAbbreviation":"Scottish J Political Economy","language":"en","page":"230-249","source":"DOI.org (Crossref)","title":"Educational Inequality and the Expansion of UK Higher Education","volume":"51","author":[{"family":"Blanden","given":"Jo"},{"family":"Machin","given":"Stephen"}],"issued":{"date-parts":[["2004",5]]}}}],"schema":"https://github.com/citation-style-language/schema/raw/master/csl-citation.json"} </w:instrText>
      </w:r>
      <w:r w:rsidR="003A19B6" w:rsidRPr="00220C73">
        <w:rPr>
          <w:rFonts w:ascii="Helvetica" w:hAnsi="Helvetica" w:cs="Helvetica"/>
          <w:sz w:val="24"/>
          <w:szCs w:val="24"/>
        </w:rPr>
        <w:fldChar w:fldCharType="separate"/>
      </w:r>
      <w:r w:rsidR="003A19B6" w:rsidRPr="00220C73">
        <w:rPr>
          <w:rFonts w:ascii="Helvetica" w:hAnsi="Helvetica" w:cs="Helvetica"/>
          <w:sz w:val="24"/>
          <w:szCs w:val="24"/>
        </w:rPr>
        <w:t>(Blanden and Machin, 2004: 9)</w:t>
      </w:r>
      <w:r w:rsidR="003A19B6" w:rsidRPr="00220C73">
        <w:rPr>
          <w:rFonts w:ascii="Helvetica" w:hAnsi="Helvetica" w:cs="Helvetica"/>
          <w:sz w:val="24"/>
          <w:szCs w:val="24"/>
        </w:rPr>
        <w:fldChar w:fldCharType="end"/>
      </w:r>
      <w:r w:rsidRPr="00220C73">
        <w:rPr>
          <w:rFonts w:ascii="Helvetica" w:hAnsi="Helvetica" w:cs="Helvetica"/>
          <w:sz w:val="24"/>
          <w:szCs w:val="24"/>
        </w:rPr>
        <w:t xml:space="preserve">. </w:t>
      </w:r>
    </w:p>
    <w:p w14:paraId="47A929BA" w14:textId="1B193E15" w:rsidR="00351C49" w:rsidRPr="00220C73" w:rsidRDefault="00351C49" w:rsidP="00351C49">
      <w:pPr>
        <w:rPr>
          <w:rFonts w:ascii="Helvetica" w:hAnsi="Helvetica" w:cs="Helvetica"/>
          <w:sz w:val="24"/>
          <w:szCs w:val="24"/>
        </w:rPr>
      </w:pPr>
      <w:r w:rsidRPr="00220C73">
        <w:rPr>
          <w:rFonts w:ascii="Helvetica" w:hAnsi="Helvetica" w:cs="Helvetica"/>
          <w:sz w:val="24"/>
          <w:szCs w:val="24"/>
        </w:rPr>
        <w:t xml:space="preserve">A primary reason for using the NCDS as the first dataset for </w:t>
      </w:r>
      <w:r w:rsidR="00016FBB" w:rsidRPr="00220C73">
        <w:rPr>
          <w:rFonts w:ascii="Helvetica" w:hAnsi="Helvetica" w:cs="Helvetica"/>
          <w:sz w:val="24"/>
          <w:szCs w:val="24"/>
        </w:rPr>
        <w:t>analysis</w:t>
      </w:r>
      <w:r w:rsidRPr="00220C73">
        <w:rPr>
          <w:rFonts w:ascii="Helvetica" w:hAnsi="Helvetica" w:cs="Helvetica"/>
          <w:sz w:val="24"/>
          <w:szCs w:val="24"/>
        </w:rPr>
        <w:t xml:space="preserve"> is that the school leaving age was raised to 16 years old in 1973</w:t>
      </w:r>
      <w:r w:rsidR="003A19B6" w:rsidRPr="00220C73">
        <w:rPr>
          <w:rFonts w:ascii="Helvetica" w:hAnsi="Helvetica" w:cs="Helvetica"/>
          <w:sz w:val="24"/>
          <w:szCs w:val="24"/>
        </w:rPr>
        <w:t xml:space="preserve"> </w:t>
      </w:r>
      <w:r w:rsidR="003A19B6"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{"citationID":"v7DYi2QN","properties":{"formattedCitation":"(Power and Elliott, 2006)","plainCitation":"(Power and Elliott, 2006)","dontUpdate":true,"noteIndex":0},"citationItems":[{"id":2657,"uris":["http://zotero.org/users/8741181/items/NNVTZBKX"],"itemData":{"id":2657,"type":"article-journal","container-title":"International Journal of Epidemiology","DOI":"10.1093/ije/dyi183","ISSN":"1464-3685, 0300-5771","issue":"1","language":"en","page":"34-41","source":"DOI.org (Crossref)","title":"Cohort profile: 1958 British birth cohort (National Child Development Study)","title-short":"Cohort profile","volume":"35","author":[{"family":"Power","given":"Chris"},{"family":"Elliott","given":"Jane"}],"issued":{"date-parts":[["2006",2,1]]}}}],"schema":"https://github.com/citation-style-language/schema/raw/master/csl-citation.json"} </w:instrText>
      </w:r>
      <w:r w:rsidR="003A19B6" w:rsidRPr="00220C73">
        <w:rPr>
          <w:rFonts w:ascii="Helvetica" w:hAnsi="Helvetica" w:cs="Helvetica"/>
          <w:sz w:val="24"/>
          <w:szCs w:val="24"/>
        </w:rPr>
        <w:fldChar w:fldCharType="separate"/>
      </w:r>
      <w:r w:rsidR="003A19B6" w:rsidRPr="00220C73">
        <w:rPr>
          <w:rFonts w:ascii="Helvetica" w:hAnsi="Helvetica" w:cs="Helvetica"/>
          <w:sz w:val="24"/>
          <w:szCs w:val="24"/>
        </w:rPr>
        <w:t>(Power and Elliott, 2006: 34)</w:t>
      </w:r>
      <w:r w:rsidR="003A19B6" w:rsidRPr="00220C73">
        <w:rPr>
          <w:rFonts w:ascii="Helvetica" w:hAnsi="Helvetica" w:cs="Helvetica"/>
          <w:sz w:val="24"/>
          <w:szCs w:val="24"/>
        </w:rPr>
        <w:fldChar w:fldCharType="end"/>
      </w:r>
      <w:r w:rsidRPr="00220C73">
        <w:rPr>
          <w:rFonts w:ascii="Helvetica" w:hAnsi="Helvetica" w:cs="Helvetica"/>
          <w:sz w:val="24"/>
          <w:szCs w:val="24"/>
        </w:rPr>
        <w:t xml:space="preserve">, making the cohort members of the NCDS part of the first-year group to stay in school for this period of time and makes school leaving age a constant across all three proposed datasets. </w:t>
      </w:r>
    </w:p>
    <w:p w14:paraId="44CBDDB9" w14:textId="31588300" w:rsidR="00351C49" w:rsidRPr="00220C73" w:rsidRDefault="00351C49" w:rsidP="00265B8A">
      <w:pPr>
        <w:pStyle w:val="Heading3"/>
        <w:rPr>
          <w:rFonts w:ascii="Helvetica" w:hAnsi="Helvetica" w:cs="Helvetica"/>
        </w:rPr>
      </w:pPr>
      <w:bookmarkStart w:id="26" w:name="_Toc131406640"/>
      <w:r w:rsidRPr="00220C73">
        <w:rPr>
          <w:rFonts w:ascii="Helvetica" w:hAnsi="Helvetica" w:cs="Helvetica"/>
        </w:rPr>
        <w:t>British Cohort Survey</w:t>
      </w:r>
      <w:bookmarkEnd w:id="26"/>
    </w:p>
    <w:p w14:paraId="20D14FF4" w14:textId="19D54D89" w:rsidR="00351C49" w:rsidRPr="00220C73" w:rsidRDefault="00016FBB" w:rsidP="00351C49">
      <w:pPr>
        <w:rPr>
          <w:rFonts w:ascii="Helvetica" w:hAnsi="Helvetica" w:cs="Helvetica"/>
          <w:sz w:val="24"/>
          <w:szCs w:val="24"/>
        </w:rPr>
      </w:pPr>
      <w:r w:rsidRPr="00220C73">
        <w:rPr>
          <w:rFonts w:ascii="Helvetica" w:hAnsi="Helvetica" w:cs="Helvetica"/>
          <w:sz w:val="24"/>
          <w:szCs w:val="24"/>
        </w:rPr>
        <w:t>T</w:t>
      </w:r>
      <w:r w:rsidR="00351C49" w:rsidRPr="00220C73">
        <w:rPr>
          <w:rFonts w:ascii="Helvetica" w:hAnsi="Helvetica" w:cs="Helvetica"/>
          <w:sz w:val="24"/>
          <w:szCs w:val="24"/>
        </w:rPr>
        <w:t xml:space="preserve">he British Cohort Study (BCS) was the third major nationally representative cohort study within the UK. Starting in 1970 it followed 17,000 participants born within the same week (Elliott and Shepard 2006: 837). The cohort had repeated contact with participants from 1970 to 2021. </w:t>
      </w:r>
      <w:r w:rsidRPr="00220C73">
        <w:rPr>
          <w:rFonts w:ascii="Helvetica" w:hAnsi="Helvetica" w:cs="Helvetica"/>
          <w:sz w:val="24"/>
          <w:szCs w:val="24"/>
        </w:rPr>
        <w:t>For this reserach</w:t>
      </w:r>
      <w:r w:rsidR="00351C49" w:rsidRPr="00220C73">
        <w:rPr>
          <w:rFonts w:ascii="Helvetica" w:hAnsi="Helvetica" w:cs="Helvetica"/>
          <w:sz w:val="24"/>
          <w:szCs w:val="24"/>
        </w:rPr>
        <w:t xml:space="preserve"> the 16, 26, and 30 sweeps are selected for intended use (though earlier sweeps may be used for explanatory variable selection). A full and detailed educational background history was taken for participants at age 30 in the BCS which is the rationalisation for including it within the analysis. The sample at age 26 and after, faces significant sample attrition and is primarily attributed to individuals moving and not being able to be traced (ibid). </w:t>
      </w:r>
    </w:p>
    <w:p w14:paraId="18F50D86" w14:textId="77777777" w:rsidR="00351C49" w:rsidRPr="00220C73" w:rsidRDefault="00351C49" w:rsidP="00351C49">
      <w:pPr>
        <w:rPr>
          <w:rFonts w:ascii="Helvetica" w:hAnsi="Helvetica" w:cs="Helvetica"/>
          <w:sz w:val="24"/>
          <w:szCs w:val="24"/>
        </w:rPr>
      </w:pPr>
      <w:r w:rsidRPr="00220C73">
        <w:rPr>
          <w:rFonts w:ascii="Helvetica" w:hAnsi="Helvetica" w:cs="Helvetica"/>
          <w:sz w:val="24"/>
          <w:szCs w:val="24"/>
        </w:rPr>
        <w:t>The BCS unlike the NCDS was not primarily created with health outcomes in mind and so has a breadth of information on a range of social, economic, political, and educational matters in relation to the individual.</w:t>
      </w:r>
    </w:p>
    <w:p w14:paraId="0C1484E8" w14:textId="77777777" w:rsidR="00351C49" w:rsidRPr="00220C73" w:rsidRDefault="00351C49" w:rsidP="00351C49">
      <w:pPr>
        <w:rPr>
          <w:rFonts w:ascii="Helvetica" w:hAnsi="Helvetica" w:cs="Helvetica"/>
          <w:sz w:val="24"/>
          <w:szCs w:val="24"/>
        </w:rPr>
      </w:pPr>
      <w:r w:rsidRPr="00220C73">
        <w:rPr>
          <w:rFonts w:ascii="Helvetica" w:hAnsi="Helvetica" w:cs="Helvetica"/>
          <w:sz w:val="24"/>
          <w:szCs w:val="24"/>
        </w:rPr>
        <w:t xml:space="preserve">In contrast to the NCDS the BCS does not collect full details on employment and post-mandatory schooling for its sample until they reach age 30 – there is a survey conducted at age 26 but it is somewhat unsatisfactory for any rigour level of education or employment analysis (Blanden and Machin 2004: 9). </w:t>
      </w:r>
    </w:p>
    <w:p w14:paraId="2BA6618E" w14:textId="42140450" w:rsidR="00351C49" w:rsidRPr="00220C73" w:rsidRDefault="00351C49" w:rsidP="00265B8A">
      <w:pPr>
        <w:pStyle w:val="Heading3"/>
        <w:rPr>
          <w:rFonts w:ascii="Helvetica" w:hAnsi="Helvetica" w:cs="Helvetica"/>
        </w:rPr>
      </w:pPr>
      <w:bookmarkStart w:id="27" w:name="_Toc131406641"/>
      <w:r w:rsidRPr="00220C73">
        <w:rPr>
          <w:rFonts w:ascii="Helvetica" w:hAnsi="Helvetica" w:cs="Helvetica"/>
        </w:rPr>
        <w:t>British Household Panel Survey and UK Household Panel Survey</w:t>
      </w:r>
      <w:bookmarkEnd w:id="27"/>
    </w:p>
    <w:p w14:paraId="6009BEC9" w14:textId="1BAAF7AA" w:rsidR="00351C49" w:rsidRPr="00220C73" w:rsidRDefault="00351C49" w:rsidP="00351C49">
      <w:pPr>
        <w:rPr>
          <w:rFonts w:ascii="Helvetica" w:hAnsi="Helvetica" w:cs="Helvetica"/>
          <w:sz w:val="24"/>
          <w:szCs w:val="24"/>
        </w:rPr>
      </w:pPr>
      <w:r w:rsidRPr="00220C73">
        <w:rPr>
          <w:rFonts w:ascii="Helvetica" w:hAnsi="Helvetica" w:cs="Helvetica"/>
          <w:sz w:val="24"/>
          <w:szCs w:val="24"/>
        </w:rPr>
        <w:t xml:space="preserve">The British Household Panel Survey (BHPS) and Understanding Society (UKHLS) were two datasets, the BHPS was subsumed into the UKHLS by design. Those individuals subsumed into the UKHLS did so in the 2010-11 period. The BHPS originated with the study of 5,500 British households and contained 10,300 individuals </w:t>
      </w:r>
      <w:r w:rsidR="003A19B6" w:rsidRPr="00220C73">
        <w:rPr>
          <w:rFonts w:ascii="Helvetica" w:hAnsi="Helvetica" w:cs="Helvetica"/>
          <w:sz w:val="24"/>
          <w:szCs w:val="24"/>
        </w:rPr>
        <w:fldChar w:fldCharType="begin"/>
      </w:r>
      <w:r w:rsidR="00012DBD" w:rsidRPr="00220C73">
        <w:rPr>
          <w:rFonts w:ascii="Helvetica" w:hAnsi="Helvetica" w:cs="Helvetica"/>
          <w:sz w:val="24"/>
          <w:szCs w:val="24"/>
        </w:rPr>
        <w:instrText xml:space="preserve"> ADDIN ZOTERO_ITEM CSL_CITATION {"citationID":"bt5ZGcpF","properties":{"formattedCitation":"(Murray, 2011)","plainCitation":"(Murray, 2011)","dontUpdate":true,"noteIndex":0},"citationItems":[{"id":4473,"uris":["http://zotero.org/users/8741181/items/V6RJDPBY"],"itemData":{"id":4473,"type":"article-journal","language":"en","page":"354","source":"Zotero","title":"Growing up in the 1990s: Tracks and trajectories of the ‘Rising 16's’: A longitudinal analysis using the British Household Panel Survey.","author":[{"family":"Murray","given":"Susan Jennifer"}],"issued":{"date-parts":[["2011"]]}}}],"schema":"https://github.com/citation-style-language/schema/raw/master/csl-citation.json"} </w:instrText>
      </w:r>
      <w:r w:rsidR="003A19B6" w:rsidRPr="00220C73">
        <w:rPr>
          <w:rFonts w:ascii="Helvetica" w:hAnsi="Helvetica" w:cs="Helvetica"/>
          <w:sz w:val="24"/>
          <w:szCs w:val="24"/>
        </w:rPr>
        <w:fldChar w:fldCharType="separate"/>
      </w:r>
      <w:r w:rsidR="003A19B6" w:rsidRPr="00220C73">
        <w:rPr>
          <w:rFonts w:ascii="Helvetica" w:hAnsi="Helvetica" w:cs="Helvetica"/>
          <w:sz w:val="24"/>
          <w:szCs w:val="24"/>
        </w:rPr>
        <w:t>(Murray, 2011: 75)</w:t>
      </w:r>
      <w:r w:rsidR="003A19B6" w:rsidRPr="00220C73">
        <w:rPr>
          <w:rFonts w:ascii="Helvetica" w:hAnsi="Helvetica" w:cs="Helvetica"/>
          <w:sz w:val="24"/>
          <w:szCs w:val="24"/>
        </w:rPr>
        <w:fldChar w:fldCharType="end"/>
      </w:r>
      <w:r w:rsidRPr="00220C73">
        <w:rPr>
          <w:rFonts w:ascii="Helvetica" w:hAnsi="Helvetica" w:cs="Helvetica"/>
          <w:sz w:val="24"/>
          <w:szCs w:val="24"/>
        </w:rPr>
        <w:t xml:space="preserve">. </w:t>
      </w:r>
    </w:p>
    <w:p w14:paraId="70E91748" w14:textId="6009D195" w:rsidR="00351C49" w:rsidRPr="00220C73" w:rsidRDefault="00351C49" w:rsidP="00351C49">
      <w:pPr>
        <w:rPr>
          <w:rFonts w:ascii="Helvetica" w:hAnsi="Helvetica" w:cs="Helvetica"/>
          <w:sz w:val="24"/>
          <w:szCs w:val="24"/>
        </w:rPr>
      </w:pPr>
      <w:r w:rsidRPr="00220C73">
        <w:rPr>
          <w:rFonts w:ascii="Helvetica" w:hAnsi="Helvetica" w:cs="Helvetica"/>
          <w:sz w:val="24"/>
          <w:szCs w:val="24"/>
        </w:rPr>
        <w:t>The BHPS produces information on educational background, recent educational attainment, and employment records (Murray 2011: 85). In terms of educational background, the BHPS records all qualifications obtained including at school, higher education and vocational qualifications</w:t>
      </w:r>
      <w:r w:rsidR="003A19B6" w:rsidRPr="00220C73">
        <w:rPr>
          <w:rFonts w:ascii="Helvetica" w:hAnsi="Helvetica" w:cs="Helvetica"/>
          <w:sz w:val="24"/>
          <w:szCs w:val="24"/>
        </w:rPr>
        <w:t xml:space="preserve"> </w:t>
      </w:r>
      <w:r w:rsidR="003A19B6" w:rsidRPr="00220C73">
        <w:rPr>
          <w:rFonts w:ascii="Helvetica" w:hAnsi="Helvetica" w:cs="Helvetica"/>
          <w:sz w:val="24"/>
          <w:szCs w:val="24"/>
        </w:rPr>
        <w:fldChar w:fldCharType="begin"/>
      </w:r>
      <w:r w:rsidR="003A19B6" w:rsidRPr="00220C73">
        <w:rPr>
          <w:rFonts w:ascii="Helvetica" w:hAnsi="Helvetica" w:cs="Helvetica"/>
          <w:sz w:val="24"/>
          <w:szCs w:val="24"/>
        </w:rPr>
        <w:instrText xml:space="preserve"> ADDIN ZOTERO_ITEM CSL_CITATION {"citationID":"4jTol5Dd","properties":{"formattedCitation":"(Jenkins and Sabates, 2007)","plainCitation":"(Jenkins and Sabates, 2007)","noteIndex":0},"citationItems":[{"id":2678,"uris":["http://zotero.org/users/8741181/items/ULC8XG93"],"itemData":{"id":2678,"type":"article-journal","container-title":"Centre for Longitudinal Studies","language":"en","page":"30","source":"Zotero","title":"THE CLASSIFICATION OF QUALIFICATIONS IN SOCIAL SURVEYS","author":[{"family":"Jenkins","given":"Andrew"},{"family":"Sabates","given":"Ricardo"}],"issued":{"date-parts":[["2007"]]}}}],"schema":"https://github.com/citation-style-language/schema/raw/master/csl-citation.json"} </w:instrText>
      </w:r>
      <w:r w:rsidR="003A19B6" w:rsidRPr="00220C73">
        <w:rPr>
          <w:rFonts w:ascii="Helvetica" w:hAnsi="Helvetica" w:cs="Helvetica"/>
          <w:sz w:val="24"/>
          <w:szCs w:val="24"/>
        </w:rPr>
        <w:fldChar w:fldCharType="separate"/>
      </w:r>
      <w:r w:rsidR="003A19B6" w:rsidRPr="00220C73">
        <w:rPr>
          <w:rFonts w:ascii="Helvetica" w:hAnsi="Helvetica" w:cs="Helvetica"/>
          <w:sz w:val="24"/>
          <w:szCs w:val="24"/>
        </w:rPr>
        <w:t>(Jenkins and Sabates, 2007)</w:t>
      </w:r>
      <w:r w:rsidR="003A19B6" w:rsidRPr="00220C73">
        <w:rPr>
          <w:rFonts w:ascii="Helvetica" w:hAnsi="Helvetica" w:cs="Helvetica"/>
          <w:sz w:val="24"/>
          <w:szCs w:val="24"/>
        </w:rPr>
        <w:fldChar w:fldCharType="end"/>
      </w:r>
      <w:r w:rsidR="003A19B6" w:rsidRPr="00220C73">
        <w:rPr>
          <w:rFonts w:ascii="Helvetica" w:hAnsi="Helvetica" w:cs="Helvetica"/>
          <w:sz w:val="24"/>
          <w:szCs w:val="24"/>
        </w:rPr>
        <w:t>.</w:t>
      </w:r>
    </w:p>
    <w:p w14:paraId="392F256F" w14:textId="7163FCF3" w:rsidR="00351C49" w:rsidRPr="00220C73" w:rsidRDefault="00351C49" w:rsidP="00351C49">
      <w:pPr>
        <w:rPr>
          <w:rFonts w:ascii="Helvetica" w:hAnsi="Helvetica" w:cs="Helvetica"/>
          <w:sz w:val="24"/>
          <w:szCs w:val="24"/>
        </w:rPr>
      </w:pPr>
      <w:r w:rsidRPr="00220C73">
        <w:rPr>
          <w:rFonts w:ascii="Helvetica" w:hAnsi="Helvetica" w:cs="Helvetica"/>
          <w:sz w:val="24"/>
          <w:szCs w:val="24"/>
        </w:rPr>
        <w:lastRenderedPageBreak/>
        <w:t xml:space="preserve">Both the BHPS and UKHLS are household panel surveys meaning that unlike the NCDS and BCS respondents were not recruited from birth within a certain week. </w:t>
      </w:r>
      <w:r w:rsidR="00016FBB" w:rsidRPr="00220C73">
        <w:rPr>
          <w:rFonts w:ascii="Helvetica" w:hAnsi="Helvetica" w:cs="Helvetica"/>
          <w:sz w:val="24"/>
          <w:szCs w:val="24"/>
        </w:rPr>
        <w:t>To</w:t>
      </w:r>
      <w:r w:rsidRPr="00220C73">
        <w:rPr>
          <w:rFonts w:ascii="Helvetica" w:hAnsi="Helvetica" w:cs="Helvetica"/>
          <w:sz w:val="24"/>
          <w:szCs w:val="24"/>
        </w:rPr>
        <w:t xml:space="preserve"> compare and contrast the three datasets over time synthetic cohorts will be created. </w:t>
      </w:r>
    </w:p>
    <w:p w14:paraId="336A89BD" w14:textId="77777777" w:rsidR="00351C49" w:rsidRPr="00220C73" w:rsidRDefault="00351C49" w:rsidP="00351C49">
      <w:pPr>
        <w:rPr>
          <w:rFonts w:ascii="Helvetica" w:hAnsi="Helvetica" w:cs="Helvetica"/>
          <w:sz w:val="24"/>
          <w:szCs w:val="24"/>
        </w:rPr>
      </w:pPr>
      <w:r w:rsidRPr="00220C73">
        <w:rPr>
          <w:rFonts w:ascii="Helvetica" w:hAnsi="Helvetica" w:cs="Helvetica"/>
          <w:sz w:val="24"/>
          <w:szCs w:val="24"/>
        </w:rPr>
        <w:t xml:space="preserve">Within BHPS individuals are born between 1904 and 1985. Whilst it would at first seem best to take these birth years as individual cohorts, this would cause problems, biggest of which being taking a yearly approach would leave for an underwhelming sample size per year – in saying this, the work of Murray (2011) has demonstrated using the BHPS that yearly cohorts are sufficient for data analysis of educational data. </w:t>
      </w:r>
    </w:p>
    <w:p w14:paraId="1932E49D" w14:textId="77777777" w:rsidR="00351C49" w:rsidRPr="00220C73" w:rsidRDefault="00351C49" w:rsidP="00351C49">
      <w:pPr>
        <w:rPr>
          <w:rFonts w:ascii="Helvetica" w:hAnsi="Helvetica" w:cs="Helvetica"/>
          <w:sz w:val="24"/>
          <w:szCs w:val="24"/>
        </w:rPr>
      </w:pPr>
      <w:r w:rsidRPr="00220C73">
        <w:rPr>
          <w:rFonts w:ascii="Helvetica" w:hAnsi="Helvetica" w:cs="Helvetica"/>
          <w:sz w:val="24"/>
          <w:szCs w:val="24"/>
        </w:rPr>
        <w:t xml:space="preserve">The construction of synthetic cohorts withing the BHPS will be achieved by splitting the BHPS waves or years of interview into school years – in other words pooling peoples of similar ages into a cut off point for when the school year starts in September (Murray 2011: 91). This in essence creates ‘synthetic’ cohorts for data analysis.  By constructing synthetic cohorts in this way, the data will need to be limited to England and Wales as Scotland has different school years and age cut-off points for pupils (Murray 2011: 101). </w:t>
      </w:r>
    </w:p>
    <w:p w14:paraId="379365F3" w14:textId="113E0706" w:rsidR="000D0B4E" w:rsidRPr="00220C73" w:rsidRDefault="00351C49" w:rsidP="000D0B4E">
      <w:pPr>
        <w:rPr>
          <w:rFonts w:ascii="Helvetica" w:hAnsi="Helvetica" w:cs="Helvetica"/>
          <w:sz w:val="24"/>
          <w:szCs w:val="24"/>
        </w:rPr>
      </w:pPr>
      <w:r w:rsidRPr="00220C73">
        <w:rPr>
          <w:rFonts w:ascii="Helvetica" w:hAnsi="Helvetica" w:cs="Helvetica"/>
          <w:sz w:val="24"/>
          <w:szCs w:val="24"/>
        </w:rPr>
        <w:t>Reflecting on Murray’s sample size of synthetic cohorts ranging from 1991-1999 the sizes range from a low of 97 in 1991 to a high of 146 in 1996- a table that presents this sample size can be found in appendix two of Murray (2011)</w:t>
      </w:r>
      <w:r w:rsidRPr="00220C73">
        <w:rPr>
          <w:rFonts w:ascii="Helvetica" w:hAnsi="Helvetica" w:cs="Helvetica"/>
          <w:b/>
          <w:bCs/>
          <w:sz w:val="24"/>
          <w:szCs w:val="24"/>
        </w:rPr>
        <w:t xml:space="preserve">. </w:t>
      </w:r>
      <w:r w:rsidRPr="00220C73">
        <w:rPr>
          <w:rFonts w:ascii="Helvetica" w:hAnsi="Helvetica" w:cs="Helvetica"/>
          <w:sz w:val="24"/>
          <w:szCs w:val="24"/>
        </w:rPr>
        <w:t xml:space="preserve">Thus, this </w:t>
      </w:r>
      <w:r w:rsidR="0095687E" w:rsidRPr="00220C73">
        <w:rPr>
          <w:rFonts w:ascii="Helvetica" w:hAnsi="Helvetica" w:cs="Helvetica"/>
          <w:sz w:val="24"/>
          <w:szCs w:val="24"/>
        </w:rPr>
        <w:t>research</w:t>
      </w:r>
      <w:r w:rsidRPr="00220C73">
        <w:rPr>
          <w:rFonts w:ascii="Helvetica" w:hAnsi="Helvetica" w:cs="Helvetica"/>
          <w:sz w:val="24"/>
          <w:szCs w:val="24"/>
        </w:rPr>
        <w:t xml:space="preserve"> proposes to emulate Murray’s approach. The sample size is satisfactory for data analysis- including comparison with other datasets (Murray 2011). By maintaining a yearly cohort from 1991-1999 it also allows for a more fine-grained analysis of the time period. </w:t>
      </w:r>
    </w:p>
    <w:p w14:paraId="65DA3B7E" w14:textId="0573D3BE" w:rsidR="00351C49" w:rsidRPr="00220C73" w:rsidRDefault="00351C49" w:rsidP="00351C49">
      <w:pPr>
        <w:pStyle w:val="Heading2"/>
        <w:rPr>
          <w:rFonts w:ascii="Helvetica" w:hAnsi="Helvetica" w:cs="Helvetica"/>
          <w:sz w:val="24"/>
          <w:szCs w:val="24"/>
        </w:rPr>
      </w:pPr>
      <w:bookmarkStart w:id="28" w:name="_Toc131406642"/>
      <w:r w:rsidRPr="00220C73">
        <w:rPr>
          <w:rFonts w:ascii="Helvetica" w:hAnsi="Helvetica" w:cs="Helvetica"/>
          <w:sz w:val="24"/>
          <w:szCs w:val="24"/>
        </w:rPr>
        <w:t>Structure of Thesis</w:t>
      </w:r>
      <w:bookmarkStart w:id="29" w:name="_Hlk128049522"/>
      <w:bookmarkEnd w:id="28"/>
    </w:p>
    <w:p w14:paraId="478EC7E3" w14:textId="4CF69008" w:rsidR="005C395A" w:rsidRPr="00220C73" w:rsidRDefault="005C395A" w:rsidP="005C395A">
      <w:pPr>
        <w:rPr>
          <w:rFonts w:ascii="Helvetica" w:hAnsi="Helvetica" w:cs="Helvetica"/>
          <w:sz w:val="24"/>
          <w:szCs w:val="24"/>
        </w:rPr>
      </w:pPr>
      <w:r w:rsidRPr="00220C73">
        <w:rPr>
          <w:rFonts w:ascii="Helvetica" w:hAnsi="Helvetica" w:cs="Helvetica"/>
          <w:sz w:val="24"/>
          <w:szCs w:val="24"/>
        </w:rPr>
        <w:t xml:space="preserve">This thesis is split into five </w:t>
      </w:r>
      <w:r w:rsidR="0043646C" w:rsidRPr="00220C73">
        <w:rPr>
          <w:rFonts w:ascii="Helvetica" w:hAnsi="Helvetica" w:cs="Helvetica"/>
          <w:sz w:val="24"/>
          <w:szCs w:val="24"/>
        </w:rPr>
        <w:t>consecutive</w:t>
      </w:r>
      <w:r w:rsidRPr="00220C73">
        <w:rPr>
          <w:rFonts w:ascii="Helvetica" w:hAnsi="Helvetica" w:cs="Helvetica"/>
          <w:sz w:val="24"/>
          <w:szCs w:val="24"/>
        </w:rPr>
        <w:t xml:space="preserve"> chapters. The first deals with the National Childhood Development Survey and focuses upon a historical analysis of the first transition from school-to-work following the end of mandatory schooling at age 16. This analysis seeks to update previous work in the area of youth transitions by taking note of missing data – something which earlier studies either failed to </w:t>
      </w:r>
      <w:r w:rsidR="0043646C" w:rsidRPr="00220C73">
        <w:rPr>
          <w:rFonts w:ascii="Helvetica" w:hAnsi="Helvetica" w:cs="Helvetica"/>
          <w:sz w:val="24"/>
          <w:szCs w:val="24"/>
        </w:rPr>
        <w:t>do or</w:t>
      </w:r>
      <w:r w:rsidRPr="00220C73">
        <w:rPr>
          <w:rFonts w:ascii="Helvetica" w:hAnsi="Helvetica" w:cs="Helvetica"/>
          <w:sz w:val="24"/>
          <w:szCs w:val="24"/>
        </w:rPr>
        <w:t xml:space="preserve"> couldn’t do because of lack of statistical techniques such as multiple imputation being </w:t>
      </w:r>
      <w:r w:rsidR="0043646C" w:rsidRPr="00220C73">
        <w:rPr>
          <w:rFonts w:ascii="Helvetica" w:hAnsi="Helvetica" w:cs="Helvetica"/>
          <w:sz w:val="24"/>
          <w:szCs w:val="24"/>
        </w:rPr>
        <w:t>unavailable</w:t>
      </w:r>
      <w:r w:rsidRPr="00220C73">
        <w:rPr>
          <w:rFonts w:ascii="Helvetica" w:hAnsi="Helvetica" w:cs="Helvetica"/>
          <w:sz w:val="24"/>
          <w:szCs w:val="24"/>
        </w:rPr>
        <w:t xml:space="preserve"> at the time. This chapter also builds upon a sensitivity analysis of social class</w:t>
      </w:r>
      <w:r w:rsidR="0043646C" w:rsidRPr="00220C73">
        <w:rPr>
          <w:rFonts w:ascii="Helvetica" w:hAnsi="Helvetica" w:cs="Helvetica"/>
          <w:sz w:val="24"/>
          <w:szCs w:val="24"/>
        </w:rPr>
        <w:t xml:space="preserve">, seeking to compare social class measures over time to see if there is a relevant temporal element to social class construction that substantively impacts interpretations of subsequent models. Chapter two does the same but with the British Cohort Survey. Chapter three does the same but with the UKHLS… Chapter four is a comparative chapter that takes all available evidence thus far from each chapter cohort and contrasts them. This is also where substantive discussion of sensitivity analysis will take place. Finally, chapter five is a conclusion chapter. </w:t>
      </w:r>
    </w:p>
    <w:p w14:paraId="14B7B689" w14:textId="77777777" w:rsidR="00A4695B" w:rsidRPr="00220C73" w:rsidRDefault="00A4695B">
      <w:pPr>
        <w:rPr>
          <w:rFonts w:ascii="Helvetica" w:eastAsiaTheme="majorEastAsia" w:hAnsi="Helvetica" w:cs="Helvetica"/>
          <w:color w:val="2F5496" w:themeColor="accent1" w:themeShade="BF"/>
          <w:sz w:val="24"/>
          <w:szCs w:val="24"/>
        </w:rPr>
      </w:pPr>
      <w:bookmarkStart w:id="30" w:name="_Hlk126172371"/>
      <w:r w:rsidRPr="00220C73">
        <w:rPr>
          <w:rFonts w:ascii="Helvetica" w:hAnsi="Helvetica" w:cs="Helvetica"/>
          <w:sz w:val="24"/>
          <w:szCs w:val="24"/>
        </w:rPr>
        <w:br w:type="page"/>
      </w:r>
    </w:p>
    <w:p w14:paraId="02900B55" w14:textId="219C2700" w:rsidR="00351C49" w:rsidRPr="00220C73" w:rsidRDefault="00203676" w:rsidP="00351C49">
      <w:pPr>
        <w:pStyle w:val="Heading1"/>
        <w:rPr>
          <w:rFonts w:ascii="Helvetica" w:hAnsi="Helvetica" w:cs="Helvetica"/>
          <w:sz w:val="24"/>
          <w:szCs w:val="24"/>
        </w:rPr>
      </w:pPr>
      <w:bookmarkStart w:id="31" w:name="_Toc131406643"/>
      <w:r w:rsidRPr="00220C73">
        <w:rPr>
          <w:rFonts w:ascii="Helvetica" w:hAnsi="Helvetica" w:cs="Helvetica"/>
          <w:sz w:val="24"/>
          <w:szCs w:val="24"/>
        </w:rPr>
        <w:lastRenderedPageBreak/>
        <w:t>Chapter One</w:t>
      </w:r>
      <w:r w:rsidR="00351C49" w:rsidRPr="00220C73">
        <w:rPr>
          <w:rFonts w:ascii="Helvetica" w:hAnsi="Helvetica" w:cs="Helvetica"/>
          <w:sz w:val="24"/>
          <w:szCs w:val="24"/>
        </w:rPr>
        <w:t>: The National Childhood Development Survey: Youth Transitions in Education and Employment</w:t>
      </w:r>
      <w:bookmarkEnd w:id="31"/>
    </w:p>
    <w:p w14:paraId="393C303E" w14:textId="44DE8F71" w:rsidR="00216D9E" w:rsidRPr="00220C73" w:rsidRDefault="00351C49" w:rsidP="00351C49">
      <w:pPr>
        <w:pStyle w:val="Heading2"/>
        <w:rPr>
          <w:rFonts w:ascii="Helvetica" w:hAnsi="Helvetica" w:cs="Helvetica"/>
          <w:sz w:val="24"/>
          <w:szCs w:val="24"/>
        </w:rPr>
      </w:pPr>
      <w:bookmarkStart w:id="32" w:name="_Toc131406644"/>
      <w:r w:rsidRPr="00220C73">
        <w:rPr>
          <w:rFonts w:ascii="Helvetica" w:hAnsi="Helvetica" w:cs="Helvetica"/>
          <w:sz w:val="24"/>
          <w:szCs w:val="24"/>
        </w:rPr>
        <w:t xml:space="preserve">Introduction to </w:t>
      </w:r>
      <w:r w:rsidR="00203676" w:rsidRPr="00220C73">
        <w:rPr>
          <w:rFonts w:ascii="Helvetica" w:hAnsi="Helvetica" w:cs="Helvetica"/>
          <w:sz w:val="24"/>
          <w:szCs w:val="24"/>
        </w:rPr>
        <w:t>Chapter</w:t>
      </w:r>
      <w:r w:rsidRPr="00220C73">
        <w:rPr>
          <w:rFonts w:ascii="Helvetica" w:hAnsi="Helvetica" w:cs="Helvetica"/>
          <w:sz w:val="24"/>
          <w:szCs w:val="24"/>
        </w:rPr>
        <w:t xml:space="preserve"> </w:t>
      </w:r>
      <w:r w:rsidR="00600D07" w:rsidRPr="00220C73">
        <w:rPr>
          <w:rFonts w:ascii="Helvetica" w:hAnsi="Helvetica" w:cs="Helvetica"/>
          <w:sz w:val="24"/>
          <w:szCs w:val="24"/>
        </w:rPr>
        <w:t>One</w:t>
      </w:r>
      <w:bookmarkEnd w:id="32"/>
    </w:p>
    <w:p w14:paraId="070BAFD9" w14:textId="7F80BCE6" w:rsidR="00DA694D" w:rsidRPr="00220C73" w:rsidRDefault="00DA694D" w:rsidP="00DA694D">
      <w:pPr>
        <w:rPr>
          <w:rFonts w:ascii="Helvetica" w:hAnsi="Helvetica" w:cs="Helvetica"/>
          <w:sz w:val="24"/>
          <w:szCs w:val="24"/>
        </w:rPr>
      </w:pPr>
      <w:r w:rsidRPr="00220C73">
        <w:rPr>
          <w:rFonts w:ascii="Helvetica" w:hAnsi="Helvetica" w:cs="Helvetica"/>
          <w:sz w:val="24"/>
          <w:szCs w:val="24"/>
        </w:rPr>
        <w:t xml:space="preserve">The overarching concern that motivates this thesis is the theoretical understanding of historical changes in young </w:t>
      </w:r>
      <w:r w:rsidR="0058319A" w:rsidRPr="00220C73">
        <w:rPr>
          <w:rFonts w:ascii="Helvetica" w:hAnsi="Helvetica" w:cs="Helvetica"/>
          <w:sz w:val="24"/>
          <w:szCs w:val="24"/>
        </w:rPr>
        <w:t>people’s</w:t>
      </w:r>
      <w:r w:rsidRPr="00220C73">
        <w:rPr>
          <w:rFonts w:ascii="Helvetica" w:hAnsi="Helvetica" w:cs="Helvetica"/>
          <w:sz w:val="24"/>
          <w:szCs w:val="24"/>
        </w:rPr>
        <w:t xml:space="preserve"> lives. To accomplish this, advanced and detailed understandings of youth transitions must be conducted. The first part of this thesis seeks to explore these youth transitions within the timeframe of the NCDS – from 1958 to 1981</w:t>
      </w:r>
      <w:r w:rsidR="003628AC" w:rsidRPr="00220C73">
        <w:rPr>
          <w:rFonts w:ascii="Helvetica" w:hAnsi="Helvetica" w:cs="Helvetica"/>
          <w:sz w:val="24"/>
          <w:szCs w:val="24"/>
        </w:rPr>
        <w:t xml:space="preserve"> – </w:t>
      </w:r>
      <w:r w:rsidR="0058319A" w:rsidRPr="00220C73">
        <w:rPr>
          <w:rFonts w:ascii="Helvetica" w:hAnsi="Helvetica" w:cs="Helvetica"/>
          <w:sz w:val="24"/>
          <w:szCs w:val="24"/>
        </w:rPr>
        <w:t>to</w:t>
      </w:r>
      <w:r w:rsidR="003628AC" w:rsidRPr="00220C73">
        <w:rPr>
          <w:rFonts w:ascii="Helvetica" w:hAnsi="Helvetica" w:cs="Helvetica"/>
          <w:sz w:val="24"/>
          <w:szCs w:val="24"/>
        </w:rPr>
        <w:t xml:space="preserve"> establish patterns of social inequality within this cohort as well as to establish a comparative base for other cohorts to understand the changing nature of social processes that underpin youth transitions within the </w:t>
      </w:r>
      <w:r w:rsidR="0058319A" w:rsidRPr="00220C73">
        <w:rPr>
          <w:rFonts w:ascii="Helvetica" w:hAnsi="Helvetica" w:cs="Helvetica"/>
          <w:sz w:val="24"/>
          <w:szCs w:val="24"/>
        </w:rPr>
        <w:t>life course</w:t>
      </w:r>
      <w:r w:rsidR="003628AC" w:rsidRPr="00220C73">
        <w:rPr>
          <w:rFonts w:ascii="Helvetica" w:hAnsi="Helvetica" w:cs="Helvetica"/>
          <w:sz w:val="24"/>
          <w:szCs w:val="24"/>
        </w:rPr>
        <w:t xml:space="preserve">. </w:t>
      </w:r>
    </w:p>
    <w:p w14:paraId="54E2FF3D" w14:textId="2A310A9A" w:rsidR="003628AC" w:rsidRPr="00220C73" w:rsidRDefault="003628AC" w:rsidP="00DA694D">
      <w:pPr>
        <w:rPr>
          <w:rFonts w:ascii="Helvetica" w:hAnsi="Helvetica" w:cs="Helvetica"/>
          <w:sz w:val="24"/>
          <w:szCs w:val="24"/>
        </w:rPr>
      </w:pPr>
      <w:r w:rsidRPr="00220C73">
        <w:rPr>
          <w:rFonts w:ascii="Helvetica" w:hAnsi="Helvetica" w:cs="Helvetica"/>
          <w:sz w:val="24"/>
          <w:szCs w:val="24"/>
        </w:rPr>
        <w:t>At the time of the NCDS cohort, young people were expected to be in full time education until the age of 16. At this age, individuals were typically expected to sit some form of examination</w:t>
      </w:r>
      <w:r w:rsidR="0095687E" w:rsidRPr="00220C73">
        <w:rPr>
          <w:rFonts w:ascii="Helvetica" w:hAnsi="Helvetica" w:cs="Helvetica"/>
          <w:sz w:val="24"/>
          <w:szCs w:val="24"/>
        </w:rPr>
        <w:t>.</w:t>
      </w:r>
      <w:r w:rsidRPr="00220C73">
        <w:rPr>
          <w:rFonts w:ascii="Helvetica" w:hAnsi="Helvetica" w:cs="Helvetica"/>
          <w:sz w:val="24"/>
          <w:szCs w:val="24"/>
        </w:rPr>
        <w:t xml:space="preserve"> </w:t>
      </w:r>
      <w:r w:rsidR="0095687E" w:rsidRPr="00220C73">
        <w:rPr>
          <w:rFonts w:ascii="Helvetica" w:hAnsi="Helvetica" w:cs="Helvetica"/>
          <w:sz w:val="24"/>
          <w:szCs w:val="24"/>
        </w:rPr>
        <w:t>M</w:t>
      </w:r>
      <w:r w:rsidRPr="00220C73">
        <w:rPr>
          <w:rFonts w:ascii="Helvetica" w:hAnsi="Helvetica" w:cs="Helvetica"/>
          <w:sz w:val="24"/>
          <w:szCs w:val="24"/>
        </w:rPr>
        <w:t xml:space="preserve">ost common for this time was the O-level or Ordinary level. After this period of examination and the end of mandatory schooling individuals are open to a level of choice in what and </w:t>
      </w:r>
      <w:r w:rsidR="0058319A" w:rsidRPr="00220C73">
        <w:rPr>
          <w:rFonts w:ascii="Helvetica" w:hAnsi="Helvetica" w:cs="Helvetica"/>
          <w:sz w:val="24"/>
          <w:szCs w:val="24"/>
        </w:rPr>
        <w:t>where</w:t>
      </w:r>
      <w:r w:rsidRPr="00220C73">
        <w:rPr>
          <w:rFonts w:ascii="Helvetica" w:hAnsi="Helvetica" w:cs="Helvetica"/>
          <w:sz w:val="24"/>
          <w:szCs w:val="24"/>
        </w:rPr>
        <w:t xml:space="preserve"> they wish to take their lives next. Some choose to stay within education and attend a sixth-form college and go on to a university, others went straight into full-time employment, </w:t>
      </w:r>
      <w:r w:rsidR="0095687E" w:rsidRPr="00220C73">
        <w:rPr>
          <w:rFonts w:ascii="Helvetica" w:hAnsi="Helvetica" w:cs="Helvetica"/>
          <w:sz w:val="24"/>
          <w:szCs w:val="24"/>
        </w:rPr>
        <w:t xml:space="preserve">others went to training, </w:t>
      </w:r>
      <w:r w:rsidRPr="00220C73">
        <w:rPr>
          <w:rFonts w:ascii="Helvetica" w:hAnsi="Helvetica" w:cs="Helvetica"/>
          <w:sz w:val="24"/>
          <w:szCs w:val="24"/>
        </w:rPr>
        <w:t xml:space="preserve">and some experienced forms of unemployment. </w:t>
      </w:r>
    </w:p>
    <w:p w14:paraId="0E958D53" w14:textId="130A0A9A" w:rsidR="003628AC" w:rsidRPr="00220C73" w:rsidRDefault="00203676" w:rsidP="00DA694D">
      <w:pPr>
        <w:rPr>
          <w:rFonts w:ascii="Helvetica" w:hAnsi="Helvetica" w:cs="Helvetica"/>
          <w:sz w:val="24"/>
          <w:szCs w:val="24"/>
        </w:rPr>
      </w:pPr>
      <w:r w:rsidRPr="00220C73">
        <w:rPr>
          <w:rFonts w:ascii="Helvetica" w:hAnsi="Helvetica" w:cs="Helvetica"/>
          <w:sz w:val="24"/>
          <w:szCs w:val="24"/>
        </w:rPr>
        <w:t>Firstly, there is an examination of</w:t>
      </w:r>
      <w:commentRangeStart w:id="33"/>
      <w:r w:rsidR="003628AC" w:rsidRPr="00220C73">
        <w:rPr>
          <w:rFonts w:ascii="Helvetica" w:hAnsi="Helvetica" w:cs="Helvetica"/>
          <w:sz w:val="24"/>
          <w:szCs w:val="24"/>
        </w:rPr>
        <w:t xml:space="preserve"> the pathway decision at the end of mandatory schooling. It provides detail into the temporal context that the NCDS cohort faced </w:t>
      </w:r>
      <w:r w:rsidRPr="00220C73">
        <w:rPr>
          <w:rFonts w:ascii="Helvetica" w:hAnsi="Helvetica" w:cs="Helvetica"/>
          <w:sz w:val="24"/>
          <w:szCs w:val="24"/>
        </w:rPr>
        <w:t>and</w:t>
      </w:r>
      <w:r w:rsidR="003628AC" w:rsidRPr="00220C73">
        <w:rPr>
          <w:rFonts w:ascii="Helvetica" w:hAnsi="Helvetica" w:cs="Helvetica"/>
          <w:sz w:val="24"/>
          <w:szCs w:val="24"/>
        </w:rPr>
        <w:t xml:space="preserve"> provides a level of descriptive detail into the level of educational attainment that these individuals achieved prior to transitioning out of their mandatory schooling period. </w:t>
      </w:r>
    </w:p>
    <w:p w14:paraId="0F5CC153" w14:textId="1DF62EEB" w:rsidR="003628AC" w:rsidRPr="00220C73" w:rsidRDefault="00203676" w:rsidP="00DA694D">
      <w:pPr>
        <w:rPr>
          <w:rFonts w:ascii="Helvetica" w:hAnsi="Helvetica" w:cs="Helvetica"/>
          <w:sz w:val="24"/>
          <w:szCs w:val="24"/>
        </w:rPr>
      </w:pPr>
      <w:r w:rsidRPr="00220C73">
        <w:rPr>
          <w:rFonts w:ascii="Helvetica" w:hAnsi="Helvetica" w:cs="Helvetica"/>
          <w:sz w:val="24"/>
          <w:szCs w:val="24"/>
        </w:rPr>
        <w:t>Secondly, there is an examination of</w:t>
      </w:r>
      <w:r w:rsidR="003628AC" w:rsidRPr="00220C73">
        <w:rPr>
          <w:rFonts w:ascii="Helvetica" w:hAnsi="Helvetica" w:cs="Helvetica"/>
          <w:sz w:val="24"/>
          <w:szCs w:val="24"/>
        </w:rPr>
        <w:t xml:space="preserve"> the role of parental socio-economic background in pathways after mandatory schooling using the NCDS. A key part of this </w:t>
      </w:r>
      <w:r w:rsidRPr="00220C73">
        <w:rPr>
          <w:rFonts w:ascii="Helvetica" w:hAnsi="Helvetica" w:cs="Helvetica"/>
          <w:sz w:val="24"/>
          <w:szCs w:val="24"/>
        </w:rPr>
        <w:t>section</w:t>
      </w:r>
      <w:r w:rsidR="003628AC" w:rsidRPr="00220C73">
        <w:rPr>
          <w:rFonts w:ascii="Helvetica" w:hAnsi="Helvetica" w:cs="Helvetica"/>
          <w:sz w:val="24"/>
          <w:szCs w:val="24"/>
        </w:rPr>
        <w:t xml:space="preserve"> involves a sensitivity analysis of socio-economic background variables that include social class schema and social stratification scales. Sensitivity analysis is employed to check the robustness of results against alternative measures. </w:t>
      </w:r>
    </w:p>
    <w:p w14:paraId="6FE4E1B9" w14:textId="2442086A" w:rsidR="003D4E94" w:rsidRPr="00220C73" w:rsidRDefault="00203676" w:rsidP="00DA694D">
      <w:pPr>
        <w:rPr>
          <w:rFonts w:ascii="Helvetica" w:hAnsi="Helvetica" w:cs="Helvetica"/>
          <w:sz w:val="24"/>
          <w:szCs w:val="24"/>
        </w:rPr>
      </w:pPr>
      <w:r w:rsidRPr="00220C73">
        <w:rPr>
          <w:rFonts w:ascii="Helvetica" w:hAnsi="Helvetica" w:cs="Helvetica"/>
          <w:sz w:val="24"/>
          <w:szCs w:val="24"/>
        </w:rPr>
        <w:t>Finally, there is an investigation of</w:t>
      </w:r>
      <w:r w:rsidR="003D4E94" w:rsidRPr="00220C73">
        <w:rPr>
          <w:rFonts w:ascii="Helvetica" w:hAnsi="Helvetica" w:cs="Helvetica"/>
          <w:sz w:val="24"/>
          <w:szCs w:val="24"/>
        </w:rPr>
        <w:t xml:space="preserve"> the role of missing data. This involves the use of various statistical tools such as multiple imputation </w:t>
      </w:r>
      <w:r w:rsidRPr="00220C73">
        <w:rPr>
          <w:rFonts w:ascii="Helvetica" w:hAnsi="Helvetica" w:cs="Helvetica"/>
          <w:sz w:val="24"/>
          <w:szCs w:val="24"/>
        </w:rPr>
        <w:t>to</w:t>
      </w:r>
      <w:r w:rsidR="003D4E94" w:rsidRPr="00220C73">
        <w:rPr>
          <w:rFonts w:ascii="Helvetica" w:hAnsi="Helvetica" w:cs="Helvetica"/>
          <w:sz w:val="24"/>
          <w:szCs w:val="24"/>
        </w:rPr>
        <w:t xml:space="preserve"> understand if the level of missingness in previous chapters has a marked impact upon the statistical results and overall conclusions. </w:t>
      </w:r>
    </w:p>
    <w:p w14:paraId="2603237B" w14:textId="77777777" w:rsidR="00C770F4" w:rsidRPr="00220C73" w:rsidRDefault="00C770F4">
      <w:pPr>
        <w:rPr>
          <w:rFonts w:ascii="Helvetica" w:eastAsiaTheme="majorEastAsia" w:hAnsi="Helvetica" w:cs="Helvetica"/>
          <w:color w:val="2F5496" w:themeColor="accent1" w:themeShade="BF"/>
          <w:sz w:val="24"/>
          <w:szCs w:val="24"/>
        </w:rPr>
      </w:pPr>
      <w:r w:rsidRPr="00220C73">
        <w:rPr>
          <w:rFonts w:ascii="Helvetica" w:hAnsi="Helvetica" w:cs="Helvetica"/>
          <w:sz w:val="24"/>
          <w:szCs w:val="24"/>
        </w:rPr>
        <w:br w:type="page"/>
      </w:r>
      <w:commentRangeEnd w:id="33"/>
      <w:r w:rsidRPr="00220C73">
        <w:rPr>
          <w:rStyle w:val="CommentReference"/>
          <w:rFonts w:ascii="Helvetica" w:hAnsi="Helvetica" w:cs="Helvetica"/>
          <w:sz w:val="24"/>
          <w:szCs w:val="24"/>
        </w:rPr>
        <w:commentReference w:id="33"/>
      </w:r>
    </w:p>
    <w:p w14:paraId="47A32347" w14:textId="3FE06C67" w:rsidR="00203676" w:rsidRPr="00220C73" w:rsidRDefault="00203676" w:rsidP="00203676">
      <w:pPr>
        <w:pStyle w:val="Heading2"/>
        <w:rPr>
          <w:rFonts w:ascii="Helvetica" w:hAnsi="Helvetica" w:cs="Helvetica"/>
          <w:sz w:val="24"/>
          <w:szCs w:val="24"/>
        </w:rPr>
      </w:pPr>
      <w:bookmarkStart w:id="34" w:name="_Toc131406645"/>
      <w:r w:rsidRPr="00220C73">
        <w:rPr>
          <w:rFonts w:ascii="Helvetica" w:hAnsi="Helvetica" w:cs="Helvetica"/>
          <w:sz w:val="24"/>
          <w:szCs w:val="24"/>
        </w:rPr>
        <w:lastRenderedPageBreak/>
        <w:t xml:space="preserve">Literature Review: </w:t>
      </w:r>
      <w:r w:rsidRPr="00220C73">
        <w:rPr>
          <w:rFonts w:ascii="Helvetica" w:hAnsi="Helvetica" w:cs="Helvetica"/>
          <w:sz w:val="24"/>
          <w:szCs w:val="24"/>
        </w:rPr>
        <w:t>NCDS Timeframe and Context</w:t>
      </w:r>
      <w:bookmarkEnd w:id="34"/>
    </w:p>
    <w:p w14:paraId="588D4617" w14:textId="77777777" w:rsidR="00203676" w:rsidRPr="00220C73" w:rsidRDefault="00203676" w:rsidP="00203676">
      <w:pPr>
        <w:rPr>
          <w:rFonts w:ascii="Helvetica" w:hAnsi="Helvetica" w:cs="Helvetica"/>
          <w:sz w:val="24"/>
          <w:szCs w:val="24"/>
        </w:rPr>
      </w:pPr>
      <w:r w:rsidRPr="00220C73">
        <w:rPr>
          <w:rFonts w:ascii="Helvetica" w:hAnsi="Helvetica" w:cs="Helvetica"/>
          <w:sz w:val="24"/>
          <w:szCs w:val="24"/>
        </w:rPr>
        <w:t xml:space="preserve">The NCDS cohort existed in a time of changing educational systems and labour market influences. The NCDS cohort were the first in the country to experience the rise of mandatory schooling to 16. They were also some of the first to experience a UK economy that had a declining interest in manufacturing and a shift to the services sector. A cohort that experienced the passing of laws protecting the rights of ethnic minorities and women in education and the workplace amongst many other changes. The following literature details the given situation that individuals faced within the NCDS timeframe and provides context for further investigation in this thesis. </w:t>
      </w:r>
    </w:p>
    <w:p w14:paraId="3EC6BE64" w14:textId="77777777" w:rsidR="00203676" w:rsidRPr="00220C73" w:rsidRDefault="00203676" w:rsidP="00203676">
      <w:pPr>
        <w:pStyle w:val="Heading3"/>
        <w:rPr>
          <w:rFonts w:ascii="Helvetica" w:hAnsi="Helvetica" w:cs="Helvetica"/>
        </w:rPr>
      </w:pPr>
      <w:bookmarkStart w:id="35" w:name="_Toc131406646"/>
      <w:r w:rsidRPr="00220C73">
        <w:rPr>
          <w:rFonts w:ascii="Helvetica" w:hAnsi="Helvetica" w:cs="Helvetica"/>
        </w:rPr>
        <w:t>Education and Vocation</w:t>
      </w:r>
      <w:bookmarkEnd w:id="35"/>
    </w:p>
    <w:p w14:paraId="6982DA97" w14:textId="77777777" w:rsidR="00203676" w:rsidRPr="00220C73" w:rsidRDefault="00203676" w:rsidP="00203676">
      <w:pPr>
        <w:rPr>
          <w:rFonts w:ascii="Helvetica" w:hAnsi="Helvetica" w:cs="Helvetica"/>
          <w:sz w:val="24"/>
          <w:szCs w:val="24"/>
        </w:rPr>
      </w:pPr>
      <w:r w:rsidRPr="00220C73">
        <w:rPr>
          <w:rFonts w:ascii="Helvetica" w:hAnsi="Helvetica" w:cs="Helvetica"/>
          <w:sz w:val="24"/>
          <w:szCs w:val="24"/>
        </w:rPr>
        <w:t xml:space="preserve">In terms of apprenticeships and training, when the NCDS cohort were 16 years old 40 per cent of male employees were apprenticed compared with only 8 per cent of females. But by age 23 virtually all individuals had left their apprenticeships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{"citationID":"z8z0Cfuq","properties":{"formattedCitation":"(Blanchflower and Lynch, 1992)","plainCitation":"(Blanchflower and Lynch, 1992)","dontUpdate":true,"noteIndex":0},"citationItems":[{"id":6425,"uris":["http://zotero.org/users/8741181/items/8XBJDFTI"],"itemData":{"id":6425,"type":"report","event-place":"Cambridge, MA","language":"en","note":"DOI: 10.3386/w4037","number":"w4037","page":"w4037","publisher":"National Bureau of Economic Research","publisher-place":"Cambridge, MA","source":"DOI.org (Crossref)","title":"Training at Work: A Comparison of U.S. and British Youths","title-short":"Training at Work","URL":"http://www.nber.org/papers/w4037.pdf","author":[{"family":"Blanchflower","given":"David"},{"family":"Lynch","given":"Lisa"}],"accessed":{"date-parts":[["2022",9,29]]},"issued":{"date-parts":[["1992",3]]}}}],"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(Blanchflower and Lynch, 1992: 240)</w:t>
      </w:r>
      <w:r w:rsidRPr="00220C73">
        <w:rPr>
          <w:rFonts w:ascii="Helvetica" w:hAnsi="Helvetica" w:cs="Helvetica"/>
          <w:sz w:val="24"/>
          <w:szCs w:val="24"/>
        </w:rPr>
        <w:fldChar w:fldCharType="end"/>
      </w:r>
      <w:r w:rsidRPr="00220C73">
        <w:rPr>
          <w:rFonts w:ascii="Helvetica" w:hAnsi="Helvetica" w:cs="Helvetica"/>
          <w:sz w:val="24"/>
          <w:szCs w:val="24"/>
        </w:rPr>
        <w:t xml:space="preserve">. For those that completed an apprenticeship, earnings were 5 per cent higher in a model that also included a set of highest qualification dummy variables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{"citationID":"wbqshptL","properties":{"formattedCitation":"(Blanchflower and Lynch, 1992)","plainCitation":"(Blanchflower and Lynch, 1992)","dontUpdate":true,"noteIndex":0},"citationItems":[{"id":6425,"uris":["http://zotero.org/users/8741181/items/8XBJDFTI"],"itemData":{"id":6425,"type":"report","event-place":"Cambridge, MA","language":"en","note":"DOI: 10.3386/w4037","number":"w4037","page":"w4037","publisher":"National Bureau of Economic Research","publisher-place":"Cambridge, MA","source":"DOI.org (Crossref)","title":"Training at Work: A Comparison of U.S. and British Youths","title-short":"Training at Work","URL":"http://www.nber.org/papers/w4037.pdf","author":[{"family":"Blanchflower","given":"David"},{"family":"Lynch","given":"Lisa"}],"accessed":{"date-parts":[["2022",9,29]]},"issued":{"date-parts":[["1992",3]]}}}],"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(Blanchflower and Lynch, 1992 :247)</w:t>
      </w:r>
      <w:r w:rsidRPr="00220C73">
        <w:rPr>
          <w:rFonts w:ascii="Helvetica" w:hAnsi="Helvetica" w:cs="Helvetica"/>
          <w:sz w:val="24"/>
          <w:szCs w:val="24"/>
        </w:rPr>
        <w:fldChar w:fldCharType="end"/>
      </w:r>
      <w:r w:rsidRPr="00220C73">
        <w:rPr>
          <w:rFonts w:ascii="Helvetica" w:hAnsi="Helvetica" w:cs="Helvetica"/>
          <w:sz w:val="24"/>
          <w:szCs w:val="24"/>
        </w:rPr>
        <w:t xml:space="preserve">. Within the NCDS cohort training is found to lead to full-time employment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{"citationID":"s1KKFhnX","properties":{"formattedCitation":"(Schoon {\\i{}et al.}, 2001)","plainCitation":"(Schoon et al., 2001)","noteIndex":0},"citationItems":[{"id":633,"uris":["http://zotero.org/users/8741181/items/M6686UCP"],"itemData":{"id":633,"type":"article-journal","container-title":"YOUNG","DOI":"10.1177/110330880100900102","ISSN":"1103-3088,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 xml:space="preserve">(Schoon </w:t>
      </w:r>
      <w:r w:rsidRPr="00220C73">
        <w:rPr>
          <w:rFonts w:ascii="Helvetica" w:hAnsi="Helvetica" w:cs="Helvetica"/>
          <w:i/>
          <w:iCs/>
          <w:sz w:val="24"/>
          <w:szCs w:val="24"/>
        </w:rPr>
        <w:t>et al.</w:t>
      </w:r>
      <w:r w:rsidRPr="00220C73">
        <w:rPr>
          <w:rFonts w:ascii="Helvetica" w:hAnsi="Helvetica" w:cs="Helvetica"/>
          <w:sz w:val="24"/>
          <w:szCs w:val="24"/>
        </w:rPr>
        <w:t>, 2001)</w:t>
      </w:r>
      <w:r w:rsidRPr="00220C73">
        <w:rPr>
          <w:rFonts w:ascii="Helvetica" w:hAnsi="Helvetica" w:cs="Helvetica"/>
          <w:sz w:val="24"/>
          <w:szCs w:val="24"/>
        </w:rPr>
        <w:fldChar w:fldCharType="end"/>
      </w:r>
      <w:r w:rsidRPr="00220C73">
        <w:rPr>
          <w:rFonts w:ascii="Helvetica" w:hAnsi="Helvetica" w:cs="Helvetica"/>
          <w:sz w:val="24"/>
          <w:szCs w:val="24"/>
        </w:rPr>
        <w:t xml:space="preserve"> a phenomena that has broken down post-NCDS. </w:t>
      </w:r>
    </w:p>
    <w:p w14:paraId="5C08D202" w14:textId="77777777" w:rsidR="00203676" w:rsidRPr="00220C73" w:rsidRDefault="00203676" w:rsidP="00203676">
      <w:pPr>
        <w:rPr>
          <w:rFonts w:ascii="Helvetica" w:hAnsi="Helvetica" w:cs="Helvetica"/>
          <w:sz w:val="24"/>
          <w:szCs w:val="24"/>
        </w:rPr>
      </w:pP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{"citationID":"YeSlswaM","properties":{"formattedCitation":"(Brunello and Rocco, 2017)","plainCitation":"(Brunello and Rocco, 2017)","dontUpdate":true,"noteIndex":0},"citationItems":[{"id":6432,"uris":["http://zotero.org/users/8741181/items/67F2GS9W"],"itemData":{"id":6432,"type":"article-journal","container-title":"Journal of Human Capital","DOI":"10.1086/690234","ISSN":"1932-8575, 1932-8664","issue":"1","journalAbbreviation":"Journal of Human Capital","language":"en","page":"106-166","source":"DOI.org (Crossref)","title":"The Labor Market Effects of Academic and Vocational Education over the Life Cycle: Evidence Based on a British Cohort","title-short":"The Labor Market Effects of Academic and Vocational Education over the Life Cycle","volume":"11","author":[{"family":"Brunello","given":"Giorgio"},{"family":"Rocco","given":"Lorenzo"}],"issued":{"date-parts":[["2017",3]]}}}],"schema":"https://github.com/citation-style-language/schema/raw/master/csl-citation.json"}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(Brunello and Rocco, 2017 :106)</w:t>
      </w:r>
      <w:r w:rsidRPr="00220C73">
        <w:rPr>
          <w:rFonts w:ascii="Helvetica" w:hAnsi="Helvetica" w:cs="Helvetica"/>
          <w:sz w:val="24"/>
          <w:szCs w:val="24"/>
        </w:rPr>
        <w:fldChar w:fldCharType="end"/>
      </w:r>
      <w:r w:rsidRPr="00220C73">
        <w:rPr>
          <w:rFonts w:ascii="Helvetica" w:hAnsi="Helvetica" w:cs="Helvetica"/>
          <w:sz w:val="24"/>
          <w:szCs w:val="24"/>
        </w:rPr>
        <w:t xml:space="preserve"> explore the potential disparity between vocational versus academic education and find that there is evidence of a trade-off, but only for real wages and only for the group with lower vocational education. Accordingly, the initial advantage given by vocational education decreases with age and turns into a disadvantage for both the individual and the aggregate economy. Further studies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{"citationID":"3Wa9KwVj","properties":{"formattedCitation":"(Dearden {\\i{}et al.}, 2002)","plainCitation":"(Dearden et al., 2002)","noteIndex":0},"citationItems":[{"id":1400,"uris":["http://zotero.org/users/8741181/items/52HIM9YS"],"itemData":{"id":1400,"type":"article-journal","container-title":"Bulletin of Economic Research","issue":"3","title":"The Returns to Academic and Vocational Qualifications in Britain.pdf","volume":"53","author":[{"family":"Dearden","given":"Lorraine"},{"family":"McIntosh","given":"Steven"},{"family":"Myck","given":"Michal"},{"family":"Vignoles","given":"Anna"}],"issued":{"date-parts":[["2002"]]}}}],"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 xml:space="preserve">(Dearden </w:t>
      </w:r>
      <w:r w:rsidRPr="00220C73">
        <w:rPr>
          <w:rFonts w:ascii="Helvetica" w:hAnsi="Helvetica" w:cs="Helvetica"/>
          <w:i/>
          <w:iCs/>
          <w:sz w:val="24"/>
          <w:szCs w:val="24"/>
        </w:rPr>
        <w:t>et al.</w:t>
      </w:r>
      <w:r w:rsidRPr="00220C73">
        <w:rPr>
          <w:rFonts w:ascii="Helvetica" w:hAnsi="Helvetica" w:cs="Helvetica"/>
          <w:sz w:val="24"/>
          <w:szCs w:val="24"/>
        </w:rPr>
        <w:t>, 2002)</w:t>
      </w:r>
      <w:r w:rsidRPr="00220C73">
        <w:rPr>
          <w:rFonts w:ascii="Helvetica" w:hAnsi="Helvetica" w:cs="Helvetica"/>
          <w:sz w:val="24"/>
          <w:szCs w:val="24"/>
        </w:rPr>
        <w:fldChar w:fldCharType="end"/>
      </w:r>
      <w:r w:rsidRPr="00220C73">
        <w:rPr>
          <w:rFonts w:ascii="Helvetica" w:hAnsi="Helvetica" w:cs="Helvetica"/>
          <w:sz w:val="24"/>
          <w:szCs w:val="24"/>
        </w:rPr>
        <w:t xml:space="preserve"> have suggested that the wage premia gap is reduced between academic and vocational qualifications when the amount of time taken to acquire these qualifications is taken into account. </w:t>
      </w:r>
    </w:p>
    <w:p w14:paraId="596D79EE" w14:textId="77777777" w:rsidR="00203676" w:rsidRPr="00220C73" w:rsidRDefault="00203676" w:rsidP="00203676">
      <w:pPr>
        <w:rPr>
          <w:rFonts w:ascii="Helvetica" w:hAnsi="Helvetica" w:cs="Helvetica"/>
          <w:sz w:val="24"/>
          <w:szCs w:val="24"/>
          <w:lang w:val="nl-NL"/>
        </w:rPr>
      </w:pPr>
      <w:r w:rsidRPr="00220C73">
        <w:rPr>
          <w:rFonts w:ascii="Helvetica" w:hAnsi="Helvetica" w:cs="Helvetica"/>
          <w:sz w:val="24"/>
          <w:szCs w:val="24"/>
        </w:rPr>
        <w:t xml:space="preserve">Low levels of qualifications and educational attainment are related to higher propensities toward unemployment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{"citationID":"wU7ddqFZ","properties":{"formattedCitation":"(Bynner and Parsons, 2000)","plainCitation":"(Bynner and Parsons, 2000)","dontUpdate":true,"noteIndex":0},"citationItems":[{"id":657,"uris":["http://zotero.org/users/8741181/items/VY83K6VI"],"itemData":{"id":657,"type":"article-journal","abstract":"Inglehart’s postulated value shift towards ‘post-materialism’ across the generations and social exclusion theorists’ such as Collins’ forecasts of a growing underclass predict two apparently contradictory outcomes in relation to belief in the ‘Protestant Work Ethic’ (PWE). In earlier cohorts commitment to employment was strongest in the least educated and among the unemployed. In more recent cohorts, the most educated and the least educated young people are likely to share in common a tendency to reject the PWE more than those in the middle educational range, producing a ‘U-shaped’ relationship. This paper uses data collected in two longitudinal birth cohort studies—the National Child Development Study (1958 birth cohort) at age 33 and the 1970 British Cohort Study (1970 birth cohort) at age 26 to investigate the possibility of such a value shift. Using a measure of ‘employment commitment’ derived from Furnham’s measure of PWE, multivariate analysis of the survey data supports the hypothesized U-shaped relationship between the PWE and quali cation level in the younger cohort, especially among young women. Young women in the more recent cohort also show overall stronger commitment to the PWE.","container-title":"Journal of Youth Studies","DOI":"10.1080/713684379","ISSN":"1367-6261, 1469-9680","issue":"3","journalAbbreviation":"Journal of Youth Studies","language":"en","page":"237-249","source":"DOI.org (Crossref)","title":"Marginalization and Value Shifts under the Changing Economic Circumstances Surrounding the Transition to Work: A Comparison of Cohorts Born in 1958 and 1970","title-short":"Marginalization and Value Shifts under the Changing Economic Circumstances Surrounding the Transition to Work","volume":"3","author":[{"family":"Bynner","given":"John"},{"family":"Parsons","given":"Samantha"}],"issued":{"date-parts":[["2000",9]]}}}],"schema":"https://github.com/citation-style-language/schema/raw/master/csl-citation.json"}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(Bynner and Parsons, 2000 :246)</w:t>
      </w:r>
      <w:r w:rsidRPr="00220C73">
        <w:rPr>
          <w:rFonts w:ascii="Helvetica" w:hAnsi="Helvetica" w:cs="Helvetica"/>
          <w:sz w:val="24"/>
          <w:szCs w:val="24"/>
        </w:rPr>
        <w:fldChar w:fldCharType="end"/>
      </w:r>
      <w:r w:rsidRPr="00220C73">
        <w:rPr>
          <w:rFonts w:ascii="Helvetica" w:hAnsi="Helvetica" w:cs="Helvetica"/>
          <w:sz w:val="24"/>
          <w:szCs w:val="24"/>
        </w:rPr>
        <w:t xml:space="preserve">. Those that are unemployed also appear to hold the lowest levels of employment commitment – this is something that has worsened from the NCDS cohort to later birth cohorts (ibid). Unemployment is found within the NCDS cohort to have a scarring effect on potential earnings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{"citationID":"OSgU4jdz","properties":{"formattedCitation":"(Gregg, 2001; Bynner, 2012; Schoon, 2020)","plainCitation":"(Gregg, 2001; Bynner, 2012; Schoon, 2020)","noteIndex":0},"citationItems":[{"id":6469,"uris":["http://zotero.org/users/8741181/items/PIUC686K"],"itemData":{"id":6469,"type":"article-journal","container-title":"The Economic Journal","DOI":"10.1111/1468-0297.00666","ISSN":"0013-0133, 1468-0297","issue":"475","language":"en","page":"F626-F653","source":"DOI.org (Crossref)","title":"The Impact of Youth Unemployment on Adult Unemployment in the NCDS","volume":"111","author":[{"family":"Gregg","given":"Paul"}],"issued":{"date-parts":[["2001",11,1]]}}},{"id":6459,"uris":["http://zotero.org/users/8741181/items/27RWT2Y8"],"itemData":{"id":6459,"type":"article-journal","container-title":"British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Neet","volume":"60","author":[{"family":"Bynner","given":"John"}],"issued":{"date-parts":[["2012",3]]}}},{"id":6436,"uris":["http://zotero.org/users/8741181/items/D28UIUXF"],"itemData":{"id":6436,"type":"article-journal","abstract":"This article reviews the evidence on young people in the UK making the transition from school to work in a changing socioeconomic climate. The review draws largely on evidence from national representative panels and follows the lives of different age cohorts. I show that there has been a trend toward increasingly uncertain and precarious employment opportunities for young people since the 1970s, as well as persisting inequalities in educational and occupational attainment. The joint role of social structure and human agency in shaping youth transitions is discussed. I argue that current UK policies have forgotten about half of the population of young people who do not go to university, by not providing viable pathways and leaving more and more young people excluded from good jobs and employment prospects. Recommendations are made for policies aimed at supporting the vulnerable and at provision of career options for those not engaged in higher education.","container-title":"The ANNALS of the American Academy of Political and Social Science","DOI":"10.1177/0002716220905569","ISSN":"0002-7162, 1552-3349","issue":"1","journalAbbreviation":"The ANNALS of the American Academy of Political and Social Science","language":"en","page":"77-92","source":"DOI.org (Crossref)","title":"Navigating an Uncertain Labor Market in the UK: The Role of Structure and Agency in the Transition from School to Work","title-short":"Navigating an Uncertain Labor Market in the UK","volume":"688","author":[{"family":"Schoon","given":"Ingrid"}],"issued":{"date-parts":[["2020",3]]}}}],"schema":"https://github.com/citation-style-language/schema/raw/master/csl-citation.json"}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(Gregg, 2001; Bynner, 2012; Schoon, 2020)</w:t>
      </w:r>
      <w:r w:rsidRPr="00220C73">
        <w:rPr>
          <w:rFonts w:ascii="Helvetica" w:hAnsi="Helvetica" w:cs="Helvetica"/>
          <w:sz w:val="24"/>
          <w:szCs w:val="24"/>
        </w:rPr>
        <w:fldChar w:fldCharType="end"/>
      </w:r>
      <w:r w:rsidRPr="00220C73">
        <w:rPr>
          <w:rFonts w:ascii="Helvetica" w:hAnsi="Helvetica" w:cs="Helvetica"/>
          <w:sz w:val="24"/>
          <w:szCs w:val="24"/>
        </w:rPr>
        <w:t xml:space="preserve"> – the youth labour market thus plays an important role in establishing adult future earnings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{"citationID":"Q1TRtMaC","properties":{"formattedCitation":"(Gregg, 2001)","plainCitation":"(Gregg, 2001)","dontUpdate":true,"noteIndex":0},"citationItems":[{"id":6469,"uris":["http://zotero.org/users/8741181/items/PIUC686K"],"itemData":{"id":6469,"type":"article-journal","container-title":"The Economic Journal","DOI":"10.1111/1468-0297.00666","ISSN":"0013-0133, 1468-0297","issue":"475","language":"en","page":"F626-F653","source":"DOI.org (Crossref)","title":"The Impact of Youth Unemployment on Adult Unemployment in the NCDS","volume":"111","author":[{"family":"Gregg","given":"Paul"}],"issued":{"date-parts":[["2001",11,1]]}}}],"schema":"https://github.com/citation-style-language/schema/raw/master/csl-citation.json"}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(Gregg, 2001 :628)</w:t>
      </w:r>
      <w:r w:rsidRPr="00220C73">
        <w:rPr>
          <w:rFonts w:ascii="Helvetica" w:hAnsi="Helvetica" w:cs="Helvetica"/>
          <w:sz w:val="24"/>
          <w:szCs w:val="24"/>
        </w:rPr>
        <w:fldChar w:fldCharType="end"/>
      </w:r>
      <w:r w:rsidRPr="00220C73">
        <w:rPr>
          <w:rFonts w:ascii="Helvetica" w:hAnsi="Helvetica" w:cs="Helvetica"/>
          <w:sz w:val="24"/>
          <w:szCs w:val="24"/>
        </w:rPr>
        <w:t xml:space="preserve">. Data suggests that a scar from early unemployment can have an estimated 12-15 per cent damaging impact on income at age 42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{"citationID":"NhdF0Gpk","properties":{"formattedCitation":"(Gregg and Tominey, 2005)","plainCitation":"(Gregg and Tominey, 2005)","dontUpdate":true,"noteIndex":0},"citationItems":[{"id":645,"uris":["http://zotero.org/users/8741181/items/C4M82E87"],"itemData":{"id":645,"type":"article-journal","abstract":"We utilise the National Child Development Survey to analyse the impact of youth unemployment upon the wage up to twenty years later. We find a large and significant wage penalty, even after controlling for education, region and a wealth of family and individual characteristics. Our estimates are robust to an instrumental variables technique, indicating that the relationship estimated between youth unemployment and the wage is causal. Our results suggest a scar from early unemployment in the magnitude of 13–21% at age 42. However, this penalty is lower, at 9–11%, if individuals avoid repeat exposure to unemployment.","container-title":"Labour Economics","DOI":"10.1016/j.labeco.2005.05.004","ISSN":"09275371","issue":"4","journalAbbreviation":"Labour Economics","language":"en","page":"487-509","source":"DOI.org (Crossref)","title":"The wage scar from male youth unemployment","volume":"12","author":[{"family":"Gregg","given":"Paul"},{"family":"Tominey","given":"Emma"}],"issued":{"date-parts":[["2005",8]]}}}],"schema":"https://github.com/citation-style-language/schema/raw/master/csl-citation.json"}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(Gregg and Tominey, 2005 :2)</w:t>
      </w:r>
      <w:r w:rsidRPr="00220C73">
        <w:rPr>
          <w:rFonts w:ascii="Helvetica" w:hAnsi="Helvetica" w:cs="Helvetica"/>
          <w:sz w:val="24"/>
          <w:szCs w:val="24"/>
        </w:rPr>
        <w:fldChar w:fldCharType="end"/>
      </w:r>
      <w:r w:rsidRPr="00220C73">
        <w:rPr>
          <w:rFonts w:ascii="Helvetica" w:hAnsi="Helvetica" w:cs="Helvetica"/>
          <w:sz w:val="24"/>
          <w:szCs w:val="24"/>
        </w:rPr>
        <w:t xml:space="preserve">. Childhood psychological distress has been found to have a three per cent point increase in the likelihood to be unemployed between ages 16 and 23 compared to non-distressed peers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{"citationID":"LvDDfZDJ","properties":{"formattedCitation":"(Egan, Daly and Delaney, 2015)","plainCitation":"(Egan, Daly and Delaney, 2015)","dontUpdate":true,"noteIndex":0},"citationItems":[{"id":6475,"uris":["http://zotero.org/users/8741181/items/AIKJRKRU"],"itemData":{"id":6475,"type":"article-journal","abstract":"The effect of childhood mental health on later unemployment has not yet been established. In this article we assess whether childhood psychological distress places young people at high risk of subsequent unemployment and whether the presence of economic recession strengthens this relationship. This study was based on 19,217 individuals drawn from two nationally-representative British prospective cohort studies; the Longitudinal Study of Young People in England (LSYPE) and the National Child Development Study (NCDS). Both cohorts contain rich contemporaneous information detailing the participants' early life socioeconomic background, household characteristics, and physical health. In adjusted analyses in the LSYPE sample (N ¼ 10,232) those who reported high levels of distress at age 14 were 2 percentage points more likely than those with low </w:instrText>
      </w:r>
      <w:r w:rsidRPr="00220C73">
        <w:rPr>
          <w:rFonts w:ascii="Helvetica" w:hAnsi="Helvetica" w:cs="Helvetica"/>
          <w:sz w:val="24"/>
          <w:szCs w:val="24"/>
          <w:lang w:val="nl-NL"/>
        </w:rPr>
        <w:instrText xml:space="preserve">distress to be unemployed between ages 16 and 21. In adjusted analyses of the NCDS sample (N ¼ 8985) children rated as having high distress levels by their teachers at age 7 and 11 were 3 percentage points more likely than those with low distress to be unemployed between ages 16 and 23. Our examination of the 1980 UK recession in the NCDS cohort found the difference in average unemployment level between those with high versus low distress rose from 2.6 pct points in the pre-recession period to 3.9 points in the post-recession period. These </w:instrText>
      </w:r>
      <w:r w:rsidRPr="00220C73">
        <w:rPr>
          <w:rFonts w:ascii="Helvetica" w:hAnsi="Helvetica" w:cs="Helvetica"/>
          <w:sz w:val="24"/>
          <w:szCs w:val="24"/>
        </w:rPr>
        <w:instrText>ﬁ</w:instrText>
      </w:r>
      <w:r w:rsidRPr="00220C73">
        <w:rPr>
          <w:rFonts w:ascii="Helvetica" w:hAnsi="Helvetica" w:cs="Helvetica"/>
          <w:sz w:val="24"/>
          <w:szCs w:val="24"/>
          <w:lang w:val="nl-NL"/>
        </w:rPr>
        <w:instrText xml:space="preserve">ndings point to a previously neglected contribution of childhood mental health to youth unemployment, which may be particularly pronounced during times of economic recession. Our </w:instrText>
      </w:r>
      <w:r w:rsidRPr="00220C73">
        <w:rPr>
          <w:rFonts w:ascii="Helvetica" w:hAnsi="Helvetica" w:cs="Helvetica"/>
          <w:sz w:val="24"/>
          <w:szCs w:val="24"/>
        </w:rPr>
        <w:instrText>ﬁ</w:instrText>
      </w:r>
      <w:r w:rsidRPr="00220C73">
        <w:rPr>
          <w:rFonts w:ascii="Helvetica" w:hAnsi="Helvetica" w:cs="Helvetica"/>
          <w:sz w:val="24"/>
          <w:szCs w:val="24"/>
          <w:lang w:val="nl-NL"/>
        </w:rPr>
        <w:instrText>ndings also suggest a further economic bene</w:instrText>
      </w:r>
      <w:r w:rsidRPr="00220C73">
        <w:rPr>
          <w:rFonts w:ascii="Helvetica" w:hAnsi="Helvetica" w:cs="Helvetica"/>
          <w:sz w:val="24"/>
          <w:szCs w:val="24"/>
        </w:rPr>
        <w:instrText>ﬁ</w:instrText>
      </w:r>
      <w:r w:rsidRPr="00220C73">
        <w:rPr>
          <w:rFonts w:ascii="Helvetica" w:hAnsi="Helvetica" w:cs="Helvetica"/>
          <w:sz w:val="24"/>
          <w:szCs w:val="24"/>
          <w:lang w:val="nl-NL"/>
        </w:rPr>
        <w:instrText xml:space="preserve">t to enhancing the provision of mental health services early in life.","container-title":"Social Science &amp; Medicine","DOI":"10.1016/j.socscimed.2014.11.023","ISSN":"02779536","journalAbbreviation":"Social Science &amp; Medicine","language":"en","page":"11-17","source":"DOI.org (Crossref)","title":"Childhood psychological distress and youth unemployment: Evidence from two British cohort studies","title-short":"Childhood psychological distress and youth unemployment","volume":"124","author":[{"family":"Egan","given":"Mark"},{"family":"Daly","given":"Michael"},{"family":"Delaney","given":"Liam"}],"issued":{"date-parts":[["2015",1]]}}}],"schema":"https://github.com/citation-style-language/schema/raw/master/csl-citation.json"}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lang w:val="nl-NL"/>
        </w:rPr>
        <w:t>(Egan et al 2015 :11)</w:t>
      </w:r>
      <w:r w:rsidRPr="00220C73">
        <w:rPr>
          <w:rFonts w:ascii="Helvetica" w:hAnsi="Helvetica" w:cs="Helvetica"/>
          <w:sz w:val="24"/>
          <w:szCs w:val="24"/>
        </w:rPr>
        <w:fldChar w:fldCharType="end"/>
      </w:r>
      <w:r w:rsidRPr="00220C73">
        <w:rPr>
          <w:rFonts w:ascii="Helvetica" w:hAnsi="Helvetica" w:cs="Helvetica"/>
          <w:sz w:val="24"/>
          <w:szCs w:val="24"/>
          <w:lang w:val="nl-NL"/>
        </w:rPr>
        <w:t xml:space="preserve">. Studies </w:t>
      </w:r>
      <w:r w:rsidRPr="00220C73">
        <w:rPr>
          <w:rFonts w:ascii="Helvetica" w:hAnsi="Helvetica" w:cs="Helvetica"/>
          <w:sz w:val="24"/>
          <w:szCs w:val="24"/>
        </w:rPr>
        <w:fldChar w:fldCharType="begin"/>
      </w:r>
      <w:r w:rsidRPr="00220C73">
        <w:rPr>
          <w:rFonts w:ascii="Helvetica" w:hAnsi="Helvetica" w:cs="Helvetica"/>
          <w:sz w:val="24"/>
          <w:szCs w:val="24"/>
          <w:lang w:val="nl-NL"/>
        </w:rPr>
        <w:instrText xml:space="preserve"> ADDIN ZOTERO_ITEM CSL_CITATION {"citationID":"7q2L1dXG","properties":{"formattedCitation":"(Mousteri, Daly and Delaney, 2020)","plainCitation":"(Mousteri, Daly and Delaney, 2020)","noteIndex":0},"citationItems":[{"id":6456,"uris":["http://zotero.org/users/8741181/items/SLLX6LTP"],"itemData":{"id":6456,"type":"article-journal","abstract":"Background: The share of workers who work part-time because full-time jobs are not available remains larger compared to the period prior to the 2008 crisis. For part-time workers, being available to work more hours than o</w:instrText>
      </w:r>
      <w:r w:rsidRPr="00220C73">
        <w:rPr>
          <w:rFonts w:ascii="Helvetica" w:hAnsi="Helvetica" w:cs="Helvetica"/>
          <w:sz w:val="24"/>
          <w:szCs w:val="24"/>
        </w:rPr>
        <w:instrText>ﬀ</w:instrText>
      </w:r>
      <w:r w:rsidRPr="00220C73">
        <w:rPr>
          <w:rFonts w:ascii="Helvetica" w:hAnsi="Helvetica" w:cs="Helvetica"/>
          <w:sz w:val="24"/>
          <w:szCs w:val="24"/>
          <w:lang w:val="nl-NL"/>
        </w:rPr>
        <w:instrText>ered may have negative mental health implications.\nMethod: Drawing on two nationally representative British surveys, we tested whether working less than 30 hours per week while preferring to work longer hours (underemployment) is associated with increased psychological distress. Distress was assessed using responses to the 12-item General Health Questionnaire in both samples.\nResults: In the National Child Development Study (N = 6,295), propensity score estimates indicated that the hours-underemployed workers experienced higher levels of psychological distress (</w:instrText>
      </w:r>
      <w:r w:rsidRPr="00220C73">
        <w:rPr>
          <w:rFonts w:ascii="Helvetica" w:hAnsi="Helvetica" w:cs="Helvetica"/>
          <w:sz w:val="24"/>
          <w:szCs w:val="24"/>
        </w:rPr>
        <w:instrText>β</w:instrText>
      </w:r>
      <w:r w:rsidRPr="00220C73">
        <w:rPr>
          <w:rFonts w:ascii="Helvetica" w:hAnsi="Helvetica" w:cs="Helvetica"/>
          <w:sz w:val="24"/>
          <w:szCs w:val="24"/>
          <w:lang w:val="nl-NL"/>
        </w:rPr>
        <w:instrText xml:space="preserve"> = 0.25, p &lt; 0.001) than full-time workers matched on observable characteristics, including prior distress levels. Fixed e</w:instrText>
      </w:r>
      <w:r w:rsidRPr="00220C73">
        <w:rPr>
          <w:rFonts w:ascii="Helvetica" w:hAnsi="Helvetica" w:cs="Helvetica"/>
          <w:sz w:val="24"/>
          <w:szCs w:val="24"/>
        </w:rPr>
        <w:instrText>ﬀ</w:instrText>
      </w:r>
      <w:r w:rsidRPr="00220C73">
        <w:rPr>
          <w:rFonts w:ascii="Helvetica" w:hAnsi="Helvetica" w:cs="Helvetica"/>
          <w:sz w:val="24"/>
          <w:szCs w:val="24"/>
          <w:lang w:val="nl-NL"/>
        </w:rPr>
        <w:instrText>ects estimates using 18 years of the British Household Panel Survey (N = 8,665) showed that transitioning from full-time employment to underemployment predicted an increase in distress levels (</w:instrText>
      </w:r>
      <w:r w:rsidRPr="00220C73">
        <w:rPr>
          <w:rFonts w:ascii="Helvetica" w:hAnsi="Helvetica" w:cs="Helvetica"/>
          <w:sz w:val="24"/>
          <w:szCs w:val="24"/>
        </w:rPr>
        <w:instrText>β</w:instrText>
      </w:r>
      <w:r w:rsidRPr="00220C73">
        <w:rPr>
          <w:rFonts w:ascii="Helvetica" w:hAnsi="Helvetica" w:cs="Helvetica"/>
          <w:sz w:val="24"/>
          <w:szCs w:val="24"/>
          <w:lang w:val="nl-NL"/>
        </w:rPr>
        <w:instrText xml:space="preserve"> = 0.19, p &lt; 0.01). Conversely, transitioning from underemployment to full-time employment forecasted a reduction in distress (</w:instrText>
      </w:r>
      <w:r w:rsidRPr="00220C73">
        <w:rPr>
          <w:rFonts w:ascii="Helvetica" w:hAnsi="Helvetica" w:cs="Helvetica"/>
          <w:sz w:val="24"/>
          <w:szCs w:val="24"/>
        </w:rPr>
        <w:instrText>β</w:instrText>
      </w:r>
      <w:r w:rsidRPr="00220C73">
        <w:rPr>
          <w:rFonts w:ascii="Helvetica" w:hAnsi="Helvetica" w:cs="Helvetica"/>
          <w:sz w:val="24"/>
          <w:szCs w:val="24"/>
          <w:lang w:val="nl-NL"/>
        </w:rPr>
        <w:instrText xml:space="preserve"> = -0.18, p &lt; 0.001). On average, job earnings and perceptions of job security explained a small (≈ 10%) portion of the potential psychological impact of hours-underemployment.\nConclusions: These </w:instrText>
      </w:r>
      <w:r w:rsidRPr="00220C73">
        <w:rPr>
          <w:rFonts w:ascii="Helvetica" w:hAnsi="Helvetica" w:cs="Helvetica"/>
          <w:sz w:val="24"/>
          <w:szCs w:val="24"/>
        </w:rPr>
        <w:instrText>ﬁ</w:instrText>
      </w:r>
      <w:r w:rsidRPr="00220C73">
        <w:rPr>
          <w:rFonts w:ascii="Helvetica" w:hAnsi="Helvetica" w:cs="Helvetica"/>
          <w:sz w:val="24"/>
          <w:szCs w:val="24"/>
          <w:lang w:val="nl-NL"/>
        </w:rPr>
        <w:instrText xml:space="preserve">ndings highlight the possibility that underemployment among part-time workers may have detrimental psychological consequences. Policy interventions geared towards improving career opportunities for part-time workers would potentially ameliorate losses in psychological well-being experienced by this group.","container-title":"Social Science &amp; Medicine","DOI":"10.1016/j.socscimed.2019.112641","ISSN":"02779536","journalAbbreviation":"Social Science &amp; Medicine","language":"en","page":"112641","source":"DOI.org (Crossref)","title":"Underemployment and psychological distress: Propensity score and fixed effects estimates from two large UK samples","title-short":"Underemployment and psychological distress","volume":"244","author":[{"family":"Mousteri","given":"Victoria"},{"family":"Daly","given":"Michael"},{"family":"Delaney","given":"Liam"}],"issued":{"date-parts":[["2020",1]]}}}],"schema":"https://github.com/citation-style-language/schema/raw/master/csl-citation.json"}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lang w:val="nl-NL"/>
        </w:rPr>
        <w:t>(Mousteri, Daly and Delaney, 2020)</w:t>
      </w:r>
      <w:r w:rsidRPr="00220C73">
        <w:rPr>
          <w:rFonts w:ascii="Helvetica" w:hAnsi="Helvetica" w:cs="Helvetica"/>
          <w:sz w:val="24"/>
          <w:szCs w:val="24"/>
        </w:rPr>
        <w:fldChar w:fldCharType="end"/>
      </w:r>
      <w:r w:rsidRPr="00220C73">
        <w:rPr>
          <w:rFonts w:ascii="Helvetica" w:hAnsi="Helvetica" w:cs="Helvetica"/>
          <w:sz w:val="24"/>
          <w:szCs w:val="24"/>
          <w:lang w:val="nl-NL"/>
        </w:rPr>
        <w:t xml:space="preserve"> have also pointed to the fact that those that experience underemployment also are significantly more likely to face psychological distress.</w:t>
      </w:r>
    </w:p>
    <w:p w14:paraId="57EB8C2E" w14:textId="77777777" w:rsidR="00203676" w:rsidRPr="00220C73" w:rsidRDefault="00203676" w:rsidP="00203676">
      <w:pPr>
        <w:rPr>
          <w:rFonts w:ascii="Helvetica" w:hAnsi="Helvetica" w:cs="Helvetica"/>
          <w:sz w:val="24"/>
          <w:szCs w:val="24"/>
        </w:rPr>
      </w:pPr>
      <w:r w:rsidRPr="00220C73">
        <w:rPr>
          <w:rFonts w:ascii="Helvetica" w:hAnsi="Helvetica" w:cs="Helvetica"/>
          <w:sz w:val="24"/>
          <w:szCs w:val="24"/>
        </w:rPr>
        <w:t xml:space="preserve">Using principal components analysis,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{"citationID":"E64RoGaD","properties":{"formattedCitation":"(Galindo-Rueda and Vignoles, 2005)","plainCitation":"(Galindo-Rueda and Vignoles, 2005)","dontUpdate":true,"noteIndex":0},"citationItems":[{"id":7080,"uris":["http://zotero.org/users/8741181/items/HG452WL5"],"itemData":{"id":7080,"type":"article-journal","abstract":"Most countries seek to reduce inequality by encouraging educational attainment, particularly by striving for better outcomes for able individuals from poor backgrounds. We analyse whether this has been a feature of Britain’s substantial expansion of education during the past several decades. We use two unique longitudinal studies to test whether these improvements have been associated with changes in the role of cognitive ability and parental background in determining educational achievement. We ﬁnd a decline in the importance of ability in explaining educational performance, in part because low ability children with high economic status experienced the largest increases in educational attainment.","container-title":"Journal of Human Resources","DOI":"10.3368/jhr.XL.2.335","ISSN":"0022-166X, 1548-8004","issue":"2","journalAbbreviation":"J. Human Resources","language":"en","page":"335-353","source":"DOI.org (Crossref)","title":"The Declining Relative Importance of Ability in Predicting Educational Attainment","volume":"XL","author":[{"family":"Galindo-Rueda","given":"Fernando"},{"family":"Vignoles","given":"Anna"}],"issued":{"date-parts":[["2005"]]}}}],"schema":"https://github.com/citation-style-language/schema/raw/master/csl-citation.json"}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(Galindo-Rueda and Vignoles, 2005 :340)</w:t>
      </w:r>
      <w:r w:rsidRPr="00220C73">
        <w:rPr>
          <w:rFonts w:ascii="Helvetica" w:hAnsi="Helvetica" w:cs="Helvetica"/>
          <w:sz w:val="24"/>
          <w:szCs w:val="24"/>
        </w:rPr>
        <w:fldChar w:fldCharType="end"/>
      </w:r>
      <w:r w:rsidRPr="00220C73">
        <w:rPr>
          <w:rFonts w:ascii="Helvetica" w:hAnsi="Helvetica" w:cs="Helvetica"/>
          <w:sz w:val="24"/>
          <w:szCs w:val="24"/>
        </w:rPr>
        <w:t xml:space="preserve"> a cognitive ability variable was constructed and found to have an important determinant of individuals final qualification level as well as having an increased probability of individuals moving away from unemployment after an individual’s first </w:t>
      </w:r>
      <w:r w:rsidRPr="00220C73">
        <w:rPr>
          <w:rFonts w:ascii="Helvetica" w:hAnsi="Helvetica" w:cs="Helvetica"/>
          <w:sz w:val="24"/>
          <w:szCs w:val="24"/>
        </w:rPr>
        <w:lastRenderedPageBreak/>
        <w:t xml:space="preserve">unemployment spell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{"citationID":"KIYGHnCd","properties":{"formattedCitation":"(Niepel, 2010)","plainCitation":"(Niepel, 2010)","noteIndex":0},"citationItems":[{"id":6434,"uris":["http://zotero.org/users/8741181/items/42VV6AVZ"],"itemData":{"id":6434,"type":"article-journal","container-title":"ZEW Discussion Papers","issue":"10","language":"en","page":"52","source":"Zotero","title":"The importance of cognitive and social skills for the duration of unemployment","author":[{"family":"Niepel","given":"Verena"}],"issued":{"date-parts":[["2010"]]}}}],"schema":"https://github.com/citation-style-language/schema/raw/master/csl-citation.json"}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(Niepel, 2010)</w:t>
      </w:r>
      <w:r w:rsidRPr="00220C73">
        <w:rPr>
          <w:rFonts w:ascii="Helvetica" w:hAnsi="Helvetica" w:cs="Helvetica"/>
          <w:sz w:val="24"/>
          <w:szCs w:val="24"/>
        </w:rPr>
        <w:fldChar w:fldCharType="end"/>
      </w:r>
      <w:r w:rsidRPr="00220C73">
        <w:rPr>
          <w:rFonts w:ascii="Helvetica" w:hAnsi="Helvetica" w:cs="Helvetica"/>
          <w:sz w:val="24"/>
          <w:szCs w:val="24"/>
        </w:rPr>
        <w:t xml:space="preserve">. Comparatively, cognitive ability appears to have a reduced impact on individuals of later birth cohorts compared to the NCDS cohort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{"citationID":"RIq9E4ND","properties":{"formattedCitation":"(Galindo-Rueda and Vignoles, 2005)","plainCitation":"(Galindo-Rueda and Vignoles, 2005)","dontUpdate":true,"noteIndex":0},"citationItems":[{"id":7080,"uris":["http://zotero.org/users/8741181/items/HG452WL5"],"itemData":{"id":7080,"type":"article-journal","abstract":"Most countries seek to reduce inequality by encouraging educational attainment, particularly by striving for better outcomes for able individuals from poor backgrounds. We analyse whether this has been a feature of Britain’s substantial expansion of education during the past several decades. We use two unique longitudinal studies to test whether these improvements have been associated with changes in the role of cognitive ability and parental background in determining educational achievement. We ﬁnd a decline in the importance of ability in explaining educational performance, in part because low ability children with high economic status experienced the largest increases in educational attainment.","container-title":"Journal of Human Resources","DOI":"10.3368/jhr.XL.2.335","ISSN":"0022-166X, 1548-8004","issue":"2","journalAbbreviation":"J. Human Resources","language":"en","page":"335-353","source":"DOI.org (Crossref)","title":"The Declining Relative Importance of Ability in Predicting Educational Attainment","volume":"XL","author":[{"family":"Galindo-Rueda","given":"Fernando"},{"family":"Vignoles","given":"Anna"}],"issued":{"date-parts":[["2005"]]}}}],"schema":"https://github.com/citation-style-language/schema/raw/master/csl-citation.json"}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(Galindo-Rueda and Vignoles, 2005 :347)</w:t>
      </w:r>
      <w:r w:rsidRPr="00220C73">
        <w:rPr>
          <w:rFonts w:ascii="Helvetica" w:hAnsi="Helvetica" w:cs="Helvetica"/>
          <w:sz w:val="24"/>
          <w:szCs w:val="24"/>
        </w:rPr>
        <w:fldChar w:fldCharType="end"/>
      </w:r>
      <w:r w:rsidRPr="00220C73">
        <w:rPr>
          <w:rFonts w:ascii="Helvetica" w:hAnsi="Helvetica" w:cs="Helvetica"/>
          <w:sz w:val="24"/>
          <w:szCs w:val="24"/>
        </w:rPr>
        <w:t xml:space="preserve">. Cognitive effects are found to have a ‘class effect’, children from occupational advantaged social classes perform better on general cognitive ability tests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{"citationID":"15VNSZqK","properties":{"formattedCitation":"(Connelly and Gayle, 2019)","plainCitation":"(Connelly and Gayle, 2019)","dontUpdate":true,"noteIndex":0},"citationItems":[{"id":2938,"uris":["http://zotero.org/users/8741181/items/N5RULP93"],"itemData":{"id":2938,"type":"article-journal","container-title":"British Journal of Sociology","DOI":"https://doi.org/10.1111/1468-4446.12343","issue":"1","page":"90-108","title":"An investigation of social class inequalities in general cognitive ability in two British birth cohorts","volume":"70","author":[{"family":"Connelly","given":"Roxanne"},{"family":"Gayle","given":"Vernon"}],"issued":{"date-parts":[["2019"]]}}}],"schema":"https://github.com/citation-style-language/schema/raw/master/csl-citation.json"}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(Connelly and Gayle, 2019 :9)</w:t>
      </w:r>
      <w:r w:rsidRPr="00220C73">
        <w:rPr>
          <w:rFonts w:ascii="Helvetica" w:hAnsi="Helvetica" w:cs="Helvetica"/>
          <w:sz w:val="24"/>
          <w:szCs w:val="24"/>
        </w:rPr>
        <w:fldChar w:fldCharType="end"/>
      </w:r>
      <w:r w:rsidRPr="00220C73">
        <w:rPr>
          <w:rFonts w:ascii="Helvetica" w:hAnsi="Helvetica" w:cs="Helvetica"/>
          <w:sz w:val="24"/>
          <w:szCs w:val="24"/>
        </w:rPr>
        <w:t xml:space="preserve">; instability, and economic and social strains from disadvantaged social class groups are suggested as a possible explanation for this effect. Further studies do acknowledge the apparent mobility of cognitive ability withing social class groupings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{"citationID":"8NxSG7Iw","properties":{"formattedCitation":"(Feinstein, 2022)","plainCitation":"(Feinstein, 2022)","dontUpdate":true,"noteIndex":0},"citationItems":[{"id":1381,"uris":["http://zotero.org/users/8741181/items/5ICKX6JB"],"itemData":{"id":1381,"type":"article-journal","container-title":"OXFORD REVIEW OF ECONOMIC POLICY","issue":"2","language":"en","page":"18","source":"Zotero","title":"MOBILITY IN PUPILS' COGNITIVE ATTAINMENT DURING SCHOOL LIFE","volume":"20","author":[{"family":"Feinstein","given":"Leon"}],"issued":{"date-parts":[["2022"]]}}}],"schema":"https://github.com/citation-style-language/schema/raw/master/csl-citation.json"}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(Feinstein, 2022 :226)</w:t>
      </w:r>
      <w:r w:rsidRPr="00220C73">
        <w:rPr>
          <w:rFonts w:ascii="Helvetica" w:hAnsi="Helvetica" w:cs="Helvetica"/>
          <w:sz w:val="24"/>
          <w:szCs w:val="24"/>
        </w:rPr>
        <w:fldChar w:fldCharType="end"/>
      </w:r>
      <w:r w:rsidRPr="00220C73">
        <w:rPr>
          <w:rFonts w:ascii="Helvetica" w:hAnsi="Helvetica" w:cs="Helvetica"/>
          <w:sz w:val="24"/>
          <w:szCs w:val="24"/>
        </w:rPr>
        <w:t xml:space="preserve">. Whilst cognitive ability falls into Boudon’s ‘Primary effects’ category, studies using NCDS data have found that ‘Secondary effects’ (expressed via educational choices) also have a significant impact on attainment and outcomes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{"citationID":"UiqJYhNc","properties":{"formattedCitation":"(Jackson {\\i{}et al.}, 2007)","plainCitation":"(Jackson et al., 2007)","dontUpdate":true,"noteIndex":0},"citationItems":[{"id":6435,"uris":["http://zotero.org/users/8741181/items/U23Q8B7I"],"itemData":{"id":6435,"type":"article-journal","abstract":"In this article we start from Boudon’s important, but still surprisingly neglected, distinction between ‘primary’ and ‘secondary’ effects in the creation of class differentials in educational attainment. Primary effects are all those, whether of a genetic or socio-cultural kind, that are expressed via the association between children’s class backgrounds and their actual levels of academic performance. Secondary effects are those that are expressed via the educational choices that children from differing class backgrounds make within the range of choice that their previous performance allows them. We apply a method introduced by Erikson and Jonsson to represent the relationship between primary and secondary effects in analysing class differentials in one crucial transition within the English and Welsh educational system: that which children make at around age 16 and which determines whether or not they will pursue the higher-level academic qualiﬁcations –A-levels – that are usually required for university entry. We then use a development of this method that we have earlier proposed in order to produce quantitative estimates of the relative importance of primary and secondary effects as they operate within this transition. We show that secondary effects reinforce primary effects to a substantial extent, accounting for at least one quarter, and possibly up to one-half, of class differentials as measured by odds ratios. In conclusion, we consider some theoretical and policy implications of our ﬁndings.","container-title":"Acta Sociologica","DOI":"10.1177/0001699307080926","ISSN":"0001-6993, 1502-3869","issue":"3","journalAbbreviation":"Acta Sociologica","language":"en","page":"211-229","source":"DOI.org (Crossref)","title":"Primary and Secondary Effects in Class Differentials in Educational Attainment: The Transition to A-Level Courses in England and Wales","title-short":"Primary and Secondary Effects in Class Differentials in Educational Attainment","volume":"50","author":[{"family":"Jackson","given":"Michelle"},{"family":"Erikson","given":"Robert"},{"family":"Goldthorpe","given":"John H."},{"family":"Yaish","given":"Meir"}],"issued":{"date-parts":[["2007",9]]}}}],"schema":"https://github.com/citation-style-language/schema/raw/master/csl-citation.json"}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 xml:space="preserve">(Jackson </w:t>
      </w:r>
      <w:r w:rsidRPr="00220C73">
        <w:rPr>
          <w:rFonts w:ascii="Helvetica" w:hAnsi="Helvetica" w:cs="Helvetica"/>
          <w:i/>
          <w:iCs/>
          <w:sz w:val="24"/>
          <w:szCs w:val="24"/>
        </w:rPr>
        <w:t>et al.</w:t>
      </w:r>
      <w:r w:rsidRPr="00220C73">
        <w:rPr>
          <w:rFonts w:ascii="Helvetica" w:hAnsi="Helvetica" w:cs="Helvetica"/>
          <w:sz w:val="24"/>
          <w:szCs w:val="24"/>
        </w:rPr>
        <w:t>, 2007 :223)</w:t>
      </w:r>
      <w:r w:rsidRPr="00220C73">
        <w:rPr>
          <w:rFonts w:ascii="Helvetica" w:hAnsi="Helvetica" w:cs="Helvetica"/>
          <w:sz w:val="24"/>
          <w:szCs w:val="24"/>
        </w:rPr>
        <w:fldChar w:fldCharType="end"/>
      </w:r>
      <w:r w:rsidRPr="00220C73">
        <w:rPr>
          <w:rFonts w:ascii="Helvetica" w:hAnsi="Helvetica" w:cs="Helvetica"/>
          <w:sz w:val="24"/>
          <w:szCs w:val="24"/>
        </w:rPr>
        <w:t xml:space="preserve">. </w:t>
      </w:r>
    </w:p>
    <w:p w14:paraId="026DB00F" w14:textId="77777777" w:rsidR="00203676" w:rsidRPr="00220C73" w:rsidRDefault="00203676" w:rsidP="00203676">
      <w:pPr>
        <w:rPr>
          <w:rFonts w:ascii="Helvetica" w:hAnsi="Helvetica" w:cs="Helvetica"/>
          <w:sz w:val="24"/>
          <w:szCs w:val="24"/>
        </w:rPr>
      </w:pPr>
      <w:r w:rsidRPr="00220C73">
        <w:rPr>
          <w:rFonts w:ascii="Helvetica" w:hAnsi="Helvetica" w:cs="Helvetica"/>
          <w:sz w:val="24"/>
          <w:szCs w:val="24"/>
        </w:rPr>
        <w:t xml:space="preserve">The structure of the British education system has always been one of hierarchical selection. The grammar school has been an enduring institution throughout the various reforms to the education system. Work by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{"citationID":"DFrjZbPc","properties":{"formattedCitation":"(Galindo-Rueda and Vignoles, 2005)","plainCitation":"(Galindo-Rueda and Vignoles, 2005)","noteIndex":0},"citationItems":[{"id":7080,"uris":["http://zotero.org/users/8741181/items/HG452WL5"],"itemData":{"id":7080,"type":"article-journal","abstract":"Most countries seek to reduce inequality by encouraging educational attainment, particularly by striving for better outcomes for able individuals from poor backgrounds. We analyse whether this has been a feature of Britain’s substantial expansion of education during the past several decades. We use two unique longitudinal studies to test whether these improvements have been associated with changes in the role of cognitive ability and parental background in determining educational achievement. We ﬁnd a decline in the importance of ability in explaining educational performance, in part because low ability children with high economic status experienced the largest increases in educational attainment.","container-title":"Journal of Human Resources","DOI":"10.3368/jhr.XL.2.335","ISSN":"0022-166X, 1548-8004","issue":"2","journalAbbreviation":"J. Human Resources","language":"en","page":"335-353","source":"DOI.org (Crossref)","title":"The Declining Relative Importance of Ability in Predicting Educational Attainment","volume":"XL","author":[{"family":"Galindo-Rueda","given":"Fernando"},{"family":"Vignoles","given":"Anna"}],"issued":{"date-parts":[["2005"]]}}}],"schema":"https://github.com/citation-style-language/schema/raw/master/csl-citation.json"}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(Galindo-Rueda and Vignoles, 2005)</w:t>
      </w:r>
      <w:r w:rsidRPr="00220C73">
        <w:rPr>
          <w:rFonts w:ascii="Helvetica" w:hAnsi="Helvetica" w:cs="Helvetica"/>
          <w:sz w:val="24"/>
          <w:szCs w:val="24"/>
        </w:rPr>
        <w:fldChar w:fldCharType="end"/>
      </w:r>
      <w:r w:rsidRPr="00220C73">
        <w:rPr>
          <w:rFonts w:ascii="Helvetica" w:hAnsi="Helvetica" w:cs="Helvetica"/>
          <w:sz w:val="24"/>
          <w:szCs w:val="24"/>
        </w:rPr>
        <w:t xml:space="preserve"> suggests that when selection is interacted with cognitive ability, children in the top of the ability distribution attained better educational outcomes if they were in a selective school system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{"citationID":"trxfWGJz","properties":{"formattedCitation":"(Galindo-Rueda and Vignoles, 2005)","plainCitation":"(Galindo-Rueda and Vignoles, 2005)","dontUpdate":true,"noteIndex":0},"citationItems":[{"id":7080,"uris":["http://zotero.org/users/8741181/items/HG452WL5"],"itemData":{"id":7080,"type":"article-journal","abstract":"Most countries seek to reduce inequality by encouraging educational attainment, particularly by striving for better outcomes for able individuals from poor backgrounds. We analyse whether this has been a feature of Britain’s substantial expansion of education during the past several decades. We use two unique longitudinal studies to test whether these improvements have been associated with changes in the role of cognitive ability and parental background in determining educational achievement. We ﬁnd a decline in the importance of ability in explaining educational performance, in part because low ability children with high economic status experienced the largest increases in educational attainment.","container-title":"Journal of Human Resources","DOI":"10.3368/jhr.XL.2.335","ISSN":"0022-166X, 1548-8004","issue":"2","journalAbbreviation":"J. Human Resources","language":"en","page":"335-353","source":"DOI.org (Crossref)","title":"The Declining Relative Importance of Ability in Predicting Educational Attainment","volume":"XL","author":[{"family":"Galindo-Rueda","given":"Fernando"},{"family":"Vignoles","given":"Anna"}],"issued":{"date-parts":[["2005"]]}}}],"schema":"https://github.com/citation-style-language/schema/raw/master/csl-citation.json"}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(Galindo-Rueda and Vignoles, 2005 :28)</w:t>
      </w:r>
      <w:r w:rsidRPr="00220C73">
        <w:rPr>
          <w:rFonts w:ascii="Helvetica" w:hAnsi="Helvetica" w:cs="Helvetica"/>
          <w:sz w:val="24"/>
          <w:szCs w:val="24"/>
        </w:rPr>
        <w:fldChar w:fldCharType="end"/>
      </w:r>
      <w:r w:rsidRPr="00220C73">
        <w:rPr>
          <w:rFonts w:ascii="Helvetica" w:hAnsi="Helvetica" w:cs="Helvetica"/>
          <w:sz w:val="24"/>
          <w:szCs w:val="24"/>
        </w:rPr>
        <w:t xml:space="preserve">. The structure of the school that an individual attends and its subsequent ‘school effects’ have been found to be significant in the outcomes of individuals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{"citationID":"3lcLugWo","properties":{"formattedCitation":"(Jones, Rice and Dias, 2010)","plainCitation":"(Jones, Rice and Dias, 2010)","dontUpdate":true,"noteIndex":0},"citationItems":[{"id":6426,"uris":["http://zotero.org/users/8741181/items/QF53PY5W"],"itemData":{"id":6426,"type":"article-journal","abstract":"Members of the National Child Development Study (NCDS) cohort attended very different types of secondary school, as their schooling lay within the transition period of the comprehensive education reform in England and Wales. This provides a natural setting to explore the impact of educational attainment and of school quality on health and healthrelated behaviour later in life. We use a combination of matching methods and parametric regressions to deal with selection effects and to evaluate differences in adult health outcomes and health-related behaviour for cohort members exposed to the old selective and to the new comprehensive educational systems.","container-title":"Health, Econometrics and Data Group","language":"en","page":"38","source":"Zotero","title":"LONG-TERM EFFECTS OF COGNITIVE SKILLS, SOCIAL ADJUSTMENT AND SCHOOLING ON HEALTH AND LIFESTYLE: EVIDENCE FROM A REFORM OF SELECTIVE SCHOOLING","author":[{"family":"Jones","given":"Andrew M"},{"family":"Rice","given":"Nigel"},{"family":"Dias","given":"Pedro Rosa"}],"issued":{"date-parts":[["2010"]]}}}],"schema":"https://github.com/citation-style-language/schema/raw/master/csl-citation.json"}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(Jones, 2010)</w:t>
      </w:r>
      <w:r w:rsidRPr="00220C73">
        <w:rPr>
          <w:rFonts w:ascii="Helvetica" w:hAnsi="Helvetica" w:cs="Helvetica"/>
          <w:sz w:val="24"/>
          <w:szCs w:val="24"/>
        </w:rPr>
        <w:fldChar w:fldCharType="end"/>
      </w:r>
      <w:r w:rsidRPr="00220C73">
        <w:rPr>
          <w:rFonts w:ascii="Helvetica" w:hAnsi="Helvetica" w:cs="Helvetica"/>
          <w:sz w:val="24"/>
          <w:szCs w:val="24"/>
        </w:rPr>
        <w:t xml:space="preserve">. Effects including the teacher/pupil ratio, the ratio of expelled pupils to the total number, and the type of school are important to recognise in the modelling of attainment. </w:t>
      </w:r>
    </w:p>
    <w:p w14:paraId="4507DFC7" w14:textId="77777777" w:rsidR="00203676" w:rsidRPr="00220C73" w:rsidRDefault="00203676" w:rsidP="00203676">
      <w:pPr>
        <w:rPr>
          <w:rFonts w:ascii="Helvetica" w:hAnsi="Helvetica" w:cs="Helvetica"/>
          <w:sz w:val="24"/>
          <w:szCs w:val="24"/>
        </w:rPr>
      </w:pPr>
      <w:r w:rsidRPr="00220C73">
        <w:rPr>
          <w:rFonts w:ascii="Helvetica" w:hAnsi="Helvetica" w:cs="Helvetica"/>
          <w:sz w:val="24"/>
          <w:szCs w:val="24"/>
        </w:rPr>
        <w:t xml:space="preserve">Individuals that choose to stay on at school post-16 are a small minority, and is low by OECD standards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{"citationID":"ABYguAtE","properties":{"formattedCitation":"(Micklewright, 1989)","plainCitation":"(Micklewright, 1989)","dontUpdate":true,"noteIndex":0},"citationItems":[{"id":6537,"uris":["http://zotero.org/users/8741181/items/HRW5FXL4"],"itemData":{"id":6537,"type":"article-journal","abstract":"The proportion of 16-year-olds in Britain who stay on at school is low by OECD standards. This paper examines the probability of completing education at the minimum legal age using micro data on individuals. Parameter estimates of a reduced-form logit model of the leaving probability are obtained for both boys and girls. The rich data set used allows the separate effects of family, school and ability to be assessed. Family background in the form of class and parental education is shown to have a large effect even when ability and school type are controlled for.","container-title":"Economica","DOI":"10.2307/2554492","ISSN":"0013-0427","issue":"221","note":"publisher: [London School of Economics, Wiley, London School of Economics and Political Science, Suntory and Toyota International Centres for Economics and Related Disciplines]","page":"25-39","source":"JSTOR","title":"Choice at Sixteen","volume":"56","author":[{"family":"Micklewright","given":"John"}],"issued":{"date-parts":[["1989"]]}}}],"schema":"https://github.com/citation-style-language/schema/raw/master/csl-citation.json"}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(Micklewright, 1989 :25)</w:t>
      </w:r>
      <w:r w:rsidRPr="00220C73">
        <w:rPr>
          <w:rFonts w:ascii="Helvetica" w:hAnsi="Helvetica" w:cs="Helvetica"/>
          <w:sz w:val="24"/>
          <w:szCs w:val="24"/>
        </w:rPr>
        <w:fldChar w:fldCharType="end"/>
      </w:r>
      <w:r w:rsidRPr="00220C73">
        <w:rPr>
          <w:rFonts w:ascii="Helvetica" w:hAnsi="Helvetica" w:cs="Helvetica"/>
          <w:sz w:val="24"/>
          <w:szCs w:val="24"/>
        </w:rPr>
        <w:t xml:space="preserve">. Those individuals from manual backgrounds compared to their non-manual peers were less likely to stay on post-16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{"citationID":"A9Uoa8vU","properties":{"formattedCitation":"(Micklewright, 1989)","plainCitation":"(Micklewright, 1989)","dontUpdate":true,"noteIndex":0},"citationItems":[{"id":6537,"uris":["http://zotero.org/users/8741181/items/HRW5FXL4"],"itemData":{"id":6537,"type":"article-journal","abstract":"The proportion of 16-year-olds in Britain who stay on at school is low by OECD standards. This paper examines the probability of completing education at the minimum legal age using micro data on individuals. Parameter estimates of a reduced-form logit model of the leaving probability are obtained for both boys and girls. The rich data set used allows the separate effects of family, school and ability to be assessed. Family background in the form of class and parental education is shown to have a large effect even when ability and school type are controlled for.","container-title":"Economica","DOI":"10.2307/2554492","ISSN":"0013-0427","issue":"221","note":"publisher: [London School of Economics, Wiley, London School of Economics and Political Science, Suntory and Toyota International Centres for Economics and Related Disciplines]","page":"25-39","source":"JSTOR","title":"Choice at Sixteen","volume":"56","author":[{"family":"Micklewright","given":"John"}],"issued":{"date-parts":[["1989"]]}}}],"schema":"https://github.com/citation-style-language/schema/raw/master/csl-citation.json"}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(Micklewright, 1989 :37)</w:t>
      </w:r>
      <w:r w:rsidRPr="00220C73">
        <w:rPr>
          <w:rFonts w:ascii="Helvetica" w:hAnsi="Helvetica" w:cs="Helvetica"/>
          <w:sz w:val="24"/>
          <w:szCs w:val="24"/>
        </w:rPr>
        <w:fldChar w:fldCharType="end"/>
      </w:r>
      <w:r w:rsidRPr="00220C73">
        <w:rPr>
          <w:rFonts w:ascii="Helvetica" w:hAnsi="Helvetica" w:cs="Helvetica"/>
          <w:sz w:val="24"/>
          <w:szCs w:val="24"/>
        </w:rPr>
        <w:t xml:space="preserve">, further research concurs, stating that young people from working class backgrounds were less likely than middle class peers to remain in education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{"citationID":"wU0HIA2R","properties":{"formattedCitation":"(Schoon, 2007)","plainCitation":"(Schoon, 2007)","noteIndex":0},"citationItems":[{"id":6452,"uris":["http://zotero.org/users/8741181/items/BXK7YEPX"],"itemData":{"id":6452,"type":"article-journal","container-title":"International Journal of Psychology","DOI":"10.1080/00207590600991252","ISSN":"0020-7594, 1464-066X","issue":"2","journalAbbreviation":"International Journal of Psychology","language":"en","page":"94-101","source":"DOI.org (Crossref)","title":"Adaptations to changing times: Agency in context","title-short":"Adaptations to changing times","volume":"42","author":[{"family":"Schoon","given":"Ingrid"}],"issued":{"date-parts":[["2007",4]]}}}],"schema":"https://github.com/citation-style-language/schema/raw/master/csl-citation.json"}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(Schoon, 2007)</w:t>
      </w:r>
      <w:r w:rsidRPr="00220C73">
        <w:rPr>
          <w:rFonts w:ascii="Helvetica" w:hAnsi="Helvetica" w:cs="Helvetica"/>
          <w:sz w:val="24"/>
          <w:szCs w:val="24"/>
        </w:rPr>
        <w:fldChar w:fldCharType="end"/>
      </w:r>
      <w:r w:rsidRPr="00220C73">
        <w:rPr>
          <w:rFonts w:ascii="Helvetica" w:hAnsi="Helvetica" w:cs="Helvetica"/>
          <w:sz w:val="24"/>
          <w:szCs w:val="24"/>
        </w:rPr>
        <w:t xml:space="preserve">. There is however an incongruence in the wants and aspirations of children from working class backgrounds – of whom only 10 per cent wished to continue to further education, compared to 39 per cent of their parents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{"citationID":"w2rKJ31j","properties":{"formattedCitation":"(Schoon and Bynner, 2003)","plainCitation":"(Schoon and Bynner, 2003)","dontUpdate":true,"noteIndex":0},"citationItems":[{"id":6463,"uris":["http://zotero.org/users/8741181/items/K967DDIL"],"itemData":{"id":6463,"type":"article-journal","abstract":"It is now increasingly recognized that youth research needs to pay at least as much attention to the development of competences, resources, skills, and assets as to the emergence of disadvantage and risk. This paper summarizes recent developments in theory and research on resilience, a construct describing positive adaptation in the face of adversity, and explores possible applications of the theoretical advances and empirical ﬁndings to the development of interventions and social policies. A series of guiding principles are discussed along with examples of existing programmes aiming to promote the well being of disadvantaged, high-risk young people in our society.","container-title":"Journal of Youth Studies","DOI":"10.1080/1367626032000068145","ISSN":"1367-6261, 1469-9680","issue":"1","journalAbbreviation":"Journal of Youth Studies","language":"en","page":"21-31","source":"DOI.org (Crossref)","title":"Risk and Resilience in the Life Course: Implications for Interventions and Social Policies","title-short":"Risk and Resilience in the Life Course","volume":"6","author":[{"family":"Schoon","given":"Ingrid"},{"family":"Bynner","given":"John"}],"issued":{"date-parts":[["2003",3]]}}}],"schema":"https://github.com/citation-style-language/schema/raw/master/csl-citation.json"}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(Schoon and Bynner, 2003 :25)</w:t>
      </w:r>
      <w:r w:rsidRPr="00220C73">
        <w:rPr>
          <w:rFonts w:ascii="Helvetica" w:hAnsi="Helvetica" w:cs="Helvetica"/>
          <w:sz w:val="24"/>
          <w:szCs w:val="24"/>
        </w:rPr>
        <w:fldChar w:fldCharType="end"/>
      </w:r>
      <w:r w:rsidRPr="00220C73">
        <w:rPr>
          <w:rFonts w:ascii="Helvetica" w:hAnsi="Helvetica" w:cs="Helvetica"/>
          <w:sz w:val="24"/>
          <w:szCs w:val="24"/>
        </w:rPr>
        <w:t xml:space="preserve">. When looking at educational attainment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{"citationID":"P4VoAJk6","properties":{"formattedCitation":"(Holm and J\\uc0\\u230{}ger, 2011)","plainCitation":"(Holm and Jæger, 2011)","dontUpdate":true,"noteIndex":0},"citationItems":[{"id":6473,"uris":["http://zotero.org/users/8741181/items/2E8XHVEF"],"itemData":{"id":6473,"type":"article-journal","abstract":"This paper proposes the bivariate probit selection model (BPSM) as an alternative to the traditional Mare model for analyzing educational transitions. The BPSM accounts for selection on unobserved variables by allowing for unobserved variables which affect the probability of making educational transitions to be correlated across transitions. The BPSM is easy to estimate with standard software. We use simulated and real data to illustrate how the BPSM improves on the traditional Mare model in terms of correcting for selection bias and providing credible estimates of the effect of family background on educational success. We conclude that models which account for selection on unobserved variables and high-quality data are both required in order to estimate credible educational transition models.","container-title":"Research in Social Stratification and Mobility","DOI":"10.1016/j.rssm.2011.02.002","ISSN":"02765624","issue":"3","journalAbbreviation":"Research in Social Stratification and Mobility","language":"en","page":"311-322","source":"DOI.org (Crossref)","title":"Dealing with selection bias in educational transition models: The bivariate probit selection model","title-short":"Dealing with selection bias in educational transition models","volume":"29","author":[{"family":"Holm","given":"Anders"},{"family":"Jæger","given":"Mads Meier"}],"issued":{"date-parts":[["2011",9]]}}}],"schema":"https://github.com/citation-style-language/schema/raw/master/csl-citation.json"}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(Holm and Jæger, 2011 :1)</w:t>
      </w:r>
      <w:r w:rsidRPr="00220C73">
        <w:rPr>
          <w:rFonts w:ascii="Helvetica" w:hAnsi="Helvetica" w:cs="Helvetica"/>
          <w:sz w:val="24"/>
          <w:szCs w:val="24"/>
        </w:rPr>
        <w:fldChar w:fldCharType="end"/>
      </w:r>
      <w:r w:rsidRPr="00220C73">
        <w:rPr>
          <w:rFonts w:ascii="Helvetica" w:hAnsi="Helvetica" w:cs="Helvetica"/>
          <w:sz w:val="24"/>
          <w:szCs w:val="24"/>
        </w:rPr>
        <w:t xml:space="preserve"> it is important to consider that family background appears to have a decreasing level of influence as individuals proceed through educational transitions (from secondary to higher education). </w:t>
      </w:r>
    </w:p>
    <w:p w14:paraId="5A20B534" w14:textId="77777777" w:rsidR="00203676" w:rsidRPr="00220C73" w:rsidRDefault="00203676" w:rsidP="00203676">
      <w:pPr>
        <w:pStyle w:val="Heading3"/>
        <w:rPr>
          <w:rFonts w:ascii="Helvetica" w:hAnsi="Helvetica" w:cs="Helvetica"/>
        </w:rPr>
      </w:pPr>
      <w:bookmarkStart w:id="36" w:name="_Toc131406647"/>
      <w:r w:rsidRPr="00220C73">
        <w:rPr>
          <w:rFonts w:ascii="Helvetica" w:hAnsi="Helvetica" w:cs="Helvetica"/>
        </w:rPr>
        <w:t>Labour Market</w:t>
      </w:r>
      <w:bookmarkEnd w:id="36"/>
    </w:p>
    <w:p w14:paraId="33D4698D" w14:textId="77777777" w:rsidR="00203676" w:rsidRPr="00220C73" w:rsidRDefault="00203676" w:rsidP="00203676">
      <w:pPr>
        <w:rPr>
          <w:rFonts w:ascii="Helvetica" w:hAnsi="Helvetica" w:cs="Helvetica"/>
          <w:sz w:val="24"/>
          <w:szCs w:val="24"/>
        </w:rPr>
      </w:pPr>
      <w:r w:rsidRPr="00220C73">
        <w:rPr>
          <w:rFonts w:ascii="Helvetica" w:hAnsi="Helvetica" w:cs="Helvetica"/>
          <w:sz w:val="24"/>
          <w:szCs w:val="24"/>
        </w:rPr>
        <w:t xml:space="preserve">The implementation of sequence analysis under the likes of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{"citationID":"oWa6s7xp","properties":{"formattedCitation":"(Anders and Dorsett, 2017)","plainCitation":"(Anders and Dorsett, 2017)","dontUpdate":true,"noteIndex":0},"citationItems":[{"id":6430,"uris":["http://zotero.org/users/8741181/items/3BMAYKIF"],"itemData":{"id":6430,"type":"article-journal","abstract":"This paper examines how young people’s early transitions into the labour market have changed between cohorts born in 1958, 1970, 1980, and 1990. We use sequence analysis to characterise transition patterns and identify three distinct pathways in all cohorts. An ‘Entering the Labour Market’ group has declined significantly in size (from 91% in the earliest cohort, to 37% in the most recent), an ‘Accumulating Human Capital’ group has grown in its place (from 4% to 51%), but also a ‘Potentially Difficult Transition’ group has grown alongside this, reaching 12% in the most recent cohort. These trends appear to reflect behavioural rather than compositional changes. Females and those who are from a non-white ethnic background have gone from being more likely to be in the ‘Potentially Difficult Transition’ group, to being less likely. Coming from a low socioeconomic status background has remained a strong predictor of having a transition of this type across all four cohorts. These early transitions are important, not least since we show they are highly predictive of longer-term outcomes.","container-title":"Longitudinal and Life Course Studies","DOI":"10.14301/llcs.v8i1.399","ISSN":"17579597, 17579597","issue":"1","journalAbbreviation":"LLCS","language":"en","source":"DOI.org (Crossref)","title":"What young English people do once they reach school-leaving age: A cross-cohort comparison for the last 30 years","title-short":"What young English people do once they reach school-leaving age","URL":"http://www.llcsjournal.org/index.php/llcs/article/view/399","volume":"8","author":[{"family":"Anders","given":"Jake"},{"family":"Dorsett","given":"Richard"}],"accessed":{"date-parts":[["2022",9,29]]},"issued":{"date-parts":[["2017",1,25]]}}}],"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(Anders and Dorsett, 2017 :75)</w:t>
      </w:r>
      <w:r w:rsidRPr="00220C73">
        <w:rPr>
          <w:rFonts w:ascii="Helvetica" w:hAnsi="Helvetica" w:cs="Helvetica"/>
          <w:sz w:val="24"/>
          <w:szCs w:val="24"/>
        </w:rPr>
        <w:fldChar w:fldCharType="end"/>
      </w:r>
      <w:r w:rsidRPr="00220C73">
        <w:rPr>
          <w:rFonts w:ascii="Helvetica" w:hAnsi="Helvetica" w:cs="Helvetica"/>
          <w:sz w:val="24"/>
          <w:szCs w:val="24"/>
        </w:rPr>
        <w:t xml:space="preserve"> has been used to establish patterns of transition amongst school leavers entering the labour market. They find that whilst under the NCDS cohort there was a strong (91 per cent) amount of people entering into the labour market straight away, this has fallen to 37 per cent in recent times. </w:t>
      </w:r>
    </w:p>
    <w:p w14:paraId="76E22202" w14:textId="77777777" w:rsidR="00203676" w:rsidRPr="00220C73" w:rsidRDefault="00203676" w:rsidP="00203676">
      <w:pPr>
        <w:rPr>
          <w:rFonts w:ascii="Helvetica" w:hAnsi="Helvetica" w:cs="Helvetica"/>
          <w:sz w:val="24"/>
          <w:szCs w:val="24"/>
        </w:rPr>
      </w:pPr>
      <w:r w:rsidRPr="00220C73">
        <w:rPr>
          <w:rFonts w:ascii="Helvetica" w:hAnsi="Helvetica" w:cs="Helvetica"/>
          <w:sz w:val="24"/>
          <w:szCs w:val="24"/>
        </w:rPr>
        <w:t xml:space="preserve">As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{"citationID":"yo9flBRA","properties":{"formattedCitation":"(Anders and Dorsett, 2017)","plainCitation":"(Anders and Dorsett, 2017)","dontUpdate":true,"noteIndex":0},"citationItems":[{"id":6430,"uris":["http://zotero.org/users/8741181/items/3BMAYKIF"],"itemData":{"id":6430,"type":"article-journal","abstract":"This paper examines how young people’s early transitions into the labour market have changed between cohorts born in 1958, 1970, 1980, and 1990. We use sequence analysis to characterise transition patterns and identify three distinct pathways in all cohorts. An ‘Entering the Labour Market’ group has declined significantly in size (from 91% in the earliest cohort, to 37% in the most recent), an ‘Accumulating Human Capital’ group has grown in its place (from 4% to 51%), but also a ‘Potentially Difficult Transition’ group has grown alongside this, reaching 12% in the most recent cohort. These trends appear to reflect behavioural rather than compositional changes. Females and those who are from a non-white ethnic background have gone from being more likely to be in the ‘Potentially Difficult Transition’ group, to being less likely. Coming from a low socioeconomic status background has remained a strong predictor of having a transition of this type across all four cohorts. These early transitions are important, not least since we show they are highly predictive of longer-term outcomes.","container-title":"Longitudinal and Life Course Studies","DOI":"10.14301/llcs.v8i1.399","ISSN":"17579597, 17579597","issue":"1","journalAbbreviation":"LLCS","language":"en","source":"DOI.org (Crossref)","title":"What young English people do once they reach school-leaving age: A cross-cohort comparison for the last 30 years","title-short":"What young English people do once they reach school-leaving age","URL":"http://www.llcsjournal.org/index.php/llcs/article/view/399","volume":"8","author":[{"family":"Anders","given":"Jake"},{"family":"Dorsett","given":"Richard"}],"accessed":{"date-parts":[["2022",9,29]]},"issued":{"date-parts":[["2017",1,25]]}}}],"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(Anders and Dorsett, 2017 :100)</w:t>
      </w:r>
      <w:r w:rsidRPr="00220C73">
        <w:rPr>
          <w:rFonts w:ascii="Helvetica" w:hAnsi="Helvetica" w:cs="Helvetica"/>
          <w:sz w:val="24"/>
          <w:szCs w:val="24"/>
        </w:rPr>
        <w:fldChar w:fldCharType="end"/>
      </w:r>
      <w:r w:rsidRPr="00220C73">
        <w:rPr>
          <w:rFonts w:ascii="Helvetica" w:hAnsi="Helvetica" w:cs="Helvetica"/>
          <w:sz w:val="24"/>
          <w:szCs w:val="24"/>
        </w:rPr>
        <w:t xml:space="preserve"> claim, young-peoples employment is more sensitive than older peoples,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{"citationID":"4VAJBf9c","properties":{"formattedCitation":"(Bell and Blanchflower, 2010)","plainCitation":"(Bell and Blanchflower, 2010)","dontUpdate":true,"noteIndex":0},"citationItems":[{"id":6433,"uris":["http://zotero.org/users/8741181/items/C9CPD6NW"],"itemData":{"id":6433,"type":"article-journal","abstract":"Youth Unemployment: Déjà Vu? This paper reviews current issues in youth labour markets in developed countries. It argues that young people aged 16-25 have been particularly hard hit during the current recession. Using the USA and UK as cast studies, it analyses both causes and effects of youth unemployment using micro-data. It argues that there is convincing evidence that the young are particularly susceptible to the negative effects of spells of unemployment well after their initial experience of worklessness. Because the current youth cohort is relatively large, the longer-term outlook for youth unemployment is quite good, but there is a strong case for policy intervention now to address the difficulties that the current cohort is having in finding access to work.","container-title":"SSRN Electronic Journal","DOI":"10.2139/ssrn.1545132","ISSN":"1556-5068","journalAbbreviation":"SSRN Journal","language":"en","source":"DOI.org (Crossref)","title":"Youth Unemployment: Déjà Vu?","title-short":"Youth Unemployment","URL":"https://www.ssrn.com/abstract=1545132","author":[{"family":"Bell","given":"David N.F."},{"family":"Blanchflower","given":"David G."}],"accessed":{"date-parts":[["2022",9,29]]},"issued":{"date-parts":[["2010"]]}}}],"schema":"https://github.com/citation-style-language/schema/raw/master/csl-citation.json"}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(Bell and Blanchflower, 2010 :1)</w:t>
      </w:r>
      <w:r w:rsidRPr="00220C73">
        <w:rPr>
          <w:rFonts w:ascii="Helvetica" w:hAnsi="Helvetica" w:cs="Helvetica"/>
          <w:sz w:val="24"/>
          <w:szCs w:val="24"/>
        </w:rPr>
        <w:fldChar w:fldCharType="end"/>
      </w:r>
      <w:r w:rsidRPr="00220C73">
        <w:rPr>
          <w:rFonts w:ascii="Helvetica" w:hAnsi="Helvetica" w:cs="Helvetica"/>
          <w:sz w:val="24"/>
          <w:szCs w:val="24"/>
        </w:rPr>
        <w:t xml:space="preserve"> concur with this assessment. They focus upon the susceptibility that young people face in terms of </w:t>
      </w:r>
      <w:r w:rsidRPr="00220C73">
        <w:rPr>
          <w:rFonts w:ascii="Helvetica" w:hAnsi="Helvetica" w:cs="Helvetica"/>
          <w:sz w:val="24"/>
          <w:szCs w:val="24"/>
        </w:rPr>
        <w:lastRenderedPageBreak/>
        <w:t xml:space="preserve">negative effects that spells of unemployment have upon initial experiences of worklessness. </w:t>
      </w:r>
    </w:p>
    <w:p w14:paraId="5C3F941F" w14:textId="77777777" w:rsidR="00203676" w:rsidRPr="00220C73" w:rsidRDefault="00203676" w:rsidP="00203676">
      <w:pPr>
        <w:rPr>
          <w:rFonts w:ascii="Helvetica" w:hAnsi="Helvetica" w:cs="Helvetica"/>
          <w:sz w:val="24"/>
          <w:szCs w:val="24"/>
        </w:rPr>
      </w:pPr>
      <w:r w:rsidRPr="00220C73">
        <w:rPr>
          <w:rFonts w:ascii="Helvetica" w:hAnsi="Helvetica" w:cs="Helvetica"/>
          <w:sz w:val="24"/>
          <w:szCs w:val="24"/>
        </w:rPr>
        <w:t xml:space="preserve">It wasn’t until the 1980s that failing to get qualifications became a hindrance to getting work in Britain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{"citationID":"JoPu3Gm9","properties":{"formattedCitation":"(Bynner, 2005)","plainCitation":"(Bynner, 2005)","dontUpdate":true,"noteIndex":0},"citationItems":[{"id":6461,"uris":["http://zotero.org/users/8741181/items/TCV5WIM9"],"itemData":{"id":6461,"type":"article-journal","container-title":"Journal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(Bynner, 2005 :377)</w:t>
      </w:r>
      <w:r w:rsidRPr="00220C73">
        <w:rPr>
          <w:rFonts w:ascii="Helvetica" w:hAnsi="Helvetica" w:cs="Helvetica"/>
          <w:sz w:val="24"/>
          <w:szCs w:val="24"/>
        </w:rPr>
        <w:fldChar w:fldCharType="end"/>
      </w:r>
      <w:r w:rsidRPr="00220C73">
        <w:rPr>
          <w:rFonts w:ascii="Helvetica" w:hAnsi="Helvetica" w:cs="Helvetica"/>
          <w:sz w:val="24"/>
          <w:szCs w:val="24"/>
        </w:rPr>
        <w:t xml:space="preserve">. The labour market pre-1980s was able to absorb people into large numbers of unskilled jobs (ibid). Evidence from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{"citationID":"Hg3xrgaL","properties":{"formattedCitation":"(Bynner, 2005)","plainCitation":"(Bynner, 2005)","dontUpdate":true,"noteIndex":0},"citationItems":[{"id":6461,"uris":["http://zotero.org/users/8741181/items/TCV5WIM9"],"itemData":{"id":6461,"type":"article-journal","container-title":"Journal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(Bynner, 2005 :378)</w:t>
      </w:r>
      <w:r w:rsidRPr="00220C73">
        <w:rPr>
          <w:rFonts w:ascii="Helvetica" w:hAnsi="Helvetica" w:cs="Helvetica"/>
          <w:sz w:val="24"/>
          <w:szCs w:val="24"/>
        </w:rPr>
        <w:fldChar w:fldCharType="end"/>
      </w:r>
      <w:r w:rsidRPr="00220C73">
        <w:rPr>
          <w:rFonts w:ascii="Helvetica" w:hAnsi="Helvetica" w:cs="Helvetica"/>
          <w:sz w:val="24"/>
          <w:szCs w:val="24"/>
        </w:rPr>
        <w:t xml:space="preserve"> has found that people who experience a period of time NEET are significantly more likely to lead a NEET status going forward post-21 years old (Bynner 2005: 378). </w:t>
      </w:r>
    </w:p>
    <w:p w14:paraId="0E224A99" w14:textId="77777777" w:rsidR="00203676" w:rsidRPr="00220C73" w:rsidRDefault="00203676" w:rsidP="00203676">
      <w:pPr>
        <w:rPr>
          <w:rFonts w:ascii="Helvetica" w:hAnsi="Helvetica" w:cs="Helvetica"/>
          <w:sz w:val="24"/>
          <w:szCs w:val="24"/>
        </w:rPr>
      </w:pPr>
      <w:r w:rsidRPr="00220C73">
        <w:rPr>
          <w:rFonts w:ascii="Helvetica" w:hAnsi="Helvetica" w:cs="Helvetica"/>
          <w:sz w:val="24"/>
          <w:szCs w:val="24"/>
        </w:rPr>
        <w:t xml:space="preserve">The collapse of the youth labour market in the early 1980s was not a sudden affair. Contributing factors such as the demise of heavy industry, the collapse of community networks, and the technological transformation of modes of production were all forces that the 1958 cohort were facing during their biographical lifespan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{"citationID":"wHyoZ0g3","properties":{"formattedCitation":"(Bynner, 2012)","plainCitation":"(Bynner, 2012)","dontUpdate":true,"noteIndex":0},"citationItems":[{"id":6459,"uris":["http://zotero.org/users/8741181/items/27RWT2Y8"],"itemData":{"id":6459,"type":"article-journal","container-title":"British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(Bynner, 2012: 40)</w:t>
      </w:r>
      <w:r w:rsidRPr="00220C73">
        <w:rPr>
          <w:rFonts w:ascii="Helvetica" w:hAnsi="Helvetica" w:cs="Helvetica"/>
          <w:sz w:val="24"/>
          <w:szCs w:val="24"/>
        </w:rPr>
        <w:fldChar w:fldCharType="end"/>
      </w:r>
      <w:r w:rsidRPr="00220C73">
        <w:rPr>
          <w:rFonts w:ascii="Helvetica" w:hAnsi="Helvetica" w:cs="Helvetica"/>
          <w:sz w:val="24"/>
          <w:szCs w:val="24"/>
        </w:rPr>
        <w:t xml:space="preserve">. Something that is documented in detail with employment histories on a monthly basis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{"citationID":"LC3UbFrH","properties":{"formattedCitation":"(Leuze, 2010)","plainCitation":"(Leuze, 2010)","dontUpdate":true,"noteIndex":0},"citationItems":[{"id":6438,"uris":["http://zotero.org/users/8741181/items/X9TBS5GV"],"itemData":{"id":6438,"type":"book","ISBN":"978-3-940755-42-1","language":"en","note":"DOI: 10.3224/94075542","publisher":"Budrich UniPress","source":"DOI.org (Crossref)","title":"Smooth Path or Long and Winding Road? How Institutions Shape the Transition from Higher Education to Work","title-short":"Smooth Path or Long and Winding Road?","URL":"https://shop.budrich-academic.de/produkt/smooth-path-or-long-and-winding-road/?v=3a52f3c22ed6","author":[{"family":"Leuze","given":"Kathrin"}],"accessed":{"date-parts":[["2022",9,29]]},"issued":{"date-parts":[["2010",7,5]]}}}],"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(Leuze, 2010 :86)</w:t>
      </w:r>
      <w:r w:rsidRPr="00220C73">
        <w:rPr>
          <w:rFonts w:ascii="Helvetica" w:hAnsi="Helvetica" w:cs="Helvetica"/>
          <w:sz w:val="24"/>
          <w:szCs w:val="24"/>
        </w:rPr>
        <w:fldChar w:fldCharType="end"/>
      </w:r>
      <w:r w:rsidRPr="00220C73">
        <w:rPr>
          <w:rFonts w:ascii="Helvetica" w:hAnsi="Helvetica" w:cs="Helvetica"/>
          <w:sz w:val="24"/>
          <w:szCs w:val="24"/>
        </w:rPr>
        <w:t xml:space="preserve">. </w:t>
      </w:r>
    </w:p>
    <w:p w14:paraId="5494812F" w14:textId="77777777" w:rsidR="00203676" w:rsidRPr="00220C73" w:rsidRDefault="00203676" w:rsidP="00203676">
      <w:pPr>
        <w:rPr>
          <w:rFonts w:ascii="Helvetica" w:hAnsi="Helvetica" w:cs="Helvetica"/>
          <w:sz w:val="24"/>
          <w:szCs w:val="24"/>
        </w:rPr>
      </w:pPr>
      <w:r w:rsidRPr="00220C73">
        <w:rPr>
          <w:rFonts w:ascii="Helvetica" w:hAnsi="Helvetica" w:cs="Helvetica"/>
          <w:sz w:val="24"/>
          <w:szCs w:val="24"/>
        </w:rPr>
        <w:t xml:space="preserve">There are a variety of ways studies have attempted to measure labour market outcomes: income and life satisfaction being two prominent measures. Another developed in part by Bynner et al (2002 :7) is the measure of depression in reference to job satisfaction rates. In a comparative study, Bynner et al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{"citationID":"nLpRQkCo","properties":{"formattedCitation":"(Bynner, Woods and Butler, 2002)","plainCitation":"(Bynner, Woods and Butler, 2002)","dontUpdate":true,"noteIndex":0},"citationItems":[{"id":6448,"uris":["http://zotero.org/users/8741181/items/NN7MQCJZ"],"itemData":{"id":6448,"type":"article-journal","language":"en","page":"21","source":"Zotero","title":"YOUTH FACTORS AND LABOUR MARKET EXPERIENCE IN JOB SATISFACTION","author":[{"family":"Bynner","given":"John"},{"family":"Woods","given":"Laura"},{"family":"Butler","given":"Neville"}],"issued":{"date-parts":[["2002"]]}}}],"schema":"https://github.com/citation-style-language/schema/raw/master/csl-citation.json"}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(2002)</w:t>
      </w:r>
      <w:r w:rsidRPr="00220C73">
        <w:rPr>
          <w:rFonts w:ascii="Helvetica" w:hAnsi="Helvetica" w:cs="Helvetica"/>
          <w:sz w:val="24"/>
          <w:szCs w:val="24"/>
        </w:rPr>
        <w:fldChar w:fldCharType="end"/>
      </w:r>
      <w:r w:rsidRPr="00220C73">
        <w:rPr>
          <w:rFonts w:ascii="Helvetica" w:hAnsi="Helvetica" w:cs="Helvetica"/>
          <w:sz w:val="24"/>
          <w:szCs w:val="24"/>
        </w:rPr>
        <w:t xml:space="preserve"> found that satisfaction scores for both men and women were higher in the BCS70 than in the NCDS, noting an increasing level of dissatisfaction with labour market experiences. </w:t>
      </w:r>
    </w:p>
    <w:p w14:paraId="602CCB5A" w14:textId="77777777" w:rsidR="00203676" w:rsidRPr="00220C73" w:rsidRDefault="00203676" w:rsidP="00203676">
      <w:pPr>
        <w:rPr>
          <w:rFonts w:ascii="Helvetica" w:hAnsi="Helvetica" w:cs="Helvetica"/>
          <w:sz w:val="24"/>
          <w:szCs w:val="24"/>
        </w:rPr>
      </w:pPr>
      <w:r w:rsidRPr="00220C73">
        <w:rPr>
          <w:rFonts w:ascii="Helvetica" w:hAnsi="Helvetica" w:cs="Helvetica"/>
          <w:sz w:val="24"/>
          <w:szCs w:val="24"/>
        </w:rPr>
        <w:t xml:space="preserve">Due to structural changes within the British labour market that started during the NCDS birth cohort time frame, part-time work began to grow from the 1950s – though this was synonymous with low-paid jobs and the service industry. Due to this, individuals that primarily occupied such part-time positions were typically women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{"citationID":"rcXGPdu5","properties":{"formattedCitation":"(Dex {\\i{}et al.}, 1998)","plainCitation":"(Dex et al., 1998)","dontUpdate":true,"noteIndex":0},"citationItems":[{"id":6457,"uris":["http://zotero.org/users/8741181/items/KDCG6AR2"],"itemData":{"id":6457,"type":"article-journal","container-title":"Oxford Bulletin of Economics and Statistics","DOI":"10.1111/1468-0084.00087","ISSN":"03059049","issue":"1","language":"en","page":"79-98","source":"DOI.org (Crossref)","title":"Women's Employment Transitions Around Childbearing","volume":"60","author":[{"family":"Dex","given":"Shirley"},{"family":"Joshi","given":"Heather"},{"family":"Macran","given":"Susan"},{"family":"McCulloch","given":"Andrew"}],"issued":{"date-parts":[["1998",2]]}}}],"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 xml:space="preserve">(Dex </w:t>
      </w:r>
      <w:r w:rsidRPr="00220C73">
        <w:rPr>
          <w:rFonts w:ascii="Helvetica" w:hAnsi="Helvetica" w:cs="Helvetica"/>
          <w:i/>
          <w:iCs/>
          <w:sz w:val="24"/>
          <w:szCs w:val="24"/>
        </w:rPr>
        <w:t>et al.</w:t>
      </w:r>
      <w:r w:rsidRPr="00220C73">
        <w:rPr>
          <w:rFonts w:ascii="Helvetica" w:hAnsi="Helvetica" w:cs="Helvetica"/>
          <w:sz w:val="24"/>
          <w:szCs w:val="24"/>
        </w:rPr>
        <w:t>, 1998 :79)</w:t>
      </w:r>
      <w:r w:rsidRPr="00220C73">
        <w:rPr>
          <w:rFonts w:ascii="Helvetica" w:hAnsi="Helvetica" w:cs="Helvetica"/>
          <w:sz w:val="24"/>
          <w:szCs w:val="24"/>
        </w:rPr>
        <w:fldChar w:fldCharType="end"/>
      </w:r>
      <w:r w:rsidRPr="00220C73">
        <w:rPr>
          <w:rFonts w:ascii="Helvetica" w:hAnsi="Helvetica" w:cs="Helvetica"/>
          <w:sz w:val="24"/>
          <w:szCs w:val="24"/>
        </w:rPr>
        <w:t xml:space="preserve">.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{"citationID":"5rl2WMZ4","properties":{"formattedCitation":"(Dex and Bukodi, 2012)","plainCitation":"(Dex and Bukodi, 2012)","noteIndex":0},"citationItems":[{"id":6441,"uris":["http://zotero.org/users/8741181/items/XNWLM5M6"],"itemData":{"id":6441,"type":"article-journal","abstract":"The effects of working part time on job downgrading and upgrading are examined over the life course of British women born in 1958. We use longitudinal data with complete work histories from a large-scale nationally representative cohort study. Occupations were ranked by their hourly average earnings. Analyses show a strong link between full-time/part-time transitions and downward and upward occupational mobility over the course of up to thirty years of employment. Probabilities of occupational mobility were affected by women's personal traits, occupational characteristics and demand-side factors. Downward mobility on moving from full-time to part-time work was more likely for women at the top levels of the occupational hierarchy working in male-dominated or mixed occupations and less likely in higher occupations with more part-time jobs available.","container-title":"National Institute Economic Review","DOI":"10.1177/002795011222200103","ISSN":"0027-9501, 1741-3036","journalAbbreviation":"Natl. Inst. econ. rev.","language":"en","page":"R20-R37","source":"DOI.org (Crossref)","title":"The Effects of Part-Time Work on Women's Occupational Mobility in Britain: Evidence from the 1958 Birth Cohort Study","title-short":"The Effects of Part-Time Work on Women's Occupational Mobility in Britain","volume":"222","author":[{"family":"Dex","given":"Shirley"},{"family":"Bukodi","given":"Erzsébet"}],"issued":{"date-parts":[["2012",10]]}}}],"schema":"https://github.com/citation-style-language/schema/raw/master/csl-citation.json"}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(Dex and Bukodi, 2012)</w:t>
      </w:r>
      <w:r w:rsidRPr="00220C73">
        <w:rPr>
          <w:rFonts w:ascii="Helvetica" w:hAnsi="Helvetica" w:cs="Helvetica"/>
          <w:sz w:val="24"/>
          <w:szCs w:val="24"/>
        </w:rPr>
        <w:fldChar w:fldCharType="end"/>
      </w:r>
      <w:r w:rsidRPr="00220C73">
        <w:rPr>
          <w:rFonts w:ascii="Helvetica" w:hAnsi="Helvetica" w:cs="Helvetica"/>
          <w:sz w:val="24"/>
          <w:szCs w:val="24"/>
        </w:rPr>
        <w:t xml:space="preserve"> demonstrate a linkage between a transition from full-time to part-time work and a process of downward social mobility that primarily impacts women in the workforce.</w:t>
      </w:r>
    </w:p>
    <w:p w14:paraId="31822F63" w14:textId="77777777" w:rsidR="00203676" w:rsidRPr="00220C73" w:rsidRDefault="00203676" w:rsidP="00203676">
      <w:pPr>
        <w:rPr>
          <w:rFonts w:ascii="Helvetica" w:hAnsi="Helvetica" w:cs="Helvetica"/>
          <w:sz w:val="24"/>
          <w:szCs w:val="24"/>
        </w:rPr>
      </w:pPr>
      <w:r w:rsidRPr="00220C73">
        <w:rPr>
          <w:rFonts w:ascii="Helvetica" w:hAnsi="Helvetica" w:cs="Helvetica"/>
          <w:sz w:val="24"/>
          <w:szCs w:val="24"/>
        </w:rPr>
        <w:t xml:space="preserve">Historically, the NCDS birth cohort didn’t experience a straightforward school-to-work transition. Teenagers that were still in education typically engaged in what is known as the youth labour market. Most of this work was part-time during educational studies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{"citationID":"8QwhGhOJ","properties":{"formattedCitation":"(Dustmann {\\i{}et al.}, 1996)","plainCitation":"(Dustmann et al., 1996)","dontUpdate":true,"noteIndex":0},"citationItems":[{"id":7236,"uris":["http://zotero.org/users/8741181/items/9VWUPNN7"],"itemData":{"id":7236,"type":"article-journal","abstract":"This paper draws on research funded by the Leverhulme Trust and by the ESRC Research Centre at IFS (grant no. M544285001). The authors are grateful to the editors and a referee for comments and to Lorraine Dearden for her advice and help with the National Child Development Study (NCDS) data. Data from the Family Expenditure Survey, made available by the Central Statistical Office (CSO) through the ESRC Data Archive, have been used by permission of the Controller of HMSO; NCDS data have been provided by the ESRC Data Archive. Neither the CSO nor the ESRC Data Archive bears any responsibility for the analysis or interpretation of the data reported here.","container-title":"The journal of applied public economics","title":"Earning and Learning: Educational Policy and the Growth of Part-Time Wurk by Full-Time Pupils","author":[{"family":"Dustmann","given":"Christian"},{"family":"Micklewright","given":"John"},{"family":"Rajah","given":"Najma"},{"family":"Smith","given":"Stephen"}],"issued":{"date-parts":[["1996"]]}}}],"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 xml:space="preserve">(Dustmann </w:t>
      </w:r>
      <w:r w:rsidRPr="00220C73">
        <w:rPr>
          <w:rFonts w:ascii="Helvetica" w:hAnsi="Helvetica" w:cs="Helvetica"/>
          <w:i/>
          <w:iCs/>
          <w:sz w:val="24"/>
          <w:szCs w:val="24"/>
        </w:rPr>
        <w:t>et al.</w:t>
      </w:r>
      <w:r w:rsidRPr="00220C73">
        <w:rPr>
          <w:rFonts w:ascii="Helvetica" w:hAnsi="Helvetica" w:cs="Helvetica"/>
          <w:sz w:val="24"/>
          <w:szCs w:val="24"/>
        </w:rPr>
        <w:t>, 1996 :80)</w:t>
      </w:r>
      <w:r w:rsidRPr="00220C73">
        <w:rPr>
          <w:rFonts w:ascii="Helvetica" w:hAnsi="Helvetica" w:cs="Helvetica"/>
          <w:sz w:val="24"/>
          <w:szCs w:val="24"/>
        </w:rPr>
        <w:fldChar w:fldCharType="end"/>
      </w:r>
      <w:r w:rsidRPr="00220C73">
        <w:rPr>
          <w:rFonts w:ascii="Helvetica" w:hAnsi="Helvetica" w:cs="Helvetica"/>
          <w:sz w:val="24"/>
          <w:szCs w:val="24"/>
        </w:rPr>
        <w:t xml:space="preserve">. It is estimated that children worked on average between six and nine hours a week and modal earnings in the range of £1-£2 a week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{"citationID":"33kqrGCK","properties":{"formattedCitation":"(Dustmann {\\i{}et al.}, 1996)","plainCitation":"(Dustmann et al., 1996)","dontUpdate":true,"noteIndex":0},"citationItems":[{"id":7236,"uris":["http://zotero.org/users/8741181/items/9VWUPNN7"],"itemData":{"id":7236,"type":"article-journal","abstract":"This paper draws on research funded by the Leverhulme Trust and by the ESRC Research Centre at IFS (grant no. M544285001). The authors are grateful to the editors and a referee for comments and to Lorraine Dearden for her advice and help with the National Child Development Study (NCDS) data. Data from the Family Expenditure Survey, made available by the Central Statistical Office (CSO) through the ESRC Data Archive, have been used by permission of the Controller of HMSO; NCDS data have been provided by the ESRC Data Archive. Neither the CSO nor the ESRC Data Archive bears any responsibility for the analysis or interpretation of the data reported here.","container-title":"The journal of applied public economics","title":"Earning and Learning: Educational Policy and the Growth of Part-Time Wurk by Full-Time Pupils","author":[{"family":"Dustmann","given":"Christian"},{"family":"Micklewright","given":"John"},{"family":"Rajah","given":"Najma"},{"family":"Smith","given":"Stephen"}],"issued":{"date-parts":[["1996"]]}}}],"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 xml:space="preserve">(Dustmann </w:t>
      </w:r>
      <w:r w:rsidRPr="00220C73">
        <w:rPr>
          <w:rFonts w:ascii="Helvetica" w:hAnsi="Helvetica" w:cs="Helvetica"/>
          <w:i/>
          <w:iCs/>
          <w:sz w:val="24"/>
          <w:szCs w:val="24"/>
        </w:rPr>
        <w:t>et al.</w:t>
      </w:r>
      <w:r w:rsidRPr="00220C73">
        <w:rPr>
          <w:rFonts w:ascii="Helvetica" w:hAnsi="Helvetica" w:cs="Helvetica"/>
          <w:sz w:val="24"/>
          <w:szCs w:val="24"/>
        </w:rPr>
        <w:t>, 1996 :86)</w:t>
      </w:r>
      <w:r w:rsidRPr="00220C73">
        <w:rPr>
          <w:rFonts w:ascii="Helvetica" w:hAnsi="Helvetica" w:cs="Helvetica"/>
          <w:sz w:val="24"/>
          <w:szCs w:val="24"/>
        </w:rPr>
        <w:fldChar w:fldCharType="end"/>
      </w:r>
      <w:r w:rsidRPr="00220C73">
        <w:rPr>
          <w:rFonts w:ascii="Helvetica" w:hAnsi="Helvetica" w:cs="Helvetica"/>
          <w:sz w:val="24"/>
          <w:szCs w:val="24"/>
        </w:rPr>
        <w:t xml:space="preserve">. </w:t>
      </w:r>
    </w:p>
    <w:p w14:paraId="6A60ADD2" w14:textId="77777777" w:rsidR="00203676" w:rsidRPr="00220C73" w:rsidRDefault="00203676" w:rsidP="00203676">
      <w:pPr>
        <w:rPr>
          <w:rFonts w:ascii="Helvetica" w:hAnsi="Helvetica" w:cs="Helvetica"/>
          <w:sz w:val="24"/>
          <w:szCs w:val="24"/>
        </w:rPr>
      </w:pPr>
      <w:r w:rsidRPr="00220C73">
        <w:rPr>
          <w:rFonts w:ascii="Helvetica" w:hAnsi="Helvetica" w:cs="Helvetica"/>
          <w:sz w:val="24"/>
          <w:szCs w:val="24"/>
        </w:rPr>
        <w:t xml:space="preserve">The Labour market during the period of the NCDS timeframe had a plentiful amount of ‘middling’ jobs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{"citationID":"U9okcXWw","properties":{"formattedCitation":"(Garc\\uc0\\u237{}a-Pe\\uc0\\u241{}alosa, Petit and van Ypersele, 2022)","plainCitation":"(García-Peñalosa, Petit and van Ypersele, 2022)","dontUpdate":true,"noteIndex":0},"citationItems":[{"id":6466,"uris":["http://zotero.org/users/8741181/items/4CPVCJH8"],"itemData":{"id":6466,"type":"article-journal","abstract":"The increase in employment polarization observed in several high-income economies has coincided with a reduction in inter-generational mobility. This paper argues that the disappearance of middling jobs can drive changes in mobility, notably by removing a stepping-stone towards high-paying occupations for those from less well-off family backgrounds. Using data for two British cohorts we examine how the occupational outcomes of children depend on both initial occupations and occupational upgrading during their careers. We find that transitions across occupations are key for mobility and that the effect of parental income on those transitions has become stronger over time. Moreover, the impact of parental income increased the most in the regions where the share of middling employment fell the most, suggesting that greater employment polarization may be one of the factors behind the observed decline in mobility.","language":"en","page":"73","source":"Zotero","title":"Can workers still climb the social ladder as middling jobs become scarce? Evidence from two British Cohorts","author":[{"family":"García-Peñalosa","given":"Cecilia"},{"family":"Petit","given":"Fabien"},{"family":"Ypersele","given":"Tanguy","non-dropping-particle":"van"}],"issued":{"date-parts":[["2022"]]}}}],"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(García-Peñalosa et al 2022)</w:t>
      </w:r>
      <w:r w:rsidRPr="00220C73">
        <w:rPr>
          <w:rFonts w:ascii="Helvetica" w:hAnsi="Helvetica" w:cs="Helvetica"/>
          <w:sz w:val="24"/>
          <w:szCs w:val="24"/>
        </w:rPr>
        <w:fldChar w:fldCharType="end"/>
      </w:r>
      <w:r w:rsidRPr="00220C73">
        <w:rPr>
          <w:rFonts w:ascii="Helvetica" w:hAnsi="Helvetica" w:cs="Helvetica"/>
          <w:sz w:val="24"/>
          <w:szCs w:val="24"/>
        </w:rPr>
        <w:t xml:space="preserve"> – accordingly around 30 per cent of those starting in middling occupations experienced upward social mobility in their mid-20s, the collapse of this ‘middling’ occupational market in the following decades has had a polarisation impact for social mobility. </w:t>
      </w:r>
    </w:p>
    <w:p w14:paraId="19F94EB9" w14:textId="77777777" w:rsidR="00203676" w:rsidRPr="00220C73" w:rsidRDefault="00203676" w:rsidP="00203676">
      <w:pPr>
        <w:rPr>
          <w:rFonts w:ascii="Helvetica" w:hAnsi="Helvetica" w:cs="Helvetica"/>
          <w:sz w:val="24"/>
          <w:szCs w:val="24"/>
        </w:rPr>
      </w:pPr>
      <w:r w:rsidRPr="00220C73">
        <w:rPr>
          <w:rFonts w:ascii="Helvetica" w:hAnsi="Helvetica" w:cs="Helvetica"/>
          <w:sz w:val="24"/>
          <w:szCs w:val="24"/>
        </w:rPr>
        <w:t xml:space="preserve">In a comparative analysis,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{"citationID":"EK5QqOZT","properties":{"formattedCitation":"(Leuze, 2007)","plainCitation":"(Leuze, 2007)","noteIndex":0},"citationItems":[{"id":6472,"uris":["http://zotero.org/users/8741181/items/IVYVCB8S"],"itemData":{"id":6472,"type":"article-journal","container-title":"International Journal of Sociology","DOI":"10.2753/IJS0020-7659370202","ISSN":"0020-7659, 1557-9336","issue":"2","journalAbbreviation":"International Journal of Sociology","language":"en","page":"29-53","source":"DOI.org (Crossref)","title":"What Makes for a Good Start? Consequences of Occupation-Specific Higher Education for Career Mobility: Germany and Great Britain Compared","title-short":"What Makes for a Good Start?","volume":"37","author":[{"family":"Leuze","given":"Kathrin"}],"issued":{"date-parts":[["2007",7]]}}}],"schema":"https://github.com/citation-style-language/schema/raw/master/csl-citation.json"}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(Leuze, 2007)</w:t>
      </w:r>
      <w:r w:rsidRPr="00220C73">
        <w:rPr>
          <w:rFonts w:ascii="Helvetica" w:hAnsi="Helvetica" w:cs="Helvetica"/>
          <w:sz w:val="24"/>
          <w:szCs w:val="24"/>
        </w:rPr>
        <w:fldChar w:fldCharType="end"/>
      </w:r>
      <w:r w:rsidRPr="00220C73">
        <w:rPr>
          <w:rFonts w:ascii="Helvetica" w:hAnsi="Helvetica" w:cs="Helvetica"/>
          <w:sz w:val="24"/>
          <w:szCs w:val="24"/>
        </w:rPr>
        <w:t xml:space="preserve"> NCDS data demonstrates that the loose linkages between higher education and the labour market make it less likely than countries like Germany for individuals to end up in the upper professional and service sector. </w:t>
      </w:r>
    </w:p>
    <w:p w14:paraId="0C4DC53C" w14:textId="77777777" w:rsidR="00203676" w:rsidRPr="00220C73" w:rsidRDefault="00203676" w:rsidP="00203676">
      <w:pPr>
        <w:rPr>
          <w:rFonts w:ascii="Helvetica" w:hAnsi="Helvetica" w:cs="Helvetica"/>
          <w:sz w:val="24"/>
          <w:szCs w:val="24"/>
        </w:rPr>
      </w:pPr>
      <w:r w:rsidRPr="00220C73">
        <w:rPr>
          <w:rFonts w:ascii="Helvetica" w:hAnsi="Helvetica" w:cs="Helvetica"/>
          <w:sz w:val="24"/>
          <w:szCs w:val="24"/>
        </w:rPr>
        <w:lastRenderedPageBreak/>
        <w:t xml:space="preserve">Using Optimal Matching Analysis,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{"citationID":"7AAW1THG","properties":{"formattedCitation":"(Martin, Schoon and Ross, 2008)","plainCitation":"(Martin, Schoon and Ross, 2008)","dontUpdate":true,"noteIndex":0},"citationItems":[{"id":6444,"uris":["http://zotero.org/users/8741181/items/QLHHNJMQ"],"itemData":{"id":6444,"type":"article-journal","container-title":"International Journal of Social Research Methodology","DOI":"10.1080/13645570701622025","ISSN":"1364-5579, 1464-5300","issue":"3","journalAbbreviation":"International Journal of Social Research Methodology","language":"en","page":"179-199","source":"DOI.org (Crossref)","title":"Beyond Transitions: Applying Optimal Matching Analysis to Life Course Research","title-short":"Beyond Transitions","volume":"11","author":[{"family":"Martin","given":"Peter"},{"family":"Schoon","given":"Ingrid"},{"family":"Ross","given":"Andy"}],"issued":{"date-parts":[["2008",7]]}}}],"schema":"https://github.com/citation-style-language/schema/raw/master/csl-citation.json"}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(Martin et al, 2008)</w:t>
      </w:r>
      <w:r w:rsidRPr="00220C73">
        <w:rPr>
          <w:rFonts w:ascii="Helvetica" w:hAnsi="Helvetica" w:cs="Helvetica"/>
          <w:sz w:val="24"/>
          <w:szCs w:val="24"/>
        </w:rPr>
        <w:fldChar w:fldCharType="end"/>
      </w:r>
      <w:r w:rsidRPr="00220C73">
        <w:rPr>
          <w:rFonts w:ascii="Helvetica" w:hAnsi="Helvetica" w:cs="Helvetica"/>
          <w:sz w:val="24"/>
          <w:szCs w:val="24"/>
        </w:rPr>
        <w:t xml:space="preserve"> evidence states that of the NCDS cohort 96 per cent of men could be grouped into six of the largest clusters compared to 90 per cent for the BCS suggesting an increase in distinct pathways. For the NCDS, the predominant pattern was to leave school post-16 and move directly to a job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{"citationID":"aP6sEaIW","properties":{"formattedCitation":"(Schoon, 2007)","plainCitation":"(Schoon, 2007)","dontUpdate":true,"noteIndex":0},"citationItems":[{"id":6452,"uris":["http://zotero.org/users/8741181/items/BXK7YEPX"],"itemData":{"id":6452,"type":"article-journal","container-title":"International Journal of Psychology","DOI":"10.1080/00207590600991252","ISSN":"0020-7594, 1464-066X","issue":"2","journalAbbreviation":"International Journal of Psychology","language":"en","page":"94-101","source":"DOI.org (Crossref)","title":"Adaptations to changing times: Agency in context","title-short":"Adaptations to changing times","volume":"42","author":[{"family":"Schoon","given":"Ingrid"}],"issued":{"date-parts":[["2007",4]]}}}],"schema":"https://github.com/citation-style-language/schema/raw/master/csl-citation.json"}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(Schoon, 2007 :98)</w:t>
      </w:r>
      <w:r w:rsidRPr="00220C73">
        <w:rPr>
          <w:rFonts w:ascii="Helvetica" w:hAnsi="Helvetica" w:cs="Helvetica"/>
          <w:sz w:val="24"/>
          <w:szCs w:val="24"/>
        </w:rPr>
        <w:fldChar w:fldCharType="end"/>
      </w:r>
    </w:p>
    <w:p w14:paraId="1E9440DA" w14:textId="77777777" w:rsidR="00203676" w:rsidRPr="00220C73" w:rsidRDefault="00203676" w:rsidP="00203676">
      <w:pPr>
        <w:rPr>
          <w:rFonts w:ascii="Helvetica" w:hAnsi="Helvetica" w:cs="Helvetica"/>
          <w:sz w:val="24"/>
          <w:szCs w:val="24"/>
        </w:rPr>
      </w:pPr>
      <w:r w:rsidRPr="00220C73">
        <w:rPr>
          <w:rFonts w:ascii="Helvetica" w:hAnsi="Helvetica" w:cs="Helvetica"/>
          <w:sz w:val="24"/>
          <w:szCs w:val="24"/>
        </w:rPr>
        <w:t xml:space="preserve">In another comparative study,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{"citationID":"7DjR81O0","properties":{"formattedCitation":"(Cebulla and Tomaszewski, 2013)","plainCitation":"(Cebulla and Tomaszewski, 2013)","dontUpdate":true,"noteIndex":0},"citationItems":[{"id":6468,"uris":["http://zotero.org/users/8741181/items/JIRANMH5"],"itemData":{"id":6468,"type":"article-journal","container-title":"International Journal of Adolescence and Youth","DOI":"10.1080/02673843.2013.767743","ISSN":"0267-3843, 2164-4527","issue":"3","journalAbbreviation":"International Journal of Adolescence and Youth","language":"en","page":"141-157","source":"DOI.org (Crossref)","title":"The demise of certainty: shifts in aspirations and achievement at the turn of the century","title-short":"The demise of certainty","volume":"18","author":[{"family":"Cebulla","given":"Andreas"},{"family":"Tomaszewski","given":"Wojtek"}],"issued":{"date-parts":[["2013",9]]}}}],"schema":"https://github.com/citation-style-language/schema/raw/master/csl-citation.json"}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(Cebulla and Tomaszewski, 2013 :147)</w:t>
      </w:r>
      <w:r w:rsidRPr="00220C73">
        <w:rPr>
          <w:rFonts w:ascii="Helvetica" w:hAnsi="Helvetica" w:cs="Helvetica"/>
          <w:sz w:val="24"/>
          <w:szCs w:val="24"/>
        </w:rPr>
        <w:fldChar w:fldCharType="end"/>
      </w:r>
      <w:r w:rsidRPr="00220C73">
        <w:rPr>
          <w:rFonts w:ascii="Helvetica" w:hAnsi="Helvetica" w:cs="Helvetica"/>
          <w:sz w:val="24"/>
          <w:szCs w:val="24"/>
        </w:rPr>
        <w:t xml:space="preserve"> demonstrated that young people within the NCDS birth cohort were more likely to achieve their life aspirations compared to later cohorts – 60 per cent of the NCDS generation achieved their job objectives by the time they turned 23 (compared to 39 per cent of the BCS70). In respect to the gendered nature of achieving life aspirations, within the NCDS birth cohort, women were more likely to achieve their aspirations than men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{"citationID":"ysuRWU8b","properties":{"formattedCitation":"(Cebulla and Tomaszewski, 2013)","plainCitation":"(Cebulla and Tomaszewski, 2013)","dontUpdate":true,"noteIndex":0},"citationItems":[{"id":6468,"uris":["http://zotero.org/users/8741181/items/JIRANMH5"],"itemData":{"id":6468,"type":"article-journal","container-title":"International Journal of Adolescence and Youth","DOI":"10.1080/02673843.2013.767743","ISSN":"0267-3843, 2164-4527","issue":"3","journalAbbreviation":"International Journal of Adolescence and Youth","language":"en","page":"141-157","source":"DOI.org (Crossref)","title":"The demise of certainty: shifts in aspirations and achievement at the turn of the century","title-short":"The demise of certainty","volume":"18","author":[{"family":"Cebulla","given":"Andreas"},{"family":"Tomaszewski","given":"Wojtek"}],"issued":{"date-parts":[["2013",9]]}}}],"schema":"https://github.com/citation-style-language/schema/raw/master/csl-citation.json"}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(Cebulla and Tomaszewski, 2013 :148)</w:t>
      </w:r>
      <w:r w:rsidRPr="00220C73">
        <w:rPr>
          <w:rFonts w:ascii="Helvetica" w:hAnsi="Helvetica" w:cs="Helvetica"/>
          <w:sz w:val="24"/>
          <w:szCs w:val="24"/>
        </w:rPr>
        <w:fldChar w:fldCharType="end"/>
      </w:r>
      <w:r w:rsidRPr="00220C73">
        <w:rPr>
          <w:rFonts w:ascii="Helvetica" w:hAnsi="Helvetica" w:cs="Helvetica"/>
          <w:sz w:val="24"/>
          <w:szCs w:val="24"/>
        </w:rPr>
        <w:t xml:space="preserve">. Women also appear to have higher occupational aspirations compared to men at a young age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{"citationID":"aqJOWo4X","properties":{"formattedCitation":"(Schoon, Martin and Ross, 2007; Schoon, 2022)","plainCitation":"(Schoon, Martin and Ross, 2007; Schoon, 2022)","dontUpdate":true,"noteIndex":0},"citationItems":[{"id":6446,"uris":["http://zotero.org/users/8741181/items/RJLVTMGM"],"itemData":{"id":6446,"type":"article-journal","abstract":"Drawing on data collected from two longitudinal Cohort Studies following the lives of over 20,000 individuals born in the United Kingdom 12 years apart in 1958 and 1970, respectively, this paper examines antecedents and outcomes of educational and occupational aspirations of young men and women, covering the transition from dependent childhood into independent adulthood. Two analytical models, a Social Reproduction Model and a Developmental-Contextual Model are tested to assess the processes by which family background and the wider socio-historical context inXuence work and family related careers. The Wndings demonstrate the persistent role of gender, social origin and individual agency processes as well as the inXuence of a changing socio-historical context on career development. Results are interpreted with regard to biographical agency processes linking individual lives with social contexts across the life course.","container-title":"Journal of Vocational Behavior","DOI":"10.1016/j.jvb.2006.04.009","ISSN":"00018791","issue":"1","journalAbbreviation":"Journal of Vocational Behavior","language":"en","page":"78-96","source":"DOI.org (Crossref)","title":"Career transitions in times of social change. His and her story","volume":"70","author":[{"family":"Schoon","given":"Ingrid"},{"family":"Martin","given":"Peter"},{"family":"Ross","given":"Andy"}],"issued":{"date-parts":[["2007",2]]}}},{"id":7794,"uris":["http://zotero.org/users/8741181/items/E2QYH996"],"itemData":{"id":7794,"type":"article-journal","abstract":"Zukunftspl?ne: Ver?nderungen in den Bildungszielen bei drei briti schen Kohorten?. This paper examines changing educational expectations in three British age cohorts born in 1958, 1970 and 1989/90. A pathway model is tested to examine the associations between parental education, academic at tainment, school motivation and education expectations among young people and their parents in a changing social context. The findings suggest that educa tional expectations have increased considerably between 1974 and 2006. In the most recent cohort education expectations at age 16 are more loosely linked to parental education and previous academic attainment, suggesting that expecta tions for further education are becoming the norm. Furthermore, there are per sisting social inequalities in attainment, as well as an increasing gender gap in expectations, with girls being more ambitious regarding their educational goals than boys. Findings are discussed in terms of changing norms and expectations for young people in a changing socio-historical context.","language":"en","page":"22","source":"Zotero","title":"Planning for the Future: Changing Education Expectations in Three British Cohorts","author":[{"family":"Schoon","given":"Ingrid"}],"issued":{"date-parts":[["2022"]]}}}],"schema":"https://github.com/citation-style-language/schema/raw/master/csl-citation.json"}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(Schoon 2007; Schoon, 2022)</w:t>
      </w:r>
      <w:r w:rsidRPr="00220C73">
        <w:rPr>
          <w:rFonts w:ascii="Helvetica" w:hAnsi="Helvetica" w:cs="Helvetica"/>
          <w:sz w:val="24"/>
          <w:szCs w:val="24"/>
        </w:rPr>
        <w:fldChar w:fldCharType="end"/>
      </w:r>
      <w:r w:rsidRPr="00220C73">
        <w:rPr>
          <w:rFonts w:ascii="Helvetica" w:hAnsi="Helvetica" w:cs="Helvetica"/>
          <w:sz w:val="24"/>
          <w:szCs w:val="24"/>
        </w:rPr>
        <w:t>.</w:t>
      </w:r>
    </w:p>
    <w:p w14:paraId="3888AB8F" w14:textId="77777777" w:rsidR="00203676" w:rsidRPr="00220C73" w:rsidRDefault="00203676" w:rsidP="00203676">
      <w:pPr>
        <w:rPr>
          <w:rFonts w:ascii="Helvetica" w:hAnsi="Helvetica" w:cs="Helvetica"/>
          <w:sz w:val="24"/>
          <w:szCs w:val="24"/>
        </w:rPr>
      </w:pPr>
      <w:r w:rsidRPr="00220C73">
        <w:rPr>
          <w:rFonts w:ascii="Helvetica" w:hAnsi="Helvetica" w:cs="Helvetica"/>
          <w:sz w:val="24"/>
          <w:szCs w:val="24"/>
        </w:rPr>
        <w:t xml:space="preserve">In a study of three British cohorts including the NCDS,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{"citationID":"mIINuWjH","properties":{"formattedCitation":"(Bukodi, Goldthorpe and Kuha, 2017)","plainCitation":"(Bukodi, Goldthorpe and Kuha, 2017)","dontUpdate":true,"noteIndex":0},"citationItems":[{"id":6465,"uris":["http://zotero.org/users/8741181/items/GCXULJ7Z"],"itemData":{"id":6465,"type":"article-journal","abstract":"It has previously been shown that, across three British birth cohorts, relative rates of intergenerational social class mobility have remained at an essentially constant level among men and also among women who have worked only full time. We establish the pattern of this prevailing level of social ﬂuidity and its sources and determine whether it also persists over time, and we bring out its implications for inequalities in relative mobility chances. We develop a parsimonious model for the log-odds-ratios which express the associations between individuals’ class origins and destinations. This model is derived from a topological model that comprises three kinds of readily interpretable binary characteristics and eight effects in all, each of which does, or does not, apply to particular cells of the mobility table, i.e. effects of class hierarchy, class inheritance and status afﬁnity. Results show that the pattern as well as the level of social ﬂuidity are essentially unchanged across the cohorts, that gender differences in this prevailing pattern are limited and that marked differences in the degree of inequality in relative mobility chances arise with long-range transitions where inheritance effects are reinforced by hierarchy effects that are not offset by status afﬁnity effects.","container-title":"Journal of the Royal Statistical Society: Series A (Statistics in Society)","DOI":"10.1111/rssa.12234","ISSN":"09641998","issue":"3","journalAbbreviation":"J. R. Stat. Soc. A","language":"en","page":"841-862","source":"DOI.org (Crossref)","title":"The pattern of social fluidity within the British class structure: a topological model","title-short":"The pattern of social fluidity within the British class structure","volume":"180","author":[{"family":"Bukodi","given":"Erzsébet"},{"family":"Goldthorpe","given":"John H."},{"family":"Kuha","given":"Jouni"}],"issued":{"date-parts":[["2017",6]]}}}],"schema":"https://github.com/citation-style-language/schema/raw/master/csl-citation.json"}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(Bukodi et al 2017)</w:t>
      </w:r>
      <w:r w:rsidRPr="00220C73">
        <w:rPr>
          <w:rFonts w:ascii="Helvetica" w:hAnsi="Helvetica" w:cs="Helvetica"/>
          <w:sz w:val="24"/>
          <w:szCs w:val="24"/>
        </w:rPr>
        <w:fldChar w:fldCharType="end"/>
      </w:r>
      <w:r w:rsidRPr="00220C73">
        <w:rPr>
          <w:rFonts w:ascii="Helvetica" w:hAnsi="Helvetica" w:cs="Helvetica"/>
          <w:sz w:val="24"/>
          <w:szCs w:val="24"/>
        </w:rPr>
        <w:t xml:space="preserve"> found that relative rates of intergenerational social class mobility have remained virtually unchanged. The chances of mobility and immobility have been at an essentially constant level across the mid to late 20</w:t>
      </w:r>
      <w:r w:rsidRPr="00220C73">
        <w:rPr>
          <w:rFonts w:ascii="Helvetica" w:hAnsi="Helvetica" w:cs="Helvetica"/>
          <w:sz w:val="24"/>
          <w:szCs w:val="24"/>
          <w:vertAlign w:val="superscript"/>
        </w:rPr>
        <w:t>th</w:t>
      </w:r>
      <w:r w:rsidRPr="00220C73">
        <w:rPr>
          <w:rFonts w:ascii="Helvetica" w:hAnsi="Helvetica" w:cs="Helvetica"/>
          <w:sz w:val="24"/>
          <w:szCs w:val="24"/>
        </w:rPr>
        <w:t xml:space="preserve"> century. Class backgrounds still remain significant even after controlling for existing educational attainment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{"citationID":"AmwhnBOb","properties":{"formattedCitation":"(Kuha, Bukodi and Goldthorpe, 2021)","plainCitation":"(Kuha, Bukodi and Goldthorpe, 2021)","dontUpdate":true,"noteIndex":0},"citationItems":[{"id":6428,"uris":["http://zotero.org/users/8741181/items/B6NB4Z4U"],"itemData":{"id":6428,"type":"article-journal","container-title":"The Annals of Applied Statistics","DOI":"10.1214/21-AOAS1467","ISSN":"1932-6157","issue":"4","journalAbbreviation":"Ann. Appl. Stat.","language":"en","source":"DOI.org (Crossref)","title":"Mediation analysis for associations of categorical variables: The role of education in social class mobility in Britain","title-short":"Mediation analysis for associations of categorical variables","URL":"https://projecteuclid.org/journals/annals-of-applied-statistics/volume-15/issue-4/Mediation-analysis-for-associations-of-categorical-variables--The-role/10.1214/21-AOAS1467.full","volume":"15","author":[{"family":"Kuha","given":"Jouni"},{"family":"Bukodi","given":"Erzsébet"},{"family":"Goldthorpe","given":"John H."}],"accessed":{"date-parts":[["2022",9,29]]},"issued":{"date-parts":[["2021",12,1]]}}}],"schema":"https://github.com/citation-style-language/schema/raw/master/csl-citation.json"}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(Kuha, Bukodi and Goldthorpe, 2021 :2061)</w:t>
      </w:r>
      <w:r w:rsidRPr="00220C73">
        <w:rPr>
          <w:rFonts w:ascii="Helvetica" w:hAnsi="Helvetica" w:cs="Helvetica"/>
          <w:sz w:val="24"/>
          <w:szCs w:val="24"/>
        </w:rPr>
        <w:fldChar w:fldCharType="end"/>
      </w:r>
      <w:r w:rsidRPr="00220C73">
        <w:rPr>
          <w:rFonts w:ascii="Helvetica" w:hAnsi="Helvetica" w:cs="Helvetica"/>
          <w:sz w:val="24"/>
          <w:szCs w:val="24"/>
        </w:rPr>
        <w:t xml:space="preserve">. Maintaining the theme of social class effects,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{"citationID":"TArED83f","properties":{"formattedCitation":"(Iannelli, 2013)","plainCitation":"(Iannelli, 2013)","noteIndex":0},"citationItems":[{"id":9198,"uris":["http://zotero.org/users/8741181/items/UUNCWPQA"],"itemData":{"id":9198,"type":"article-journal","container-title":"British Journal of Sociology of Education","DOI":"10.1080/01425692.2013.816031","ISSN":"0142-5692, 1465-3346","issue":"5-6","journalAbbreviation":"British Journal of Sociology of Education","language":"en","page":"907-928","source":"DOI.org (Crossref)","title":"The role of the school curriculum in social mobility","volume":"34","author":[{"family":"Iannelli","given":"Cristina"}],"issued":{"date-parts":[["2013",11,1]]}}}],"schema":"https://github.com/citation-style-language/schema/raw/master/csl-citation.json"}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(Iannelli, 2013)</w:t>
      </w:r>
      <w:r w:rsidRPr="00220C73">
        <w:rPr>
          <w:rFonts w:ascii="Helvetica" w:hAnsi="Helvetica" w:cs="Helvetica"/>
          <w:sz w:val="24"/>
          <w:szCs w:val="24"/>
        </w:rPr>
        <w:fldChar w:fldCharType="end"/>
      </w:r>
      <w:r w:rsidRPr="00220C73">
        <w:rPr>
          <w:rFonts w:ascii="Helvetica" w:hAnsi="Helvetica" w:cs="Helvetica"/>
          <w:sz w:val="24"/>
          <w:szCs w:val="24"/>
        </w:rPr>
        <w:t xml:space="preserve"> data suggests that curriculum selection at secondary school has an impact on social class destination primarily for those individuals already in advantaged social classes due to their propensity to select high value labour market based subjects such as English, maths, and science. </w:t>
      </w:r>
    </w:p>
    <w:p w14:paraId="6E2A67E9" w14:textId="77777777" w:rsidR="00203676" w:rsidRPr="00220C73" w:rsidRDefault="00203676" w:rsidP="00203676">
      <w:pPr>
        <w:rPr>
          <w:rFonts w:ascii="Helvetica" w:hAnsi="Helvetica" w:cs="Helvetica"/>
          <w:sz w:val="24"/>
          <w:szCs w:val="24"/>
        </w:rPr>
      </w:pPr>
      <w:r w:rsidRPr="00220C73">
        <w:rPr>
          <w:rFonts w:ascii="Helvetica" w:hAnsi="Helvetica" w:cs="Helvetica"/>
          <w:sz w:val="24"/>
          <w:szCs w:val="24"/>
        </w:rPr>
        <w:t xml:space="preserve">Intergenerational mobility has been found to be correlated with sons and daughters labour market earnings and years of schooling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{"citationID":"cAGSkEOx","properties":{"formattedCitation":"(Dearden and Machin, no date)","plainCitation":"(Dearden and Machin, no date)","dontUpdate":true,"noteIndex":0},"citationItems":[{"id":6449,"uris":["http://zotero.org/users/8741181/items/JI558YKK"],"itemData":{"id":6449,"type":"article-journal","container-title":"The Economic Journal","language":"en","page":"20","source":"Zotero","title":"INTERGENERATIONAL MOBILITY IN BRITAIN","author":[{"family":"Dearden","given":"Lorraine"},{"family":"Machin","given":"Stephen"}],"issued":{"date-parts":[["1997"]]}}}],"schema":"https://github.com/citation-style-language/schema/raw/master/csl-citation.json"}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(Dearden and Machin 1997 :47)</w:t>
      </w:r>
      <w:r w:rsidRPr="00220C73">
        <w:rPr>
          <w:rFonts w:ascii="Helvetica" w:hAnsi="Helvetica" w:cs="Helvetica"/>
          <w:sz w:val="24"/>
          <w:szCs w:val="24"/>
        </w:rPr>
        <w:fldChar w:fldCharType="end"/>
      </w:r>
      <w:r w:rsidRPr="00220C73">
        <w:rPr>
          <w:rFonts w:ascii="Helvetica" w:hAnsi="Helvetica" w:cs="Helvetica"/>
          <w:sz w:val="24"/>
          <w:szCs w:val="24"/>
        </w:rPr>
        <w:t>.</w:t>
      </w:r>
    </w:p>
    <w:p w14:paraId="6BE1431D" w14:textId="77777777" w:rsidR="00203676" w:rsidRPr="00220C73" w:rsidRDefault="00203676" w:rsidP="00203676">
      <w:pPr>
        <w:pStyle w:val="Heading3"/>
        <w:rPr>
          <w:rFonts w:ascii="Helvetica" w:hAnsi="Helvetica" w:cs="Helvetica"/>
        </w:rPr>
      </w:pPr>
      <w:bookmarkStart w:id="37" w:name="_Toc131406648"/>
      <w:r w:rsidRPr="00220C73">
        <w:rPr>
          <w:rFonts w:ascii="Helvetica" w:hAnsi="Helvetica" w:cs="Helvetica"/>
        </w:rPr>
        <w:t>Family</w:t>
      </w:r>
      <w:bookmarkEnd w:id="37"/>
    </w:p>
    <w:p w14:paraId="3BD897E9" w14:textId="77777777" w:rsidR="00203676" w:rsidRPr="00220C73" w:rsidRDefault="00203676" w:rsidP="00203676">
      <w:pPr>
        <w:rPr>
          <w:rFonts w:ascii="Helvetica" w:hAnsi="Helvetica" w:cs="Helvetica"/>
          <w:sz w:val="24"/>
          <w:szCs w:val="24"/>
        </w:rPr>
      </w:pPr>
      <w:r w:rsidRPr="00220C73">
        <w:rPr>
          <w:rFonts w:ascii="Helvetica" w:hAnsi="Helvetica" w:cs="Helvetica"/>
          <w:sz w:val="24"/>
          <w:szCs w:val="24"/>
        </w:rPr>
        <w:t xml:space="preserve">Work is not the only factor in transition literature-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{"citationID":"HJHFhiKv","properties":{"formattedCitation":"(Berrington and Diamond, 2000)","plainCitation":"(Berrington and Diamond, 2000)","noteIndex":0},"citationItems":[{"id":658,"uris":["http://zotero.org/users/8741181/items/QIX86J7I"],"itemData":{"id":658,"type":"article-journal","abstract":"A discrete time competing risks hazards model is used to analyse entry into ®rst partnership among men and women born in Britain in 1958. Using a life course approach we identify family background and current life experiences which affect the timing and type of ®rst-partnership formation. Education is a key factor in¯uencing the age of entry into ®rst partnership and whether or not the respondent will experience pregnancy before forming the partnership. Religiosity, experience of parental separation and the geographical region of residence are more important in affecting the decision to cohabit rather than to marry directly. The analyses highlight the importance of transitions in other domains such as leaving the parental home in encouraging cohabitation.","container-title":"Journal of the Royal Statistical Society: Series A (Statistics in Society)","DOI":"10.1111/1467-985X.00162","ISSN":"0964-1998, 1467-985X","issue":"2","journalAbbreviation":"J Royal Statistical Soc A","language":"en","page":"127-151","source":"DOI.org (Crossref)","title":"Marriage or cohabitation: a competing risks analysis of first-partnership formation among the 1958 British birth cohort","title-short":"Marriage or cohabitation","volume":"163","author":[{"family":"Berrington","given":"Ann"},{"family":"Diamond","given":"Ian"}],"issued":{"date-parts":[["2000",6]]}}}],"schema":"https://github.com/citation-style-language/schema/raw/master/csl-citation.json"}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(Berrington and Diamond, 2000)</w:t>
      </w:r>
      <w:r w:rsidRPr="00220C73">
        <w:rPr>
          <w:rFonts w:ascii="Helvetica" w:hAnsi="Helvetica" w:cs="Helvetica"/>
          <w:sz w:val="24"/>
          <w:szCs w:val="24"/>
        </w:rPr>
        <w:fldChar w:fldCharType="end"/>
      </w:r>
      <w:r w:rsidRPr="00220C73">
        <w:rPr>
          <w:rFonts w:ascii="Helvetica" w:hAnsi="Helvetica" w:cs="Helvetica"/>
          <w:sz w:val="24"/>
          <w:szCs w:val="24"/>
        </w:rPr>
        <w:t xml:space="preserve"> study the nature of first-partnership formation using a risk hazards model. Those individuals born in 1958 who cohabited in their first partnership tended to be less religious, lived outside a family and were more likely to have experienced the separation of their parents. The changing nature of the labour market and gender dynamics in the internalised pressures for both men and women to join the occupational fold has seen a elongation of the negotiating of family formation events taking place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{"citationID":"LfqetpBF","properties":{"formattedCitation":"(Holdsworth and Elliott, 2001)","plainCitation":"(Holdsworth and Elliott, 2001)","dontUpdate":true,"noteIndex":0},"citationItems":[{"id":6467,"uris":["http://zotero.org/users/8741181/items/U3GPI8AM"],"itemData":{"id":6467,"type":"article-journal","abstract":"Both fertility and marriage behaviour have changed considerably throughout Western Europe. While fertility has declined across the continent there has been an increase in the age of marriage, accompanied by an increase in cohabitation rates and marriage dissolution. These cross- national trends have been suggested to be indicative of a second demographic transition. Both Beck and Giddens have attempted to locate these changes in family formation within a wider context of social change associated with late modernity. However, in this paper we argue that in trying to provide a universal theory to understand the second demographic transition it is important not to overlook important cross- national differences. Previous comparative research has established that in the South young people tend to marry later, but have children earlier in partnerships. While in the North, marriage and leaving home occur earlier but the link between marriage and childbirth is weaker. In this paper we use data from the British National Child Development Study and the Spanish 1991 Sociodemographic Survey in order to compare the processes of family formation in Britain and Spain. The emphasis is on understanding the sequencing and timing of a) leaving home, b) forming a partnership, and c) giving birth to a first child in relation to each other rather than as independent events.","container-title":"Sociological Research Online","DOI":"10.5153/sro.597","ISSN":"1360-7804, 1360-7804","issue":"2","journalAbbreviation":"Sociological Research Online","language":"en","page":"54-70","source":"DOI.org (Crossref)","title":"The Timing of Family Formation in Britain and Spain","volume":"6","author":[{"family":"Holdsworth","given":"Clare"},{"family":"Elliott","given":"Jane"}],"issued":{"date-parts":[["2001",8]]}}}],"schema":"https://github.com/citation-style-language/schema/raw/master/csl-citation.json"}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(Holdsworth and Elliott, 2001 :3)</w:t>
      </w:r>
      <w:r w:rsidRPr="00220C73">
        <w:rPr>
          <w:rFonts w:ascii="Helvetica" w:hAnsi="Helvetica" w:cs="Helvetica"/>
          <w:sz w:val="24"/>
          <w:szCs w:val="24"/>
        </w:rPr>
        <w:fldChar w:fldCharType="end"/>
      </w:r>
      <w:r w:rsidRPr="00220C73">
        <w:rPr>
          <w:rFonts w:ascii="Helvetica" w:hAnsi="Helvetica" w:cs="Helvetica"/>
          <w:sz w:val="24"/>
          <w:szCs w:val="24"/>
        </w:rPr>
        <w:t xml:space="preserve">. Evidence from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{"citationID":"soB7DW2d","properties":{"formattedCitation":"(Hope, Rodgers and Power, 1999)","plainCitation":"(Hope, Rodgers and Power, 1999)","dontUpdate":true,"noteIndex":0},"citationItems":[{"id":6455,"uris":["http://zotero.org/users/8741181/items/N2EIXQFW"],"itemData":{"id":6455,"type":"article-journal","abstract":"Background. Evidence is conﬂicting as to whether the association between marital status and psychological distress is due to selection (i.e. distress inﬂuences marital status) or causation (marital status inﬂuences distress). We investigate : (i) whether diﬀerences in psychological distress pre-date marital transitions ; (ii) whether levels of distress change following transitions ; and (iii) potential mediating and moderating factors.\nMethods. Data on psychological distress (indicated by the Malaise Inventory) and marital status at ages 23 and 33 were analysed for 4514 men and 4842 women from the 1958 birth cohort.\nResults. Higher levels of distress were found among the divorced and lower levels among the single and the married. Selection was seen in the lower initial mean symptoms of those who married (1n69 for men ; 2n84 for women) compared to those remaining single (2n41 for men ; 3n26 for women). Causation was indicated by the relative deterioration in distress of those who divorced compared to the continuously married (an increase of 0n31 and 0n03 respectively for men), especially in women (a decrease of 0n18 versus 0n71). This was most evident in women who were downwardly mobile and those with children. Recently separated men and women showed especially large increases in distress.\nConclusions. The relationship between marital status and psychological distress involves selection and causation. Findings failed to support ideas of marriage being protective (through social support), or detrimental (through family roles). Divorce increased distress, with both acute and longer-term components moderated by secondary factors such as childcare and declining socioeconomic status.","container-title":"Psychological Medicine","DOI":"10.1017/S0033291798008149","ISSN":"0033-2917, 1469-8978","issue":"2","journalAbbreviation":"Psychol. Med.","language":"en","page":"381-389","source":"DOI.org (Crossref)","title":"Marital status transitions and psychological distress: longitudinal evidence from a national population sample","title-short":"Marital status transitions and psychological distress","volume":"29","author":[{"family":"Hope","given":"S."},{"family":"Rodgers","given":"B."},{"family":"Power","given":"C."}],"issued":{"date-parts":[["1999",3]]}}}],"schema":"https://github.com/citation-style-language/schema/raw/master/csl-citation.json"}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(Hope et al, 1999 :381)</w:t>
      </w:r>
      <w:r w:rsidRPr="00220C73">
        <w:rPr>
          <w:rFonts w:ascii="Helvetica" w:hAnsi="Helvetica" w:cs="Helvetica"/>
          <w:sz w:val="24"/>
          <w:szCs w:val="24"/>
        </w:rPr>
        <w:fldChar w:fldCharType="end"/>
      </w:r>
      <w:r w:rsidRPr="00220C73">
        <w:rPr>
          <w:rFonts w:ascii="Helvetica" w:hAnsi="Helvetica" w:cs="Helvetica"/>
          <w:sz w:val="24"/>
          <w:szCs w:val="24"/>
        </w:rPr>
        <w:t xml:space="preserve"> demonstrates that when family formation does take place in the form of cohabitation and marriage, those that are divorced experience significantly more amounts of psychological distress compared to single and married individuals. </w:t>
      </w:r>
    </w:p>
    <w:p w14:paraId="7F48A087" w14:textId="77777777" w:rsidR="00203676" w:rsidRPr="00220C73" w:rsidRDefault="00203676" w:rsidP="00203676">
      <w:pPr>
        <w:rPr>
          <w:rFonts w:ascii="Helvetica" w:hAnsi="Helvetica" w:cs="Helvetica"/>
          <w:sz w:val="24"/>
          <w:szCs w:val="24"/>
        </w:rPr>
      </w:pPr>
      <w:r w:rsidRPr="00220C73">
        <w:rPr>
          <w:rFonts w:ascii="Helvetica" w:hAnsi="Helvetica" w:cs="Helvetica"/>
          <w:sz w:val="24"/>
          <w:szCs w:val="24"/>
        </w:rPr>
        <w:t xml:space="preserve">Educational attainment is not a matter of short-term decision making, but long-term effects impacted in part by family characteristics and dynamics.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{"citationID":"Mmir4g0h","properties":{"formattedCitation":"(Chevalier and Lanot, no date)","plainCitation":"(Chevalier and Lanot, no date)","dontUpdate":true,"noteIndex":0},"citationItems":[{"id":6470,"uris":["http://zotero.org/users/8741181/items/UEPQWEP8"],"itemData":{"id":6470,"type":"article-journal","language":"en","page":"32","source":"Zotero","title":"The Relative Effect of Family and Financial Characteristics on Educational Achievement","author":[{"family":"Chevalier","given":"Arnaud"},{"family":"Lanot","given":"Gauthier"}],"issued":{"date-parts":[["2001"]]}}}],"schema":"https://github.com/citation-style-language/schema/raw/master/csl-citation.json"}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(Chevalier and Lanot, 2001 :8)</w:t>
      </w:r>
      <w:r w:rsidRPr="00220C73">
        <w:rPr>
          <w:rFonts w:ascii="Helvetica" w:hAnsi="Helvetica" w:cs="Helvetica"/>
          <w:sz w:val="24"/>
          <w:szCs w:val="24"/>
        </w:rPr>
        <w:fldChar w:fldCharType="end"/>
      </w:r>
      <w:r w:rsidRPr="00220C73">
        <w:rPr>
          <w:rFonts w:ascii="Helvetica" w:hAnsi="Helvetica" w:cs="Helvetica"/>
          <w:sz w:val="24"/>
          <w:szCs w:val="24"/>
        </w:rPr>
        <w:t xml:space="preserve"> find that in accordance with other studies of its nature, pupils from </w:t>
      </w:r>
      <w:r w:rsidRPr="00220C73">
        <w:rPr>
          <w:rFonts w:ascii="Helvetica" w:hAnsi="Helvetica" w:cs="Helvetica"/>
          <w:sz w:val="24"/>
          <w:szCs w:val="24"/>
        </w:rPr>
        <w:lastRenderedPageBreak/>
        <w:t>poorer family backgrounds are less likely to invest in education</w:t>
      </w:r>
      <w:r w:rsidRPr="00220C73">
        <w:rPr>
          <w:rStyle w:val="FootnoteReference"/>
          <w:rFonts w:ascii="Helvetica" w:hAnsi="Helvetica" w:cs="Helvetica"/>
          <w:sz w:val="24"/>
          <w:szCs w:val="24"/>
        </w:rPr>
        <w:footnoteReference w:id="5"/>
      </w:r>
      <w:r w:rsidRPr="00220C73">
        <w:rPr>
          <w:rFonts w:ascii="Helvetica" w:hAnsi="Helvetica" w:cs="Helvetica"/>
          <w:sz w:val="24"/>
          <w:szCs w:val="24"/>
        </w:rPr>
        <w:t xml:space="preserve">. One of the key issues with the NCDS cohort is that data related to income etc was collected in 1974 during the three day week (include info in footnotes), thus it is unclear whether real or adjusted earnings were reported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{"citationID":"x09Xb0qV","properties":{"formattedCitation":"(Chevalier and Lanot, 2001)","plainCitation":"(Chevalier and Lanot, 2001)","dontUpdate":true,"noteIndex":0},"citationItems":[{"id":6470,"uris":["http://zotero.org/users/8741181/items/UEPQWEP8"],"itemData":{"id":6470,"type":"article-journal","language":"en","page":"32","source":"Zotero","title":"The Relative Effect of Family and Financial Characteristics on Educational Achievement","author":[{"family":"Chevalier","given":"Arnaud"},{"family":"Lanot","given":"Gauthier"}],"issued":{"date-parts":[["2001"]]}}}],"schema":"https://github.com/citation-style-language/schema/raw/master/csl-citation.json"}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(Chevalier and Lanot, 2001 :11)</w:t>
      </w:r>
      <w:r w:rsidRPr="00220C73">
        <w:rPr>
          <w:rFonts w:ascii="Helvetica" w:hAnsi="Helvetica" w:cs="Helvetica"/>
          <w:sz w:val="24"/>
          <w:szCs w:val="24"/>
        </w:rPr>
        <w:fldChar w:fldCharType="end"/>
      </w:r>
      <w:r w:rsidRPr="00220C73">
        <w:rPr>
          <w:rFonts w:ascii="Helvetica" w:hAnsi="Helvetica" w:cs="Helvetica"/>
          <w:sz w:val="24"/>
          <w:szCs w:val="24"/>
        </w:rPr>
        <w:t xml:space="preserve">. This gives pause for thought when conducting any analysis using this data, as it could potentially be noisy. </w:t>
      </w:r>
    </w:p>
    <w:p w14:paraId="146C8442" w14:textId="419E9AC8" w:rsidR="00203676" w:rsidRPr="00220C73" w:rsidRDefault="00203676" w:rsidP="00203676">
      <w:pPr>
        <w:pStyle w:val="Heading2"/>
        <w:rPr>
          <w:rFonts w:ascii="Helvetica" w:hAnsi="Helvetica" w:cs="Helvetica"/>
          <w:sz w:val="24"/>
          <w:szCs w:val="24"/>
        </w:rPr>
      </w:pPr>
      <w:bookmarkStart w:id="38" w:name="_Toc131406649"/>
      <w:r w:rsidRPr="00220C73">
        <w:rPr>
          <w:rFonts w:ascii="Helvetica" w:hAnsi="Helvetica" w:cs="Helvetica"/>
          <w:sz w:val="24"/>
          <w:szCs w:val="24"/>
        </w:rPr>
        <w:t>Data and Methods</w:t>
      </w:r>
      <w:bookmarkEnd w:id="38"/>
    </w:p>
    <w:p w14:paraId="7E61B086" w14:textId="5F75B4F3" w:rsidR="00F22F46" w:rsidRPr="00220C73" w:rsidRDefault="00D57452" w:rsidP="00D57452">
      <w:pPr>
        <w:rPr>
          <w:rFonts w:ascii="Helvetica" w:hAnsi="Helvetica" w:cs="Helvetica"/>
          <w:sz w:val="24"/>
          <w:szCs w:val="24"/>
        </w:rPr>
      </w:pPr>
      <w:r w:rsidRPr="00220C73">
        <w:rPr>
          <w:rFonts w:ascii="Helvetica" w:hAnsi="Helvetica" w:cs="Helvetica"/>
          <w:sz w:val="24"/>
          <w:szCs w:val="24"/>
        </w:rPr>
        <w:t xml:space="preserve">This section explores the NCDS cohort in a more detailed manner. Firstly, NCDS data is formally introduced, detailing sample size, attrition rates, missing data etc. Secondly, an introduction into the measures that will be used in subsequent modelling is provided. Descriptive statistics are given. Finally, there will be a discussion of the type of analysis methods and how that analysis will be presented. </w:t>
      </w:r>
    </w:p>
    <w:p w14:paraId="4A8430A3" w14:textId="747A521F" w:rsidR="00D57452" w:rsidRPr="00220C73" w:rsidRDefault="00203676" w:rsidP="00C96544">
      <w:pPr>
        <w:pStyle w:val="Heading3"/>
        <w:rPr>
          <w:rFonts w:ascii="Helvetica" w:hAnsi="Helvetica" w:cs="Helvetica"/>
        </w:rPr>
      </w:pPr>
      <w:bookmarkStart w:id="39" w:name="_Toc131406650"/>
      <w:r w:rsidRPr="00220C73">
        <w:rPr>
          <w:rFonts w:ascii="Helvetica" w:hAnsi="Helvetica" w:cs="Helvetica"/>
        </w:rPr>
        <w:t>Introduction to the NCDS data</w:t>
      </w:r>
      <w:bookmarkEnd w:id="39"/>
    </w:p>
    <w:p w14:paraId="002F29F7" w14:textId="71564360" w:rsidR="00D57452" w:rsidRPr="00220C73" w:rsidRDefault="00C96544" w:rsidP="0043646C">
      <w:pPr>
        <w:rPr>
          <w:rFonts w:ascii="Helvetica" w:hAnsi="Helvetica" w:cs="Helvetica"/>
          <w:sz w:val="24"/>
          <w:szCs w:val="24"/>
        </w:rPr>
      </w:pPr>
      <w:r w:rsidRPr="00220C73">
        <w:rPr>
          <w:rFonts w:ascii="Helvetica" w:hAnsi="Helvetica" w:cs="Helvetica"/>
          <w:sz w:val="24"/>
          <w:szCs w:val="24"/>
        </w:rPr>
        <w:t xml:space="preserve">The NCDS cohort originated in 1958 (when participants were born) and continues to present day. For analysis in this thesis only data up until age </w:t>
      </w:r>
      <w:r w:rsidR="0043646C" w:rsidRPr="00220C73">
        <w:rPr>
          <w:rFonts w:ascii="Helvetica" w:hAnsi="Helvetica" w:cs="Helvetica"/>
          <w:sz w:val="24"/>
          <w:szCs w:val="24"/>
        </w:rPr>
        <w:t>23</w:t>
      </w:r>
      <w:r w:rsidRPr="00220C73">
        <w:rPr>
          <w:rFonts w:ascii="Helvetica" w:hAnsi="Helvetica" w:cs="Helvetica"/>
          <w:sz w:val="24"/>
          <w:szCs w:val="24"/>
        </w:rPr>
        <w:t xml:space="preserve"> (wave </w:t>
      </w:r>
      <w:r w:rsidR="0043646C" w:rsidRPr="00220C73">
        <w:rPr>
          <w:rFonts w:ascii="Helvetica" w:hAnsi="Helvetica" w:cs="Helvetica"/>
          <w:sz w:val="24"/>
          <w:szCs w:val="24"/>
        </w:rPr>
        <w:t>4</w:t>
      </w:r>
      <w:r w:rsidRPr="00220C73">
        <w:rPr>
          <w:rFonts w:ascii="Helvetica" w:hAnsi="Helvetica" w:cs="Helvetica"/>
          <w:sz w:val="24"/>
          <w:szCs w:val="24"/>
        </w:rPr>
        <w:t>) is considered. Table XXXX details the sample size of the NCDS. At birth in 1958 the total cohort consisted of an eligible sample of 17,638 with 17,415 participants. By 1974 at age 16, the total cohort had increased to 18,558. This is due to the original sample being supplemented by migrants born in 1958. The number of participants at age 16 had fallen to 14,654, or 91.6 per cent of the eligible sample. This is a reduction in real participants from birth wave of 2,761. Of this reduction, 873 people died and a further 799 emigrated leaving 1,089 missing for reasons other than death or emigration</w:t>
      </w:r>
      <w:r w:rsidR="0043646C" w:rsidRPr="00220C73">
        <w:rPr>
          <w:rFonts w:ascii="Helvetica" w:hAnsi="Helvetica" w:cs="Helvetica"/>
          <w:sz w:val="24"/>
          <w:szCs w:val="24"/>
        </w:rPr>
        <w:t xml:space="preserve">. </w:t>
      </w:r>
    </w:p>
    <w:p w14:paraId="252835EA" w14:textId="7A4D2ACE" w:rsidR="0043646C" w:rsidRPr="00220C73" w:rsidRDefault="0043646C" w:rsidP="0043646C">
      <w:pPr>
        <w:rPr>
          <w:rFonts w:ascii="Helvetica" w:hAnsi="Helvetica" w:cs="Helvetica"/>
          <w:sz w:val="24"/>
          <w:szCs w:val="24"/>
        </w:rPr>
      </w:pPr>
      <w:r w:rsidRPr="00220C73">
        <w:rPr>
          <w:rFonts w:ascii="Helvetica" w:hAnsi="Helvetica" w:cs="Helvetica"/>
          <w:sz w:val="24"/>
          <w:szCs w:val="24"/>
        </w:rPr>
        <w:t>The sample size at age 23 is significantly smaller than that of the initial sample, this sample attrition is primarily determined to be caused by not being able to trace participants (there is also a relatively low refusal rate – 7.1 per cent at age 23) (Power and Elliott 2006: 35). An issue that comes with sample attrition for the NCDS is that the size of certain ethnic minority populations back when the sample was first collected were small, meaning that attrition makes analysis of ethnic minority populations extremely difficult (ibid)</w:t>
      </w:r>
      <w:r w:rsidRPr="00220C73">
        <w:rPr>
          <w:rFonts w:ascii="Helvetica" w:hAnsi="Helvetica" w:cs="Helvetica"/>
          <w:sz w:val="24"/>
          <w:szCs w:val="24"/>
        </w:rPr>
        <w:t>.</w:t>
      </w:r>
      <w:r w:rsidRPr="00220C73">
        <w:rPr>
          <w:rFonts w:ascii="Helvetica" w:hAnsi="Helvetica" w:cs="Helvetica"/>
          <w:sz w:val="24"/>
          <w:szCs w:val="24"/>
        </w:rPr>
        <w:t xml:space="preserve"> The nature of the level of missing data in the NCDS suggests that there is no support for the position that the data is missing completely at random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{"citationID":"hVy98TxT","properties":{"formattedCitation":"(Hawkes and Plewis, 2006; Silverwood {\\i{}et al.}, 2021)","plainCitation":"(Hawkes and Plewis, 2006; Silverwood et al., 2021)","dontUpdate":true,"noteIndex":0},"citationItems":[{"id":2943,"uris":["http://zotero.org/users/8741181/items/UJSKP2Q8"],"itemData":{"id":2943,"type":"article-journal","container-title":"Journal of the Royal Statistical Society","DOI":"https://doi.org/10.1111/j.1467-985X.2006.00401.x","issue":"3","page":"479-491","title":"Modelling non-response in the National Child Development Study","volume":"169","author":[{"family":"Hawkes","given":"Denise"},{"family":"Plewis","given":"Ian"}],"issued":{"date-parts":[["2006"]]}}},{"id":1234,"uris":["http://zotero.org/users/8741181/items/JJQ92X8Q"],"itemData":{"id":1234,"type":"article-journal","title":"Handling missing data in the National Child Development Study: User guide (Version 2).","author":[{"family":"Silverwood","given":"R"},{"family":"Narayanan,","given":"M"},{"family":"Dodgeon","given":"B"},{"family":"Ploubidis","given":"G"}],"issued":{"date-parts":[["2021"]]}}}],"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 xml:space="preserve">(Hawkes and Plewis, 2006: 489; Silverwood </w:t>
      </w:r>
      <w:r w:rsidRPr="00220C73">
        <w:rPr>
          <w:rFonts w:ascii="Helvetica" w:hAnsi="Helvetica" w:cs="Helvetica"/>
          <w:i/>
          <w:iCs/>
          <w:sz w:val="24"/>
          <w:szCs w:val="24"/>
        </w:rPr>
        <w:t>et al.</w:t>
      </w:r>
      <w:r w:rsidRPr="00220C73">
        <w:rPr>
          <w:rFonts w:ascii="Helvetica" w:hAnsi="Helvetica" w:cs="Helvetica"/>
          <w:sz w:val="24"/>
          <w:szCs w:val="24"/>
        </w:rPr>
        <w:t>, 2021: 3)</w:t>
      </w:r>
      <w:r w:rsidRPr="00220C73">
        <w:rPr>
          <w:rFonts w:ascii="Helvetica" w:hAnsi="Helvetica" w:cs="Helvetica"/>
          <w:sz w:val="24"/>
          <w:szCs w:val="24"/>
        </w:rPr>
        <w:fldChar w:fldCharType="end"/>
      </w:r>
      <w:r w:rsidRPr="00220C73">
        <w:rPr>
          <w:rFonts w:ascii="Helvetica" w:hAnsi="Helvetica" w:cs="Helvetica"/>
          <w:sz w:val="24"/>
          <w:szCs w:val="24"/>
        </w:rPr>
        <w:t xml:space="preserve">. </w:t>
      </w:r>
    </w:p>
    <w:p w14:paraId="2ADAC0EE" w14:textId="3C8EB3EC" w:rsidR="0043646C" w:rsidRPr="00220C73" w:rsidRDefault="0043646C" w:rsidP="00D57452">
      <w:pPr>
        <w:rPr>
          <w:rFonts w:ascii="Helvetica" w:hAnsi="Helvetica" w:cs="Helvetica"/>
          <w:sz w:val="24"/>
          <w:szCs w:val="24"/>
        </w:rPr>
      </w:pPr>
    </w:p>
    <w:p w14:paraId="499941A5" w14:textId="13A03B70" w:rsidR="0043646C" w:rsidRDefault="0043646C" w:rsidP="00D57452">
      <w:pPr>
        <w:rPr>
          <w:rFonts w:ascii="Helvetica" w:hAnsi="Helvetica" w:cs="Helvetica"/>
          <w:sz w:val="24"/>
          <w:szCs w:val="24"/>
        </w:rPr>
      </w:pPr>
    </w:p>
    <w:p w14:paraId="0514EB64" w14:textId="0E971B8C" w:rsidR="002020E2" w:rsidRDefault="002020E2" w:rsidP="00D57452">
      <w:pPr>
        <w:rPr>
          <w:rFonts w:ascii="Helvetica" w:hAnsi="Helvetica" w:cs="Helvetica"/>
          <w:sz w:val="24"/>
          <w:szCs w:val="24"/>
        </w:rPr>
      </w:pPr>
    </w:p>
    <w:p w14:paraId="56087085" w14:textId="77777777" w:rsidR="002020E2" w:rsidRPr="00220C73" w:rsidRDefault="002020E2" w:rsidP="00D57452">
      <w:pPr>
        <w:rPr>
          <w:rFonts w:ascii="Helvetica" w:hAnsi="Helvetica" w:cs="Helvetica"/>
          <w:sz w:val="24"/>
          <w:szCs w:val="24"/>
        </w:rPr>
      </w:pPr>
    </w:p>
    <w:p w14:paraId="43A4D8A4" w14:textId="40005FD0" w:rsidR="00D57452" w:rsidRPr="00220C73" w:rsidRDefault="00D57452" w:rsidP="00D57452">
      <w:pPr>
        <w:spacing w:after="0" w:line="240" w:lineRule="auto"/>
        <w:rPr>
          <w:rFonts w:ascii="Helvetica" w:eastAsia="Times New Roman" w:hAnsi="Helvetica" w:cs="Helvetica"/>
          <w:b/>
          <w:bCs/>
          <w:sz w:val="24"/>
          <w:szCs w:val="24"/>
          <w:lang w:eastAsia="en-GB"/>
        </w:rPr>
      </w:pPr>
      <w:r w:rsidRPr="00220C73">
        <w:rPr>
          <w:rFonts w:ascii="Helvetica" w:eastAsia="Times New Roman" w:hAnsi="Helvetica" w:cs="Helvetica"/>
          <w:b/>
          <w:bCs/>
          <w:sz w:val="24"/>
          <w:szCs w:val="24"/>
          <w:lang w:eastAsia="en-GB"/>
        </w:rPr>
        <w:lastRenderedPageBreak/>
        <w:t xml:space="preserve">Table </w:t>
      </w:r>
      <w:r w:rsidR="002020E2">
        <w:rPr>
          <w:rFonts w:ascii="Helvetica" w:eastAsia="Times New Roman" w:hAnsi="Helvetica" w:cs="Helvetica"/>
          <w:b/>
          <w:bCs/>
          <w:sz w:val="24"/>
          <w:szCs w:val="24"/>
          <w:lang w:eastAsia="en-GB"/>
        </w:rPr>
        <w:t>1.1</w:t>
      </w:r>
      <w:r w:rsidRPr="00220C73">
        <w:rPr>
          <w:rFonts w:ascii="Helvetica" w:eastAsia="Times New Roman" w:hAnsi="Helvetica" w:cs="Helvetica"/>
          <w:b/>
          <w:bCs/>
          <w:sz w:val="24"/>
          <w:szCs w:val="24"/>
          <w:lang w:eastAsia="en-GB"/>
        </w:rPr>
        <w:t> Participation in the NCDS from birth to 23 years</w:t>
      </w:r>
    </w:p>
    <w:tbl>
      <w:tblPr>
        <w:tblStyle w:val="GridTable2"/>
        <w:tblW w:w="9441" w:type="dxa"/>
        <w:tblLook w:val="04A0" w:firstRow="1" w:lastRow="0" w:firstColumn="1" w:lastColumn="0" w:noHBand="0" w:noVBand="1"/>
      </w:tblPr>
      <w:tblGrid>
        <w:gridCol w:w="1206"/>
        <w:gridCol w:w="1237"/>
        <w:gridCol w:w="803"/>
        <w:gridCol w:w="1390"/>
        <w:gridCol w:w="1444"/>
        <w:gridCol w:w="1590"/>
        <w:gridCol w:w="1771"/>
      </w:tblGrid>
      <w:tr w:rsidR="00D57452" w:rsidRPr="00220C73" w14:paraId="329E2565" w14:textId="77777777" w:rsidTr="00DC2F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17D409" w14:textId="77777777" w:rsidR="00D57452" w:rsidRPr="00220C73" w:rsidRDefault="00D57452" w:rsidP="00DC2FFC">
            <w:pPr>
              <w:rPr>
                <w:rFonts w:ascii="Helvetica" w:eastAsia="Times New Roman" w:hAnsi="Helvetica" w:cs="Helvetica"/>
                <w:sz w:val="24"/>
                <w:szCs w:val="24"/>
                <w:lang w:eastAsia="en-GB"/>
              </w:rPr>
            </w:pPr>
          </w:p>
        </w:tc>
        <w:tc>
          <w:tcPr>
            <w:tcW w:w="0" w:type="auto"/>
            <w:hideMark/>
          </w:tcPr>
          <w:p w14:paraId="7B2E298B" w14:textId="77777777" w:rsidR="00D57452" w:rsidRPr="00220C73" w:rsidRDefault="00D57452" w:rsidP="00DC2FFC">
            <w:pPr>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sz w:val="24"/>
                <w:szCs w:val="24"/>
                <w:lang w:eastAsia="en-GB"/>
              </w:rPr>
            </w:pPr>
            <w:r w:rsidRPr="00220C73">
              <w:rPr>
                <w:rFonts w:ascii="Helvetica" w:eastAsia="Times New Roman" w:hAnsi="Helvetica" w:cs="Helvetica"/>
                <w:sz w:val="24"/>
                <w:szCs w:val="24"/>
                <w:lang w:eastAsia="en-GB"/>
              </w:rPr>
              <w:t>Total cohort</w:t>
            </w:r>
          </w:p>
        </w:tc>
        <w:tc>
          <w:tcPr>
            <w:tcW w:w="0" w:type="auto"/>
            <w:hideMark/>
          </w:tcPr>
          <w:p w14:paraId="34FCB641" w14:textId="77777777" w:rsidR="00D57452" w:rsidRPr="00220C73" w:rsidRDefault="00D57452" w:rsidP="00DC2FFC">
            <w:pPr>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sz w:val="24"/>
                <w:szCs w:val="24"/>
                <w:lang w:eastAsia="en-GB"/>
              </w:rPr>
            </w:pPr>
            <w:r w:rsidRPr="00220C73">
              <w:rPr>
                <w:rFonts w:ascii="Helvetica" w:eastAsia="Times New Roman" w:hAnsi="Helvetica" w:cs="Helvetica"/>
                <w:sz w:val="24"/>
                <w:szCs w:val="24"/>
                <w:lang w:eastAsia="en-GB"/>
              </w:rPr>
              <w:t>Dead</w:t>
            </w:r>
          </w:p>
        </w:tc>
        <w:tc>
          <w:tcPr>
            <w:tcW w:w="0" w:type="auto"/>
            <w:hideMark/>
          </w:tcPr>
          <w:p w14:paraId="5DE89FB9" w14:textId="77777777" w:rsidR="00D57452" w:rsidRPr="00220C73" w:rsidRDefault="00D57452" w:rsidP="00DC2FFC">
            <w:pPr>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sz w:val="24"/>
                <w:szCs w:val="24"/>
                <w:lang w:eastAsia="en-GB"/>
              </w:rPr>
            </w:pPr>
            <w:r w:rsidRPr="00220C73">
              <w:rPr>
                <w:rFonts w:ascii="Helvetica" w:eastAsia="Times New Roman" w:hAnsi="Helvetica" w:cs="Helvetica"/>
                <w:sz w:val="24"/>
                <w:szCs w:val="24"/>
                <w:lang w:eastAsia="en-GB"/>
              </w:rPr>
              <w:t>Emigrants</w:t>
            </w:r>
          </w:p>
        </w:tc>
        <w:tc>
          <w:tcPr>
            <w:tcW w:w="0" w:type="auto"/>
            <w:hideMark/>
          </w:tcPr>
          <w:p w14:paraId="40445A51" w14:textId="77777777" w:rsidR="00D57452" w:rsidRPr="00220C73" w:rsidRDefault="00D57452" w:rsidP="00DC2FFC">
            <w:pPr>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sz w:val="24"/>
                <w:szCs w:val="24"/>
                <w:lang w:eastAsia="en-GB"/>
              </w:rPr>
            </w:pPr>
            <w:r w:rsidRPr="00220C73">
              <w:rPr>
                <w:rFonts w:ascii="Helvetica" w:eastAsia="Times New Roman" w:hAnsi="Helvetica" w:cs="Helvetica"/>
                <w:sz w:val="24"/>
                <w:szCs w:val="24"/>
                <w:lang w:eastAsia="en-GB"/>
              </w:rPr>
              <w:t>Eligible sample</w:t>
            </w:r>
          </w:p>
        </w:tc>
        <w:tc>
          <w:tcPr>
            <w:tcW w:w="0" w:type="auto"/>
            <w:hideMark/>
          </w:tcPr>
          <w:p w14:paraId="1949B4AA" w14:textId="77777777" w:rsidR="00D57452" w:rsidRPr="00220C73" w:rsidRDefault="00D57452" w:rsidP="00DC2FFC">
            <w:pPr>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sz w:val="24"/>
                <w:szCs w:val="24"/>
                <w:lang w:eastAsia="en-GB"/>
              </w:rPr>
            </w:pPr>
            <w:r w:rsidRPr="00220C73">
              <w:rPr>
                <w:rFonts w:ascii="Helvetica" w:eastAsia="Times New Roman" w:hAnsi="Helvetica" w:cs="Helvetica"/>
                <w:sz w:val="24"/>
                <w:szCs w:val="24"/>
                <w:lang w:eastAsia="en-GB"/>
              </w:rPr>
              <w:t>Participants</w:t>
            </w:r>
          </w:p>
        </w:tc>
        <w:tc>
          <w:tcPr>
            <w:tcW w:w="0" w:type="auto"/>
            <w:hideMark/>
          </w:tcPr>
          <w:p w14:paraId="3BA48C10" w14:textId="77777777" w:rsidR="00D57452" w:rsidRPr="00220C73" w:rsidRDefault="00D57452" w:rsidP="00DC2FFC">
            <w:pPr>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sz w:val="24"/>
                <w:szCs w:val="24"/>
                <w:lang w:eastAsia="en-GB"/>
              </w:rPr>
            </w:pPr>
            <w:r w:rsidRPr="00220C73">
              <w:rPr>
                <w:rFonts w:ascii="Helvetica" w:eastAsia="Times New Roman" w:hAnsi="Helvetica" w:cs="Helvetica"/>
                <w:sz w:val="24"/>
                <w:szCs w:val="24"/>
                <w:lang w:eastAsia="en-GB"/>
              </w:rPr>
              <w:t>(% of eligible sample)</w:t>
            </w:r>
          </w:p>
        </w:tc>
      </w:tr>
      <w:tr w:rsidR="00D57452" w:rsidRPr="00220C73" w14:paraId="28710514" w14:textId="77777777" w:rsidTr="00DC2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0D5686" w14:textId="77777777" w:rsidR="00D57452" w:rsidRPr="00220C73" w:rsidRDefault="00D57452" w:rsidP="00DC2FFC">
            <w:pPr>
              <w:rPr>
                <w:rFonts w:ascii="Helvetica" w:eastAsia="Times New Roman" w:hAnsi="Helvetica" w:cs="Helvetica"/>
                <w:sz w:val="24"/>
                <w:szCs w:val="24"/>
                <w:lang w:eastAsia="en-GB"/>
              </w:rPr>
            </w:pPr>
            <w:r w:rsidRPr="00220C73">
              <w:rPr>
                <w:rFonts w:ascii="Helvetica" w:eastAsia="Times New Roman" w:hAnsi="Helvetica" w:cs="Helvetica"/>
                <w:sz w:val="24"/>
                <w:szCs w:val="24"/>
                <w:lang w:eastAsia="en-GB"/>
              </w:rPr>
              <w:t>Birth – 1958</w:t>
            </w:r>
          </w:p>
        </w:tc>
        <w:tc>
          <w:tcPr>
            <w:tcW w:w="0" w:type="auto"/>
            <w:hideMark/>
          </w:tcPr>
          <w:p w14:paraId="32BD53C8" w14:textId="77777777" w:rsidR="00D57452" w:rsidRPr="00220C73" w:rsidRDefault="00D57452" w:rsidP="00DC2FFC">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sz w:val="24"/>
                <w:szCs w:val="24"/>
                <w:lang w:eastAsia="en-GB"/>
              </w:rPr>
            </w:pPr>
            <w:r w:rsidRPr="00220C73">
              <w:rPr>
                <w:rFonts w:ascii="Helvetica" w:eastAsia="Times New Roman" w:hAnsi="Helvetica" w:cs="Helvetica"/>
                <w:sz w:val="24"/>
                <w:szCs w:val="24"/>
                <w:lang w:eastAsia="en-GB"/>
              </w:rPr>
              <w:t>17638</w:t>
            </w:r>
          </w:p>
        </w:tc>
        <w:tc>
          <w:tcPr>
            <w:tcW w:w="0" w:type="auto"/>
            <w:hideMark/>
          </w:tcPr>
          <w:p w14:paraId="2443F84C" w14:textId="77777777" w:rsidR="00D57452" w:rsidRPr="00220C73" w:rsidRDefault="00D57452" w:rsidP="00DC2FFC">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sz w:val="24"/>
                <w:szCs w:val="24"/>
                <w:lang w:eastAsia="en-GB"/>
              </w:rPr>
            </w:pPr>
            <w:r w:rsidRPr="00220C73">
              <w:rPr>
                <w:rFonts w:ascii="Helvetica" w:eastAsia="Times New Roman" w:hAnsi="Helvetica" w:cs="Helvetica"/>
                <w:sz w:val="24"/>
                <w:szCs w:val="24"/>
                <w:lang w:eastAsia="en-GB"/>
              </w:rPr>
              <w:t>0</w:t>
            </w:r>
          </w:p>
        </w:tc>
        <w:tc>
          <w:tcPr>
            <w:tcW w:w="0" w:type="auto"/>
            <w:hideMark/>
          </w:tcPr>
          <w:p w14:paraId="5E9950E0" w14:textId="77777777" w:rsidR="00D57452" w:rsidRPr="00220C73" w:rsidRDefault="00D57452" w:rsidP="00DC2FFC">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sz w:val="24"/>
                <w:szCs w:val="24"/>
                <w:lang w:eastAsia="en-GB"/>
              </w:rPr>
            </w:pPr>
            <w:r w:rsidRPr="00220C73">
              <w:rPr>
                <w:rFonts w:ascii="Helvetica" w:eastAsia="Times New Roman" w:hAnsi="Helvetica" w:cs="Helvetica"/>
                <w:sz w:val="24"/>
                <w:szCs w:val="24"/>
                <w:lang w:eastAsia="en-GB"/>
              </w:rPr>
              <w:t>0</w:t>
            </w:r>
          </w:p>
        </w:tc>
        <w:tc>
          <w:tcPr>
            <w:tcW w:w="0" w:type="auto"/>
            <w:hideMark/>
          </w:tcPr>
          <w:p w14:paraId="3AC09657" w14:textId="77777777" w:rsidR="00D57452" w:rsidRPr="00220C73" w:rsidRDefault="00D57452" w:rsidP="00DC2FFC">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sz w:val="24"/>
                <w:szCs w:val="24"/>
                <w:lang w:eastAsia="en-GB"/>
              </w:rPr>
            </w:pPr>
            <w:r w:rsidRPr="00220C73">
              <w:rPr>
                <w:rFonts w:ascii="Helvetica" w:eastAsia="Times New Roman" w:hAnsi="Helvetica" w:cs="Helvetica"/>
                <w:sz w:val="24"/>
                <w:szCs w:val="24"/>
                <w:lang w:eastAsia="en-GB"/>
              </w:rPr>
              <w:t>17638</w:t>
            </w:r>
          </w:p>
        </w:tc>
        <w:tc>
          <w:tcPr>
            <w:tcW w:w="0" w:type="auto"/>
            <w:hideMark/>
          </w:tcPr>
          <w:p w14:paraId="09544FD7" w14:textId="77777777" w:rsidR="00D57452" w:rsidRPr="00220C73" w:rsidRDefault="00D57452" w:rsidP="00DC2FFC">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sz w:val="24"/>
                <w:szCs w:val="24"/>
                <w:lang w:eastAsia="en-GB"/>
              </w:rPr>
            </w:pPr>
            <w:r w:rsidRPr="00220C73">
              <w:rPr>
                <w:rFonts w:ascii="Helvetica" w:eastAsia="Times New Roman" w:hAnsi="Helvetica" w:cs="Helvetica"/>
                <w:sz w:val="24"/>
                <w:szCs w:val="24"/>
                <w:lang w:eastAsia="en-GB"/>
              </w:rPr>
              <w:t>17415</w:t>
            </w:r>
          </w:p>
        </w:tc>
        <w:tc>
          <w:tcPr>
            <w:tcW w:w="0" w:type="auto"/>
            <w:hideMark/>
          </w:tcPr>
          <w:p w14:paraId="0287A27B" w14:textId="77777777" w:rsidR="00D57452" w:rsidRPr="00220C73" w:rsidRDefault="00D57452" w:rsidP="00DC2FFC">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sz w:val="24"/>
                <w:szCs w:val="24"/>
                <w:lang w:eastAsia="en-GB"/>
              </w:rPr>
            </w:pPr>
            <w:r w:rsidRPr="00220C73">
              <w:rPr>
                <w:rFonts w:ascii="Helvetica" w:eastAsia="Times New Roman" w:hAnsi="Helvetica" w:cs="Helvetica"/>
                <w:sz w:val="24"/>
                <w:szCs w:val="24"/>
                <w:lang w:eastAsia="en-GB"/>
              </w:rPr>
              <w:t>98.7</w:t>
            </w:r>
          </w:p>
        </w:tc>
      </w:tr>
      <w:tr w:rsidR="00D57452" w:rsidRPr="00220C73" w14:paraId="402E3392" w14:textId="77777777" w:rsidTr="00DC2FFC">
        <w:tc>
          <w:tcPr>
            <w:cnfStyle w:val="001000000000" w:firstRow="0" w:lastRow="0" w:firstColumn="1" w:lastColumn="0" w:oddVBand="0" w:evenVBand="0" w:oddHBand="0" w:evenHBand="0" w:firstRowFirstColumn="0" w:firstRowLastColumn="0" w:lastRowFirstColumn="0" w:lastRowLastColumn="0"/>
            <w:tcW w:w="0" w:type="auto"/>
            <w:hideMark/>
          </w:tcPr>
          <w:p w14:paraId="12DC932F" w14:textId="77777777" w:rsidR="00D57452" w:rsidRPr="00220C73" w:rsidRDefault="00D57452" w:rsidP="00DC2FFC">
            <w:pPr>
              <w:rPr>
                <w:rFonts w:ascii="Helvetica" w:eastAsia="Times New Roman" w:hAnsi="Helvetica" w:cs="Helvetica"/>
                <w:sz w:val="24"/>
                <w:szCs w:val="24"/>
                <w:lang w:eastAsia="en-GB"/>
              </w:rPr>
            </w:pPr>
            <w:r w:rsidRPr="00220C73">
              <w:rPr>
                <w:rFonts w:ascii="Helvetica" w:eastAsia="Times New Roman" w:hAnsi="Helvetica" w:cs="Helvetica"/>
                <w:sz w:val="24"/>
                <w:szCs w:val="24"/>
                <w:lang w:eastAsia="en-GB"/>
              </w:rPr>
              <w:t>Age 7 – 1965</w:t>
            </w:r>
          </w:p>
        </w:tc>
        <w:tc>
          <w:tcPr>
            <w:tcW w:w="0" w:type="auto"/>
            <w:hideMark/>
          </w:tcPr>
          <w:p w14:paraId="33071E0F" w14:textId="77777777" w:rsidR="00D57452" w:rsidRPr="00220C73" w:rsidRDefault="00D57452" w:rsidP="00DC2FFC">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sz w:val="24"/>
                <w:szCs w:val="24"/>
                <w:lang w:eastAsia="en-GB"/>
              </w:rPr>
            </w:pPr>
            <w:r w:rsidRPr="00220C73">
              <w:rPr>
                <w:rFonts w:ascii="Helvetica" w:eastAsia="Times New Roman" w:hAnsi="Helvetica" w:cs="Helvetica"/>
                <w:sz w:val="24"/>
                <w:szCs w:val="24"/>
                <w:lang w:eastAsia="en-GB"/>
              </w:rPr>
              <w:t>18016</w:t>
            </w:r>
            <w:r w:rsidRPr="00220C73">
              <w:rPr>
                <w:rFonts w:ascii="Helvetica" w:eastAsia="Times New Roman" w:hAnsi="Helvetica" w:cs="Helvetica"/>
                <w:sz w:val="24"/>
                <w:szCs w:val="24"/>
                <w:vertAlign w:val="superscript"/>
                <w:lang w:eastAsia="en-GB"/>
              </w:rPr>
              <w:t>a</w:t>
            </w:r>
          </w:p>
        </w:tc>
        <w:tc>
          <w:tcPr>
            <w:tcW w:w="0" w:type="auto"/>
            <w:hideMark/>
          </w:tcPr>
          <w:p w14:paraId="3318F0D4" w14:textId="77777777" w:rsidR="00D57452" w:rsidRPr="00220C73" w:rsidRDefault="00D57452" w:rsidP="00DC2FFC">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sz w:val="24"/>
                <w:szCs w:val="24"/>
                <w:lang w:eastAsia="en-GB"/>
              </w:rPr>
            </w:pPr>
            <w:r w:rsidRPr="00220C73">
              <w:rPr>
                <w:rFonts w:ascii="Helvetica" w:eastAsia="Times New Roman" w:hAnsi="Helvetica" w:cs="Helvetica"/>
                <w:sz w:val="24"/>
                <w:szCs w:val="24"/>
                <w:lang w:eastAsia="en-GB"/>
              </w:rPr>
              <w:t>821</w:t>
            </w:r>
          </w:p>
        </w:tc>
        <w:tc>
          <w:tcPr>
            <w:tcW w:w="0" w:type="auto"/>
            <w:hideMark/>
          </w:tcPr>
          <w:p w14:paraId="5EDBC483" w14:textId="77777777" w:rsidR="00D57452" w:rsidRPr="00220C73" w:rsidRDefault="00D57452" w:rsidP="00DC2FFC">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sz w:val="24"/>
                <w:szCs w:val="24"/>
                <w:lang w:eastAsia="en-GB"/>
              </w:rPr>
            </w:pPr>
            <w:r w:rsidRPr="00220C73">
              <w:rPr>
                <w:rFonts w:ascii="Helvetica" w:eastAsia="Times New Roman" w:hAnsi="Helvetica" w:cs="Helvetica"/>
                <w:sz w:val="24"/>
                <w:szCs w:val="24"/>
                <w:lang w:eastAsia="en-GB"/>
              </w:rPr>
              <w:t>475</w:t>
            </w:r>
          </w:p>
        </w:tc>
        <w:tc>
          <w:tcPr>
            <w:tcW w:w="0" w:type="auto"/>
            <w:hideMark/>
          </w:tcPr>
          <w:p w14:paraId="300ECB14" w14:textId="77777777" w:rsidR="00D57452" w:rsidRPr="00220C73" w:rsidRDefault="00D57452" w:rsidP="00DC2FFC">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sz w:val="24"/>
                <w:szCs w:val="24"/>
                <w:lang w:eastAsia="en-GB"/>
              </w:rPr>
            </w:pPr>
            <w:r w:rsidRPr="00220C73">
              <w:rPr>
                <w:rFonts w:ascii="Helvetica" w:eastAsia="Times New Roman" w:hAnsi="Helvetica" w:cs="Helvetica"/>
                <w:sz w:val="24"/>
                <w:szCs w:val="24"/>
                <w:lang w:eastAsia="en-GB"/>
              </w:rPr>
              <w:t>16720</w:t>
            </w:r>
          </w:p>
        </w:tc>
        <w:tc>
          <w:tcPr>
            <w:tcW w:w="0" w:type="auto"/>
            <w:hideMark/>
          </w:tcPr>
          <w:p w14:paraId="429190E9" w14:textId="77777777" w:rsidR="00D57452" w:rsidRPr="00220C73" w:rsidRDefault="00D57452" w:rsidP="00DC2FFC">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sz w:val="24"/>
                <w:szCs w:val="24"/>
                <w:lang w:eastAsia="en-GB"/>
              </w:rPr>
            </w:pPr>
            <w:r w:rsidRPr="00220C73">
              <w:rPr>
                <w:rFonts w:ascii="Helvetica" w:eastAsia="Times New Roman" w:hAnsi="Helvetica" w:cs="Helvetica"/>
                <w:sz w:val="24"/>
                <w:szCs w:val="24"/>
                <w:lang w:eastAsia="en-GB"/>
              </w:rPr>
              <w:t>15425</w:t>
            </w:r>
          </w:p>
        </w:tc>
        <w:tc>
          <w:tcPr>
            <w:tcW w:w="0" w:type="auto"/>
            <w:hideMark/>
          </w:tcPr>
          <w:p w14:paraId="657121E5" w14:textId="77777777" w:rsidR="00D57452" w:rsidRPr="00220C73" w:rsidRDefault="00D57452" w:rsidP="00DC2FFC">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sz w:val="24"/>
                <w:szCs w:val="24"/>
                <w:lang w:eastAsia="en-GB"/>
              </w:rPr>
            </w:pPr>
            <w:r w:rsidRPr="00220C73">
              <w:rPr>
                <w:rFonts w:ascii="Helvetica" w:eastAsia="Times New Roman" w:hAnsi="Helvetica" w:cs="Helvetica"/>
                <w:sz w:val="24"/>
                <w:szCs w:val="24"/>
                <w:lang w:eastAsia="en-GB"/>
              </w:rPr>
              <w:t>92.3</w:t>
            </w:r>
          </w:p>
        </w:tc>
      </w:tr>
      <w:tr w:rsidR="00D57452" w:rsidRPr="00220C73" w14:paraId="2F983798" w14:textId="77777777" w:rsidTr="00DC2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7D38A9" w14:textId="77777777" w:rsidR="00D57452" w:rsidRPr="00220C73" w:rsidRDefault="00D57452" w:rsidP="00DC2FFC">
            <w:pPr>
              <w:rPr>
                <w:rFonts w:ascii="Helvetica" w:eastAsia="Times New Roman" w:hAnsi="Helvetica" w:cs="Helvetica"/>
                <w:sz w:val="24"/>
                <w:szCs w:val="24"/>
                <w:lang w:eastAsia="en-GB"/>
              </w:rPr>
            </w:pPr>
            <w:r w:rsidRPr="00220C73">
              <w:rPr>
                <w:rFonts w:ascii="Helvetica" w:eastAsia="Times New Roman" w:hAnsi="Helvetica" w:cs="Helvetica"/>
                <w:sz w:val="24"/>
                <w:szCs w:val="24"/>
                <w:lang w:eastAsia="en-GB"/>
              </w:rPr>
              <w:t>Age 11 – 1969</w:t>
            </w:r>
          </w:p>
        </w:tc>
        <w:tc>
          <w:tcPr>
            <w:tcW w:w="0" w:type="auto"/>
            <w:hideMark/>
          </w:tcPr>
          <w:p w14:paraId="29F39652" w14:textId="77777777" w:rsidR="00D57452" w:rsidRPr="00220C73" w:rsidRDefault="00D57452" w:rsidP="00DC2FFC">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sz w:val="24"/>
                <w:szCs w:val="24"/>
                <w:lang w:eastAsia="en-GB"/>
              </w:rPr>
            </w:pPr>
            <w:r w:rsidRPr="00220C73">
              <w:rPr>
                <w:rFonts w:ascii="Helvetica" w:eastAsia="Times New Roman" w:hAnsi="Helvetica" w:cs="Helvetica"/>
                <w:sz w:val="24"/>
                <w:szCs w:val="24"/>
                <w:lang w:eastAsia="en-GB"/>
              </w:rPr>
              <w:t>18287</w:t>
            </w:r>
            <w:r w:rsidRPr="00220C73">
              <w:rPr>
                <w:rFonts w:ascii="Helvetica" w:eastAsia="Times New Roman" w:hAnsi="Helvetica" w:cs="Helvetica"/>
                <w:sz w:val="24"/>
                <w:szCs w:val="24"/>
                <w:vertAlign w:val="superscript"/>
                <w:lang w:eastAsia="en-GB"/>
              </w:rPr>
              <w:t>a</w:t>
            </w:r>
          </w:p>
        </w:tc>
        <w:tc>
          <w:tcPr>
            <w:tcW w:w="0" w:type="auto"/>
            <w:hideMark/>
          </w:tcPr>
          <w:p w14:paraId="00DA82FD" w14:textId="77777777" w:rsidR="00D57452" w:rsidRPr="00220C73" w:rsidRDefault="00D57452" w:rsidP="00DC2FFC">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sz w:val="24"/>
                <w:szCs w:val="24"/>
                <w:lang w:eastAsia="en-GB"/>
              </w:rPr>
            </w:pPr>
            <w:r w:rsidRPr="00220C73">
              <w:rPr>
                <w:rFonts w:ascii="Helvetica" w:eastAsia="Times New Roman" w:hAnsi="Helvetica" w:cs="Helvetica"/>
                <w:sz w:val="24"/>
                <w:szCs w:val="24"/>
                <w:lang w:eastAsia="en-GB"/>
              </w:rPr>
              <w:t>840</w:t>
            </w:r>
          </w:p>
        </w:tc>
        <w:tc>
          <w:tcPr>
            <w:tcW w:w="0" w:type="auto"/>
            <w:hideMark/>
          </w:tcPr>
          <w:p w14:paraId="59DFC40E" w14:textId="77777777" w:rsidR="00D57452" w:rsidRPr="00220C73" w:rsidRDefault="00D57452" w:rsidP="00DC2FFC">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sz w:val="24"/>
                <w:szCs w:val="24"/>
                <w:lang w:eastAsia="en-GB"/>
              </w:rPr>
            </w:pPr>
            <w:r w:rsidRPr="00220C73">
              <w:rPr>
                <w:rFonts w:ascii="Helvetica" w:eastAsia="Times New Roman" w:hAnsi="Helvetica" w:cs="Helvetica"/>
                <w:sz w:val="24"/>
                <w:szCs w:val="24"/>
                <w:lang w:eastAsia="en-GB"/>
              </w:rPr>
              <w:t>701</w:t>
            </w:r>
          </w:p>
        </w:tc>
        <w:tc>
          <w:tcPr>
            <w:tcW w:w="0" w:type="auto"/>
            <w:hideMark/>
          </w:tcPr>
          <w:p w14:paraId="78712400" w14:textId="77777777" w:rsidR="00D57452" w:rsidRPr="00220C73" w:rsidRDefault="00D57452" w:rsidP="00DC2FFC">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sz w:val="24"/>
                <w:szCs w:val="24"/>
                <w:lang w:eastAsia="en-GB"/>
              </w:rPr>
            </w:pPr>
            <w:r w:rsidRPr="00220C73">
              <w:rPr>
                <w:rFonts w:ascii="Helvetica" w:eastAsia="Times New Roman" w:hAnsi="Helvetica" w:cs="Helvetica"/>
                <w:sz w:val="24"/>
                <w:szCs w:val="24"/>
                <w:lang w:eastAsia="en-GB"/>
              </w:rPr>
              <w:t>16746</w:t>
            </w:r>
          </w:p>
        </w:tc>
        <w:tc>
          <w:tcPr>
            <w:tcW w:w="0" w:type="auto"/>
            <w:hideMark/>
          </w:tcPr>
          <w:p w14:paraId="277F1447" w14:textId="77777777" w:rsidR="00D57452" w:rsidRPr="00220C73" w:rsidRDefault="00D57452" w:rsidP="00DC2FFC">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sz w:val="24"/>
                <w:szCs w:val="24"/>
                <w:lang w:eastAsia="en-GB"/>
              </w:rPr>
            </w:pPr>
            <w:r w:rsidRPr="00220C73">
              <w:rPr>
                <w:rFonts w:ascii="Helvetica" w:eastAsia="Times New Roman" w:hAnsi="Helvetica" w:cs="Helvetica"/>
                <w:sz w:val="24"/>
                <w:szCs w:val="24"/>
                <w:lang w:eastAsia="en-GB"/>
              </w:rPr>
              <w:t>15337</w:t>
            </w:r>
          </w:p>
        </w:tc>
        <w:tc>
          <w:tcPr>
            <w:tcW w:w="0" w:type="auto"/>
            <w:hideMark/>
          </w:tcPr>
          <w:p w14:paraId="5139C06F" w14:textId="77777777" w:rsidR="00D57452" w:rsidRPr="00220C73" w:rsidRDefault="00D57452" w:rsidP="00DC2FFC">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sz w:val="24"/>
                <w:szCs w:val="24"/>
                <w:lang w:eastAsia="en-GB"/>
              </w:rPr>
            </w:pPr>
            <w:r w:rsidRPr="00220C73">
              <w:rPr>
                <w:rFonts w:ascii="Helvetica" w:eastAsia="Times New Roman" w:hAnsi="Helvetica" w:cs="Helvetica"/>
                <w:sz w:val="24"/>
                <w:szCs w:val="24"/>
                <w:lang w:eastAsia="en-GB"/>
              </w:rPr>
              <w:t>91.6</w:t>
            </w:r>
          </w:p>
        </w:tc>
      </w:tr>
      <w:tr w:rsidR="00D57452" w:rsidRPr="00220C73" w14:paraId="089BE994" w14:textId="77777777" w:rsidTr="00DC2FFC">
        <w:tc>
          <w:tcPr>
            <w:cnfStyle w:val="001000000000" w:firstRow="0" w:lastRow="0" w:firstColumn="1" w:lastColumn="0" w:oddVBand="0" w:evenVBand="0" w:oddHBand="0" w:evenHBand="0" w:firstRowFirstColumn="0" w:firstRowLastColumn="0" w:lastRowFirstColumn="0" w:lastRowLastColumn="0"/>
            <w:tcW w:w="0" w:type="auto"/>
            <w:hideMark/>
          </w:tcPr>
          <w:p w14:paraId="7D9990D1" w14:textId="77777777" w:rsidR="00D57452" w:rsidRPr="00220C73" w:rsidRDefault="00D57452" w:rsidP="00DC2FFC">
            <w:pPr>
              <w:rPr>
                <w:rFonts w:ascii="Helvetica" w:eastAsia="Times New Roman" w:hAnsi="Helvetica" w:cs="Helvetica"/>
                <w:sz w:val="24"/>
                <w:szCs w:val="24"/>
                <w:lang w:eastAsia="en-GB"/>
              </w:rPr>
            </w:pPr>
            <w:r w:rsidRPr="00220C73">
              <w:rPr>
                <w:rFonts w:ascii="Helvetica" w:eastAsia="Times New Roman" w:hAnsi="Helvetica" w:cs="Helvetica"/>
                <w:sz w:val="24"/>
                <w:szCs w:val="24"/>
                <w:lang w:eastAsia="en-GB"/>
              </w:rPr>
              <w:t>Age 16 – 1974</w:t>
            </w:r>
          </w:p>
        </w:tc>
        <w:tc>
          <w:tcPr>
            <w:tcW w:w="0" w:type="auto"/>
            <w:hideMark/>
          </w:tcPr>
          <w:p w14:paraId="07559086" w14:textId="77777777" w:rsidR="00D57452" w:rsidRPr="00220C73" w:rsidRDefault="00D57452" w:rsidP="00DC2FFC">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sz w:val="24"/>
                <w:szCs w:val="24"/>
                <w:lang w:eastAsia="en-GB"/>
              </w:rPr>
            </w:pPr>
            <w:r w:rsidRPr="00220C73">
              <w:rPr>
                <w:rFonts w:ascii="Helvetica" w:eastAsia="Times New Roman" w:hAnsi="Helvetica" w:cs="Helvetica"/>
                <w:sz w:val="24"/>
                <w:szCs w:val="24"/>
                <w:lang w:eastAsia="en-GB"/>
              </w:rPr>
              <w:t>18558</w:t>
            </w:r>
            <w:r w:rsidRPr="00220C73">
              <w:rPr>
                <w:rFonts w:ascii="Helvetica" w:eastAsia="Times New Roman" w:hAnsi="Helvetica" w:cs="Helvetica"/>
                <w:sz w:val="24"/>
                <w:szCs w:val="24"/>
                <w:vertAlign w:val="superscript"/>
                <w:lang w:eastAsia="en-GB"/>
              </w:rPr>
              <w:t>a</w:t>
            </w:r>
          </w:p>
        </w:tc>
        <w:tc>
          <w:tcPr>
            <w:tcW w:w="0" w:type="auto"/>
            <w:hideMark/>
          </w:tcPr>
          <w:p w14:paraId="78961C0C" w14:textId="77777777" w:rsidR="00D57452" w:rsidRPr="00220C73" w:rsidRDefault="00D57452" w:rsidP="00DC2FFC">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sz w:val="24"/>
                <w:szCs w:val="24"/>
                <w:lang w:eastAsia="en-GB"/>
              </w:rPr>
            </w:pPr>
            <w:r w:rsidRPr="00220C73">
              <w:rPr>
                <w:rFonts w:ascii="Helvetica" w:eastAsia="Times New Roman" w:hAnsi="Helvetica" w:cs="Helvetica"/>
                <w:sz w:val="24"/>
                <w:szCs w:val="24"/>
                <w:lang w:eastAsia="en-GB"/>
              </w:rPr>
              <w:t>873</w:t>
            </w:r>
          </w:p>
        </w:tc>
        <w:tc>
          <w:tcPr>
            <w:tcW w:w="0" w:type="auto"/>
            <w:hideMark/>
          </w:tcPr>
          <w:p w14:paraId="31BF017B" w14:textId="77777777" w:rsidR="00D57452" w:rsidRPr="00220C73" w:rsidRDefault="00D57452" w:rsidP="00DC2FFC">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sz w:val="24"/>
                <w:szCs w:val="24"/>
                <w:lang w:eastAsia="en-GB"/>
              </w:rPr>
            </w:pPr>
            <w:r w:rsidRPr="00220C73">
              <w:rPr>
                <w:rFonts w:ascii="Helvetica" w:eastAsia="Times New Roman" w:hAnsi="Helvetica" w:cs="Helvetica"/>
                <w:sz w:val="24"/>
                <w:szCs w:val="24"/>
                <w:lang w:eastAsia="en-GB"/>
              </w:rPr>
              <w:t>799</w:t>
            </w:r>
          </w:p>
        </w:tc>
        <w:tc>
          <w:tcPr>
            <w:tcW w:w="0" w:type="auto"/>
            <w:hideMark/>
          </w:tcPr>
          <w:p w14:paraId="07A88EC0" w14:textId="77777777" w:rsidR="00D57452" w:rsidRPr="00220C73" w:rsidRDefault="00D57452" w:rsidP="00DC2FFC">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sz w:val="24"/>
                <w:szCs w:val="24"/>
                <w:lang w:eastAsia="en-GB"/>
              </w:rPr>
            </w:pPr>
            <w:r w:rsidRPr="00220C73">
              <w:rPr>
                <w:rFonts w:ascii="Helvetica" w:eastAsia="Times New Roman" w:hAnsi="Helvetica" w:cs="Helvetica"/>
                <w:sz w:val="24"/>
                <w:szCs w:val="24"/>
                <w:lang w:eastAsia="en-GB"/>
              </w:rPr>
              <w:t>16886</w:t>
            </w:r>
          </w:p>
        </w:tc>
        <w:tc>
          <w:tcPr>
            <w:tcW w:w="0" w:type="auto"/>
            <w:hideMark/>
          </w:tcPr>
          <w:p w14:paraId="6878FEAA" w14:textId="77777777" w:rsidR="00D57452" w:rsidRPr="00220C73" w:rsidRDefault="00D57452" w:rsidP="00DC2FFC">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sz w:val="24"/>
                <w:szCs w:val="24"/>
                <w:lang w:eastAsia="en-GB"/>
              </w:rPr>
            </w:pPr>
            <w:r w:rsidRPr="00220C73">
              <w:rPr>
                <w:rFonts w:ascii="Helvetica" w:eastAsia="Times New Roman" w:hAnsi="Helvetica" w:cs="Helvetica"/>
                <w:sz w:val="24"/>
                <w:szCs w:val="24"/>
                <w:lang w:eastAsia="en-GB"/>
              </w:rPr>
              <w:t>14654</w:t>
            </w:r>
          </w:p>
        </w:tc>
        <w:tc>
          <w:tcPr>
            <w:tcW w:w="0" w:type="auto"/>
            <w:hideMark/>
          </w:tcPr>
          <w:p w14:paraId="04CEB254" w14:textId="77777777" w:rsidR="00D57452" w:rsidRPr="00220C73" w:rsidRDefault="00D57452" w:rsidP="00DC2FFC">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sz w:val="24"/>
                <w:szCs w:val="24"/>
                <w:lang w:eastAsia="en-GB"/>
              </w:rPr>
            </w:pPr>
            <w:r w:rsidRPr="00220C73">
              <w:rPr>
                <w:rFonts w:ascii="Helvetica" w:eastAsia="Times New Roman" w:hAnsi="Helvetica" w:cs="Helvetica"/>
                <w:sz w:val="24"/>
                <w:szCs w:val="24"/>
                <w:lang w:eastAsia="en-GB"/>
              </w:rPr>
              <w:t>86.8</w:t>
            </w:r>
          </w:p>
        </w:tc>
      </w:tr>
      <w:tr w:rsidR="00D57452" w:rsidRPr="00220C73" w14:paraId="48DAC145" w14:textId="77777777" w:rsidTr="00DC2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5C9AEC" w14:textId="77777777" w:rsidR="00D57452" w:rsidRPr="00220C73" w:rsidRDefault="00D57452" w:rsidP="00DC2FFC">
            <w:pPr>
              <w:rPr>
                <w:rFonts w:ascii="Helvetica" w:eastAsia="Times New Roman" w:hAnsi="Helvetica" w:cs="Helvetica"/>
                <w:sz w:val="24"/>
                <w:szCs w:val="24"/>
                <w:lang w:eastAsia="en-GB"/>
              </w:rPr>
            </w:pPr>
            <w:r w:rsidRPr="00220C73">
              <w:rPr>
                <w:rFonts w:ascii="Helvetica" w:eastAsia="Times New Roman" w:hAnsi="Helvetica" w:cs="Helvetica"/>
                <w:sz w:val="24"/>
                <w:szCs w:val="24"/>
                <w:lang w:eastAsia="en-GB"/>
              </w:rPr>
              <w:t>Age 23 – 1981</w:t>
            </w:r>
          </w:p>
        </w:tc>
        <w:tc>
          <w:tcPr>
            <w:tcW w:w="0" w:type="auto"/>
            <w:hideMark/>
          </w:tcPr>
          <w:p w14:paraId="5BB02680" w14:textId="77777777" w:rsidR="00D57452" w:rsidRPr="00220C73" w:rsidRDefault="00D57452" w:rsidP="00DC2FFC">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sz w:val="24"/>
                <w:szCs w:val="24"/>
                <w:lang w:eastAsia="en-GB"/>
              </w:rPr>
            </w:pPr>
            <w:r w:rsidRPr="00220C73">
              <w:rPr>
                <w:rFonts w:ascii="Helvetica" w:eastAsia="Times New Roman" w:hAnsi="Helvetica" w:cs="Helvetica"/>
                <w:sz w:val="24"/>
                <w:szCs w:val="24"/>
                <w:lang w:eastAsia="en-GB"/>
              </w:rPr>
              <w:t>18558</w:t>
            </w:r>
          </w:p>
        </w:tc>
        <w:tc>
          <w:tcPr>
            <w:tcW w:w="0" w:type="auto"/>
            <w:hideMark/>
          </w:tcPr>
          <w:p w14:paraId="0FC1E361" w14:textId="77777777" w:rsidR="00D57452" w:rsidRPr="00220C73" w:rsidRDefault="00D57452" w:rsidP="00DC2FFC">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sz w:val="24"/>
                <w:szCs w:val="24"/>
                <w:lang w:eastAsia="en-GB"/>
              </w:rPr>
            </w:pPr>
            <w:r w:rsidRPr="00220C73">
              <w:rPr>
                <w:rFonts w:ascii="Helvetica" w:eastAsia="Times New Roman" w:hAnsi="Helvetica" w:cs="Helvetica"/>
                <w:sz w:val="24"/>
                <w:szCs w:val="24"/>
                <w:lang w:eastAsia="en-GB"/>
              </w:rPr>
              <w:t>960</w:t>
            </w:r>
          </w:p>
        </w:tc>
        <w:tc>
          <w:tcPr>
            <w:tcW w:w="0" w:type="auto"/>
            <w:hideMark/>
          </w:tcPr>
          <w:p w14:paraId="1C3CC2C7" w14:textId="77777777" w:rsidR="00D57452" w:rsidRPr="00220C73" w:rsidRDefault="00D57452" w:rsidP="00DC2FFC">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sz w:val="24"/>
                <w:szCs w:val="24"/>
                <w:lang w:eastAsia="en-GB"/>
              </w:rPr>
            </w:pPr>
            <w:r w:rsidRPr="00220C73">
              <w:rPr>
                <w:rFonts w:ascii="Helvetica" w:eastAsia="Times New Roman" w:hAnsi="Helvetica" w:cs="Helvetica"/>
                <w:sz w:val="24"/>
                <w:szCs w:val="24"/>
                <w:lang w:eastAsia="en-GB"/>
              </w:rPr>
              <w:t>1196</w:t>
            </w:r>
          </w:p>
        </w:tc>
        <w:tc>
          <w:tcPr>
            <w:tcW w:w="0" w:type="auto"/>
            <w:hideMark/>
          </w:tcPr>
          <w:p w14:paraId="62090B28" w14:textId="77777777" w:rsidR="00D57452" w:rsidRPr="00220C73" w:rsidRDefault="00D57452" w:rsidP="00DC2FFC">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sz w:val="24"/>
                <w:szCs w:val="24"/>
                <w:lang w:eastAsia="en-GB"/>
              </w:rPr>
            </w:pPr>
            <w:r w:rsidRPr="00220C73">
              <w:rPr>
                <w:rFonts w:ascii="Helvetica" w:eastAsia="Times New Roman" w:hAnsi="Helvetica" w:cs="Helvetica"/>
                <w:sz w:val="24"/>
                <w:szCs w:val="24"/>
                <w:lang w:eastAsia="en-GB"/>
              </w:rPr>
              <w:t>16402</w:t>
            </w:r>
          </w:p>
        </w:tc>
        <w:tc>
          <w:tcPr>
            <w:tcW w:w="0" w:type="auto"/>
            <w:hideMark/>
          </w:tcPr>
          <w:p w14:paraId="0FFDE695" w14:textId="77777777" w:rsidR="00D57452" w:rsidRPr="00220C73" w:rsidRDefault="00D57452" w:rsidP="00DC2FFC">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sz w:val="24"/>
                <w:szCs w:val="24"/>
                <w:lang w:eastAsia="en-GB"/>
              </w:rPr>
            </w:pPr>
            <w:r w:rsidRPr="00220C73">
              <w:rPr>
                <w:rFonts w:ascii="Helvetica" w:eastAsia="Times New Roman" w:hAnsi="Helvetica" w:cs="Helvetica"/>
                <w:sz w:val="24"/>
                <w:szCs w:val="24"/>
                <w:lang w:eastAsia="en-GB"/>
              </w:rPr>
              <w:t>12357</w:t>
            </w:r>
          </w:p>
        </w:tc>
        <w:tc>
          <w:tcPr>
            <w:tcW w:w="0" w:type="auto"/>
            <w:hideMark/>
          </w:tcPr>
          <w:p w14:paraId="1A83AEEF" w14:textId="77777777" w:rsidR="00D57452" w:rsidRPr="00220C73" w:rsidRDefault="00D57452" w:rsidP="00DC2FFC">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sz w:val="24"/>
                <w:szCs w:val="24"/>
                <w:lang w:eastAsia="en-GB"/>
              </w:rPr>
            </w:pPr>
            <w:r w:rsidRPr="00220C73">
              <w:rPr>
                <w:rFonts w:ascii="Helvetica" w:eastAsia="Times New Roman" w:hAnsi="Helvetica" w:cs="Helvetica"/>
                <w:sz w:val="24"/>
                <w:szCs w:val="24"/>
                <w:lang w:eastAsia="en-GB"/>
              </w:rPr>
              <w:t>75.3</w:t>
            </w:r>
          </w:p>
        </w:tc>
      </w:tr>
    </w:tbl>
    <w:p w14:paraId="0B35419F" w14:textId="77777777" w:rsidR="00D57452" w:rsidRPr="00220C73" w:rsidRDefault="00D57452" w:rsidP="00D57452">
      <w:pPr>
        <w:pStyle w:val="NormalWeb"/>
        <w:spacing w:before="0" w:beforeAutospacing="0" w:after="0" w:afterAutospacing="0"/>
        <w:rPr>
          <w:rFonts w:ascii="Helvetica" w:hAnsi="Helvetica" w:cs="Helvetica"/>
          <w:color w:val="2E2E2E"/>
        </w:rPr>
      </w:pPr>
      <w:r w:rsidRPr="00220C73">
        <w:rPr>
          <w:rFonts w:ascii="Helvetica" w:hAnsi="Helvetica" w:cs="Helvetica"/>
          <w:color w:val="2E2E2E"/>
          <w:vertAlign w:val="superscript"/>
        </w:rPr>
        <w:t>a</w:t>
      </w:r>
      <w:r w:rsidRPr="00220C73">
        <w:rPr>
          <w:rFonts w:ascii="Helvetica" w:hAnsi="Helvetica" w:cs="Helvetica"/>
          <w:color w:val="2E2E2E"/>
        </w:rPr>
        <w:t> The original sample was supplemented by migrants born in 1958</w:t>
      </w:r>
    </w:p>
    <w:p w14:paraId="1474105F" w14:textId="22A30BF0" w:rsidR="00D57452" w:rsidRPr="00220C73" w:rsidRDefault="00D57452" w:rsidP="00D57452">
      <w:pPr>
        <w:rPr>
          <w:rFonts w:ascii="Helvetica" w:hAnsi="Helvetica" w:cs="Helvetica"/>
          <w:sz w:val="24"/>
          <w:szCs w:val="24"/>
        </w:rPr>
      </w:pPr>
    </w:p>
    <w:p w14:paraId="7F8B1E61" w14:textId="77777777" w:rsidR="0043646C" w:rsidRPr="00220C73" w:rsidRDefault="0043646C" w:rsidP="0043646C">
      <w:pPr>
        <w:pStyle w:val="Heading3"/>
        <w:rPr>
          <w:rFonts w:ascii="Helvetica" w:hAnsi="Helvetica" w:cs="Helvetica"/>
        </w:rPr>
      </w:pPr>
      <w:bookmarkStart w:id="40" w:name="_Toc131406651"/>
      <w:commentRangeStart w:id="41"/>
      <w:r w:rsidRPr="00220C73">
        <w:rPr>
          <w:rFonts w:ascii="Helvetica" w:hAnsi="Helvetica" w:cs="Helvetica"/>
        </w:rPr>
        <w:t>Missing Data</w:t>
      </w:r>
      <w:bookmarkEnd w:id="40"/>
    </w:p>
    <w:p w14:paraId="1719590A" w14:textId="77777777" w:rsidR="0043646C" w:rsidRPr="00220C73" w:rsidRDefault="0043646C" w:rsidP="0043646C">
      <w:pPr>
        <w:rPr>
          <w:rFonts w:ascii="Helvetica" w:hAnsi="Helvetica" w:cs="Helvetica"/>
          <w:sz w:val="24"/>
          <w:szCs w:val="24"/>
        </w:rPr>
      </w:pPr>
      <w:r w:rsidRPr="00220C73">
        <w:rPr>
          <w:rFonts w:ascii="Helvetica" w:hAnsi="Helvetica" w:cs="Helvetica"/>
          <w:sz w:val="24"/>
          <w:szCs w:val="24"/>
        </w:rPr>
        <w:t xml:space="preserve">Missing data is an essential component of any longitudinal data analysis – the major concern being that missing data and non-response is bound to affect the inferences made by the analysis of longitudinal studies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{"citationID":"E40s0Np4","properties":{"formattedCitation":"(Hawkes and Plewis, 2006; Silverwood {\\i{}et al.}, 2021)","plainCitation":"(Hawkes and Plewis, 2006; Silverwood et al., 2021)","dontUpdate":true,"noteIndex":0},"citationItems":[{"id":2943,"uris":["http://zotero.org/users/8741181/items/UJSKP2Q8"],"itemData":{"id":2943,"type":"article-journal","container-title":"Journal of the Royal Statistical Society","DOI":"https://doi.org/10.1111/j.1467-985X.2006.00401.x","issue":"3","page":"479-491","title":"Modelling non-response in the National Child Development Study","volume":"169","author":[{"family":"Hawkes","given":"Denise"},{"family":"Plewis","given":"Ian"}],"issued":{"date-parts":[["2006"]]}}},{"id":1234,"uris":["http://zotero.org/users/8741181/items/JJQ92X8Q"],"itemData":{"id":1234,"type":"article-journal","title":"Handling missing data in the National Child Development Study: User guide (Version 2).","author":[{"family":"Silverwood","given":"R"},{"family":"Narayanan,","given":"M"},{"family":"Dodgeon","given":"B"},{"family":"Ploubidis","given":"G"}],"issued":{"date-parts":[["2021"]]}}}],"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 xml:space="preserve">(Hawkes and Plewis, 2006: 479; Silverwood </w:t>
      </w:r>
      <w:r w:rsidRPr="00220C73">
        <w:rPr>
          <w:rFonts w:ascii="Helvetica" w:hAnsi="Helvetica" w:cs="Helvetica"/>
          <w:i/>
          <w:iCs/>
          <w:sz w:val="24"/>
          <w:szCs w:val="24"/>
        </w:rPr>
        <w:t>et al.</w:t>
      </w:r>
      <w:r w:rsidRPr="00220C73">
        <w:rPr>
          <w:rFonts w:ascii="Helvetica" w:hAnsi="Helvetica" w:cs="Helvetica"/>
          <w:sz w:val="24"/>
          <w:szCs w:val="24"/>
        </w:rPr>
        <w:t>, 2021)</w:t>
      </w:r>
      <w:r w:rsidRPr="00220C73">
        <w:rPr>
          <w:rFonts w:ascii="Helvetica" w:hAnsi="Helvetica" w:cs="Helvetica"/>
          <w:sz w:val="24"/>
          <w:szCs w:val="24"/>
        </w:rPr>
        <w:fldChar w:fldCharType="end"/>
      </w:r>
      <w:r w:rsidRPr="00220C73">
        <w:rPr>
          <w:rFonts w:ascii="Helvetica" w:hAnsi="Helvetica" w:cs="Helvetica"/>
          <w:sz w:val="24"/>
          <w:szCs w:val="24"/>
        </w:rPr>
        <w:t xml:space="preserve">. The various factors </w:t>
      </w:r>
      <w:commentRangeEnd w:id="41"/>
      <w:r w:rsidRPr="00220C73">
        <w:rPr>
          <w:rStyle w:val="CommentReference"/>
          <w:rFonts w:ascii="Helvetica" w:hAnsi="Helvetica" w:cs="Helvetica"/>
          <w:sz w:val="24"/>
          <w:szCs w:val="24"/>
        </w:rPr>
        <w:commentReference w:id="41"/>
      </w:r>
      <w:r w:rsidRPr="00220C73">
        <w:rPr>
          <w:rFonts w:ascii="Helvetica" w:hAnsi="Helvetica" w:cs="Helvetica"/>
          <w:sz w:val="24"/>
          <w:szCs w:val="24"/>
        </w:rPr>
        <w:t xml:space="preserve">that account for sample attrition in the datasets outlined above has the potential to present real issues as it relates to comprehensive data analysis. For the purposes of analysis those that exit the sample due to death or emigration are considered ‘natural’ exists from the original sample. Those however that either cannot be found, reject continued participation etc are individuals that we hold partial data on – being able to utilise this partial data within my analysis could be beneficial. </w:t>
      </w:r>
    </w:p>
    <w:p w14:paraId="42799A64" w14:textId="7089659D" w:rsidR="0043646C" w:rsidRPr="00220C73" w:rsidRDefault="0043646C" w:rsidP="0043646C">
      <w:pPr>
        <w:rPr>
          <w:rFonts w:ascii="Helvetica" w:hAnsi="Helvetica" w:cs="Helvetica"/>
          <w:sz w:val="24"/>
          <w:szCs w:val="24"/>
        </w:rPr>
      </w:pPr>
      <w:r w:rsidRPr="00220C73">
        <w:rPr>
          <w:rFonts w:ascii="Helvetica" w:hAnsi="Helvetica" w:cs="Helvetica"/>
          <w:sz w:val="24"/>
          <w:szCs w:val="24"/>
        </w:rPr>
        <w:t xml:space="preserve">When dealing with missing data there are multiple methods to tackle the problem. The first is </w:t>
      </w:r>
      <w:r w:rsidR="00B853C6" w:rsidRPr="00220C73">
        <w:rPr>
          <w:rFonts w:ascii="Helvetica" w:hAnsi="Helvetica" w:cs="Helvetica"/>
          <w:sz w:val="24"/>
          <w:szCs w:val="24"/>
        </w:rPr>
        <w:t>listwise</w:t>
      </w:r>
      <w:r w:rsidRPr="00220C73">
        <w:rPr>
          <w:rFonts w:ascii="Helvetica" w:hAnsi="Helvetica" w:cs="Helvetica"/>
          <w:sz w:val="24"/>
          <w:szCs w:val="24"/>
        </w:rPr>
        <w:t xml:space="preserve"> deletion</w:t>
      </w:r>
      <w:r w:rsidR="00B853C6" w:rsidRPr="00220C73">
        <w:rPr>
          <w:rFonts w:ascii="Helvetica" w:hAnsi="Helvetica" w:cs="Helvetica"/>
          <w:sz w:val="24"/>
          <w:szCs w:val="24"/>
        </w:rPr>
        <w:t>. Listwise deletion removes all observations from the data which have a missing value in one or more of the variables included in analysis. This is also known as Complete Case Analysis (CCA). A second method that deals with missing data is the use of survey weights. Survey weights take into account missingness, Inverse Probability Weighting (IPW) creates weighted copies of complete cases so as to remove selection bias introduced by missing data. (Add more about why this has not been done). A third and final method involves Multiple Imputation (MI). This method substituted missing data with substituted values</w:t>
      </w:r>
      <w:r w:rsidR="00B853C6" w:rsidRPr="00220C73">
        <w:rPr>
          <w:rStyle w:val="FootnoteReference"/>
          <w:rFonts w:ascii="Helvetica" w:hAnsi="Helvetica" w:cs="Helvetica"/>
          <w:sz w:val="24"/>
          <w:szCs w:val="24"/>
        </w:rPr>
        <w:footnoteReference w:id="6"/>
      </w:r>
      <w:r w:rsidR="00B853C6" w:rsidRPr="00220C73">
        <w:rPr>
          <w:rFonts w:ascii="Helvetica" w:hAnsi="Helvetica" w:cs="Helvetica"/>
          <w:sz w:val="24"/>
          <w:szCs w:val="24"/>
        </w:rPr>
        <w:t>. Subsequent analysis uses CCA and MI to compare the substantive conclusions between the two and to understand if missingness impacts interpretation.</w:t>
      </w:r>
      <w:r w:rsidRPr="00220C73">
        <w:rPr>
          <w:rFonts w:ascii="Helvetica" w:hAnsi="Helvetica" w:cs="Helvetica"/>
          <w:sz w:val="24"/>
          <w:szCs w:val="24"/>
        </w:rPr>
        <w:t xml:space="preserve"> </w:t>
      </w:r>
    </w:p>
    <w:p w14:paraId="4E24CC4A" w14:textId="77777777" w:rsidR="0043646C" w:rsidRPr="00220C73" w:rsidRDefault="0043646C" w:rsidP="0043646C">
      <w:pPr>
        <w:rPr>
          <w:rFonts w:ascii="Helvetica" w:hAnsi="Helvetica" w:cs="Helvetica"/>
          <w:sz w:val="24"/>
          <w:szCs w:val="24"/>
        </w:rPr>
      </w:pPr>
      <w:r w:rsidRPr="00220C73">
        <w:rPr>
          <w:rFonts w:ascii="Helvetica" w:hAnsi="Helvetica" w:cs="Helvetica"/>
          <w:sz w:val="24"/>
          <w:szCs w:val="24"/>
        </w:rPr>
        <w:t xml:space="preserve">When dealing with missing data there are three primary types of classification. The first is missing completely at random (MCAR), meaning that missingness does not depend on observed or unobserved values. The second, being missing at random (MAR), meaning that given observed values missingness does not depend on the unobserved ones. Finally, missing not at random (MNAR) meaning that missingness depends on unobserved values (Silverwood et al 2021: 2). If data is found to be MAR then approaches like multiple imputation (MI), inverse probability weighting are </w:t>
      </w:r>
      <w:r w:rsidRPr="00220C73">
        <w:rPr>
          <w:rFonts w:ascii="Helvetica" w:hAnsi="Helvetica" w:cs="Helvetica"/>
          <w:sz w:val="24"/>
          <w:szCs w:val="24"/>
        </w:rPr>
        <w:lastRenderedPageBreak/>
        <w:t xml:space="preserve">made available – the former being extensively documented with the NCDS in particular in Hawkes and Plewis 2006). </w:t>
      </w:r>
    </w:p>
    <w:p w14:paraId="640DC6A9" w14:textId="206C0811" w:rsidR="0043646C" w:rsidRPr="00220C73" w:rsidRDefault="0043646C" w:rsidP="00D57452">
      <w:pPr>
        <w:rPr>
          <w:rFonts w:ascii="Helvetica" w:hAnsi="Helvetica" w:cs="Helvetica"/>
          <w:sz w:val="24"/>
          <w:szCs w:val="24"/>
        </w:rPr>
      </w:pPr>
      <w:r w:rsidRPr="00220C73">
        <w:rPr>
          <w:rFonts w:ascii="Helvetica" w:hAnsi="Helvetica" w:cs="Helvetica"/>
          <w:sz w:val="24"/>
          <w:szCs w:val="24"/>
        </w:rPr>
        <w:t xml:space="preserve">When dealing with MI the subsequent question that naturally follows is how many imputations is sufficient? Silverwood et al (2021: 21) suggest that anything around 50 imputations would be sufficient for reliable estimation of point estimate and estimating p-values with little error. </w:t>
      </w:r>
      <w:r w:rsidR="00B853C6" w:rsidRPr="00220C73">
        <w:rPr>
          <w:rFonts w:ascii="Helvetica" w:hAnsi="Helvetica" w:cs="Helvetica"/>
          <w:sz w:val="24"/>
          <w:szCs w:val="24"/>
        </w:rPr>
        <w:t>Though sometimes with large samples with sizeable missingness more imputations may be required.</w:t>
      </w:r>
    </w:p>
    <w:p w14:paraId="662AD0A4" w14:textId="77777777" w:rsidR="00732D4C" w:rsidRPr="00220C73" w:rsidRDefault="00732D4C" w:rsidP="00732D4C">
      <w:pPr>
        <w:pStyle w:val="Heading3"/>
        <w:rPr>
          <w:rFonts w:ascii="Helvetica" w:hAnsi="Helvetica" w:cs="Helvetica"/>
        </w:rPr>
      </w:pPr>
      <w:bookmarkStart w:id="42" w:name="_Toc131406652"/>
      <w:r w:rsidRPr="00220C73">
        <w:rPr>
          <w:rFonts w:ascii="Helvetica" w:hAnsi="Helvetica" w:cs="Helvetica"/>
        </w:rPr>
        <w:t>Missing Data in the NCDS</w:t>
      </w:r>
      <w:bookmarkEnd w:id="42"/>
    </w:p>
    <w:p w14:paraId="13931F4A" w14:textId="6A99B0B3" w:rsidR="00732D4C" w:rsidRPr="00220C73" w:rsidRDefault="00732D4C" w:rsidP="00732D4C">
      <w:pPr>
        <w:rPr>
          <w:rFonts w:ascii="Helvetica" w:hAnsi="Helvetica" w:cs="Helvetica"/>
          <w:sz w:val="24"/>
          <w:szCs w:val="24"/>
        </w:rPr>
      </w:pPr>
      <w:r w:rsidRPr="00220C73">
        <w:rPr>
          <w:rFonts w:ascii="Helvetica" w:hAnsi="Helvetica" w:cs="Helvetica"/>
          <w:sz w:val="24"/>
          <w:szCs w:val="24"/>
        </w:rPr>
        <w:t>There are 12,450 individuals identified in the NCDS who indicated some form of economic activity. The previous chapter which conducted a complete records analysis has a sample of n=</w:t>
      </w:r>
      <w:r w:rsidR="008E2E54" w:rsidRPr="00220C73">
        <w:rPr>
          <w:rFonts w:ascii="Helvetica" w:hAnsi="Helvetica" w:cs="Helvetica"/>
          <w:sz w:val="24"/>
          <w:szCs w:val="24"/>
        </w:rPr>
        <w:t>8</w:t>
      </w:r>
      <w:r w:rsidR="008E2E54" w:rsidRPr="00220C73">
        <w:rPr>
          <w:rFonts w:ascii="Helvetica" w:hAnsi="Helvetica" w:cs="Helvetica"/>
          <w:sz w:val="24"/>
          <w:szCs w:val="24"/>
        </w:rPr>
        <w:t>,</w:t>
      </w:r>
      <w:r w:rsidR="008E2E54" w:rsidRPr="00220C73">
        <w:rPr>
          <w:rFonts w:ascii="Helvetica" w:hAnsi="Helvetica" w:cs="Helvetica"/>
          <w:sz w:val="24"/>
          <w:szCs w:val="24"/>
        </w:rPr>
        <w:t>448</w:t>
      </w:r>
      <w:r w:rsidRPr="00220C73">
        <w:rPr>
          <w:rFonts w:ascii="Helvetica" w:hAnsi="Helvetica" w:cs="Helvetica"/>
          <w:sz w:val="24"/>
          <w:szCs w:val="24"/>
        </w:rPr>
        <w:t xml:space="preserve">. </w:t>
      </w:r>
      <w:r w:rsidR="008E2E54" w:rsidRPr="00220C73">
        <w:rPr>
          <w:rFonts w:ascii="Helvetica" w:hAnsi="Helvetica" w:cs="Helvetica"/>
          <w:sz w:val="24"/>
          <w:szCs w:val="24"/>
        </w:rPr>
        <w:t>After using the variable related to the outcome of tracing and interview there are a total of 12,536 individuals within this sample</w:t>
      </w:r>
      <w:r w:rsidR="008E2E54" w:rsidRPr="00220C73">
        <w:rPr>
          <w:rStyle w:val="FootnoteReference"/>
          <w:rFonts w:ascii="Helvetica" w:hAnsi="Helvetica" w:cs="Helvetica"/>
          <w:sz w:val="24"/>
          <w:szCs w:val="24"/>
        </w:rPr>
        <w:footnoteReference w:id="7"/>
      </w:r>
      <w:r w:rsidR="008E2E54" w:rsidRPr="00220C73">
        <w:rPr>
          <w:rFonts w:ascii="Helvetica" w:hAnsi="Helvetica" w:cs="Helvetica"/>
          <w:sz w:val="24"/>
          <w:szCs w:val="24"/>
        </w:rPr>
        <w:t xml:space="preserve">. </w:t>
      </w:r>
      <w:r w:rsidRPr="00220C73">
        <w:rPr>
          <w:rFonts w:ascii="Helvetica" w:hAnsi="Helvetica" w:cs="Helvetica"/>
          <w:sz w:val="24"/>
          <w:szCs w:val="24"/>
        </w:rPr>
        <w:t xml:space="preserve">There are </w:t>
      </w:r>
      <w:r w:rsidR="008E2E54" w:rsidRPr="00220C73">
        <w:rPr>
          <w:rFonts w:ascii="Helvetica" w:hAnsi="Helvetica" w:cs="Helvetica"/>
          <w:sz w:val="24"/>
          <w:szCs w:val="24"/>
        </w:rPr>
        <w:t>4,088</w:t>
      </w:r>
      <w:r w:rsidRPr="00220C73">
        <w:rPr>
          <w:rFonts w:ascii="Helvetica" w:hAnsi="Helvetica" w:cs="Helvetica"/>
          <w:sz w:val="24"/>
          <w:szCs w:val="24"/>
        </w:rPr>
        <w:t xml:space="preserve"> observations with missing data on at least one of the variables included for analysis. Of the 12,450 individuals: 86 were missing in economic activity, 26 in educational </w:t>
      </w:r>
      <w:commentRangeStart w:id="43"/>
      <w:commentRangeEnd w:id="43"/>
      <w:r w:rsidRPr="00220C73">
        <w:rPr>
          <w:rStyle w:val="CommentReference"/>
          <w:rFonts w:ascii="Helvetica" w:hAnsi="Helvetica" w:cs="Helvetica"/>
          <w:sz w:val="24"/>
          <w:szCs w:val="24"/>
        </w:rPr>
        <w:commentReference w:id="43"/>
      </w:r>
      <w:r w:rsidRPr="00220C73">
        <w:rPr>
          <w:rFonts w:ascii="Helvetica" w:hAnsi="Helvetica" w:cs="Helvetica"/>
          <w:sz w:val="24"/>
          <w:szCs w:val="24"/>
        </w:rPr>
        <w:t xml:space="preserve">attainment, 1893 in housing tenure, 3779 on NS-SEC, 3,777 on CAMSIS, and 3,779 on RGSC. Sex has no missing data as it was recorded at wave 0 (so all individuals were included). </w:t>
      </w:r>
    </w:p>
    <w:p w14:paraId="0E240917" w14:textId="2B1BB33B" w:rsidR="00732D4C" w:rsidRPr="00220C73" w:rsidRDefault="00732D4C" w:rsidP="00732D4C">
      <w:pPr>
        <w:rPr>
          <w:rFonts w:ascii="Helvetica" w:hAnsi="Helvetica" w:cs="Helvetica"/>
          <w:sz w:val="24"/>
          <w:szCs w:val="24"/>
        </w:rPr>
      </w:pPr>
      <w:r w:rsidRPr="00220C73">
        <w:rPr>
          <w:rFonts w:ascii="Helvetica" w:hAnsi="Helvetica" w:cs="Helvetica"/>
          <w:sz w:val="24"/>
          <w:szCs w:val="24"/>
        </w:rPr>
        <w:t xml:space="preserve">Patterns of missing data are presented in table 4.1. Within the </w:t>
      </w:r>
      <w:commentRangeStart w:id="44"/>
      <w:r w:rsidRPr="00220C73">
        <w:rPr>
          <w:rFonts w:ascii="Helvetica" w:hAnsi="Helvetica" w:cs="Helvetica"/>
          <w:sz w:val="24"/>
          <w:szCs w:val="24"/>
        </w:rPr>
        <w:t xml:space="preserve">NCDS sample, </w:t>
      </w:r>
      <w:r w:rsidR="008E2E54" w:rsidRPr="00220C73">
        <w:rPr>
          <w:rFonts w:ascii="Helvetica" w:hAnsi="Helvetica" w:cs="Helvetica"/>
          <w:sz w:val="24"/>
          <w:szCs w:val="24"/>
        </w:rPr>
        <w:t>67</w:t>
      </w:r>
      <w:r w:rsidRPr="00220C73">
        <w:rPr>
          <w:rFonts w:ascii="Helvetica" w:hAnsi="Helvetica" w:cs="Helvetica"/>
          <w:sz w:val="24"/>
          <w:szCs w:val="24"/>
        </w:rPr>
        <w:t xml:space="preserve"> per cent have complete records on all variables, </w:t>
      </w:r>
      <w:r w:rsidR="008E2E54" w:rsidRPr="00220C73">
        <w:rPr>
          <w:rFonts w:ascii="Helvetica" w:hAnsi="Helvetica" w:cs="Helvetica"/>
          <w:sz w:val="24"/>
          <w:szCs w:val="24"/>
        </w:rPr>
        <w:t>17</w:t>
      </w:r>
      <w:r w:rsidRPr="00220C73">
        <w:rPr>
          <w:rFonts w:ascii="Helvetica" w:hAnsi="Helvetica" w:cs="Helvetica"/>
          <w:sz w:val="24"/>
          <w:szCs w:val="24"/>
        </w:rPr>
        <w:t xml:space="preserve"> per cent are missing values only on </w:t>
      </w:r>
      <w:r w:rsidR="008E2E54" w:rsidRPr="00220C73">
        <w:rPr>
          <w:rFonts w:ascii="Helvetica" w:hAnsi="Helvetica" w:cs="Helvetica"/>
          <w:sz w:val="24"/>
          <w:szCs w:val="24"/>
        </w:rPr>
        <w:t>housing tenure</w:t>
      </w:r>
      <w:r w:rsidRPr="00220C73">
        <w:rPr>
          <w:rFonts w:ascii="Helvetica" w:hAnsi="Helvetica" w:cs="Helvetica"/>
          <w:sz w:val="24"/>
          <w:szCs w:val="24"/>
        </w:rPr>
        <w:t xml:space="preserve">, a further </w:t>
      </w:r>
      <w:r w:rsidR="008E2E54" w:rsidRPr="00220C73">
        <w:rPr>
          <w:rFonts w:ascii="Helvetica" w:hAnsi="Helvetica" w:cs="Helvetica"/>
          <w:sz w:val="24"/>
          <w:szCs w:val="24"/>
        </w:rPr>
        <w:t>13</w:t>
      </w:r>
      <w:r w:rsidRPr="00220C73">
        <w:rPr>
          <w:rFonts w:ascii="Helvetica" w:hAnsi="Helvetica" w:cs="Helvetica"/>
          <w:sz w:val="24"/>
          <w:szCs w:val="24"/>
        </w:rPr>
        <w:t xml:space="preserve"> per cent missing on socio-economic measures, and </w:t>
      </w:r>
      <w:r w:rsidR="008E2E54" w:rsidRPr="00220C73">
        <w:rPr>
          <w:rFonts w:ascii="Helvetica" w:hAnsi="Helvetica" w:cs="Helvetica"/>
          <w:sz w:val="24"/>
          <w:szCs w:val="24"/>
        </w:rPr>
        <w:t>2</w:t>
      </w:r>
      <w:r w:rsidRPr="00220C73">
        <w:rPr>
          <w:rFonts w:ascii="Helvetica" w:hAnsi="Helvetica" w:cs="Helvetica"/>
          <w:sz w:val="24"/>
          <w:szCs w:val="24"/>
        </w:rPr>
        <w:t xml:space="preserve"> per cent missing values for housing tenure and socio-economic measures. Further missingness in the sample not presented in the table are &lt;1 per cent. </w:t>
      </w:r>
      <w:commentRangeEnd w:id="44"/>
      <w:r w:rsidRPr="00220C73">
        <w:rPr>
          <w:rStyle w:val="CommentReference"/>
          <w:rFonts w:ascii="Helvetica" w:hAnsi="Helvetica" w:cs="Helvetica"/>
          <w:sz w:val="24"/>
          <w:szCs w:val="24"/>
        </w:rPr>
        <w:commentReference w:id="44"/>
      </w:r>
    </w:p>
    <w:p w14:paraId="177D7B78" w14:textId="77777777" w:rsidR="00732D4C" w:rsidRPr="00220C73" w:rsidRDefault="00732D4C" w:rsidP="00732D4C">
      <w:pPr>
        <w:rPr>
          <w:rFonts w:ascii="Helvetica" w:hAnsi="Helvetica" w:cs="Helvetica"/>
          <w:sz w:val="24"/>
          <w:szCs w:val="24"/>
        </w:rPr>
      </w:pPr>
    </w:p>
    <w:p w14:paraId="43F66257" w14:textId="69FAA814" w:rsidR="00732D4C" w:rsidRPr="00220C73" w:rsidRDefault="00732D4C" w:rsidP="00732D4C">
      <w:pPr>
        <w:pStyle w:val="Caption"/>
        <w:keepNext/>
        <w:rPr>
          <w:rFonts w:ascii="Helvetica" w:hAnsi="Helvetica" w:cs="Helvetica"/>
          <w:color w:val="auto"/>
          <w:sz w:val="24"/>
          <w:szCs w:val="24"/>
        </w:rPr>
      </w:pPr>
      <w:r w:rsidRPr="00220C73">
        <w:rPr>
          <w:rFonts w:ascii="Helvetica" w:hAnsi="Helvetica" w:cs="Helvetica"/>
          <w:color w:val="auto"/>
          <w:sz w:val="24"/>
          <w:szCs w:val="24"/>
        </w:rPr>
        <w:t xml:space="preserve">Table </w:t>
      </w:r>
      <w:r w:rsidR="002020E2">
        <w:rPr>
          <w:rFonts w:ascii="Helvetica" w:hAnsi="Helvetica" w:cs="Helvetica"/>
          <w:color w:val="auto"/>
          <w:sz w:val="24"/>
          <w:szCs w:val="24"/>
        </w:rPr>
        <w:t>1</w:t>
      </w:r>
      <w:r w:rsidRPr="00220C73">
        <w:rPr>
          <w:rFonts w:ascii="Helvetica" w:hAnsi="Helvetica" w:cs="Helvetica"/>
          <w:color w:val="auto"/>
          <w:sz w:val="24"/>
          <w:szCs w:val="24"/>
        </w:rPr>
        <w:t>.</w:t>
      </w:r>
      <w:r w:rsidR="002020E2">
        <w:rPr>
          <w:rFonts w:ascii="Helvetica" w:hAnsi="Helvetica" w:cs="Helvetica"/>
          <w:color w:val="auto"/>
          <w:sz w:val="24"/>
          <w:szCs w:val="24"/>
        </w:rPr>
        <w:t>2</w:t>
      </w:r>
      <w:r w:rsidRPr="00220C73">
        <w:rPr>
          <w:rFonts w:ascii="Helvetica" w:hAnsi="Helvetica" w:cs="Helvetica"/>
          <w:color w:val="auto"/>
          <w:sz w:val="24"/>
          <w:szCs w:val="24"/>
        </w:rPr>
        <w:t xml:space="preserve"> Missing data patterns for NCDS</w:t>
      </w:r>
    </w:p>
    <w:tbl>
      <w:tblPr>
        <w:tblStyle w:val="GridTable2"/>
        <w:tblW w:w="0" w:type="auto"/>
        <w:tblLook w:val="04A0" w:firstRow="1" w:lastRow="0" w:firstColumn="1" w:lastColumn="0" w:noHBand="0" w:noVBand="1"/>
      </w:tblPr>
      <w:tblGrid>
        <w:gridCol w:w="1543"/>
        <w:gridCol w:w="1800"/>
        <w:gridCol w:w="1521"/>
        <w:gridCol w:w="1322"/>
        <w:gridCol w:w="1150"/>
        <w:gridCol w:w="780"/>
        <w:gridCol w:w="910"/>
      </w:tblGrid>
      <w:tr w:rsidR="00732D4C" w:rsidRPr="00220C73" w14:paraId="5A4C4838" w14:textId="77777777" w:rsidTr="00DC2F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2782D6" w14:textId="77777777" w:rsidR="00732D4C" w:rsidRPr="00220C73" w:rsidRDefault="00732D4C" w:rsidP="00DC2FFC">
            <w:pPr>
              <w:rPr>
                <w:rFonts w:ascii="Helvetica" w:hAnsi="Helvetica" w:cs="Helvetica"/>
                <w:sz w:val="24"/>
                <w:szCs w:val="24"/>
              </w:rPr>
            </w:pPr>
            <w:r w:rsidRPr="00220C73">
              <w:rPr>
                <w:rFonts w:ascii="Helvetica" w:hAnsi="Helvetica" w:cs="Helvetica"/>
                <w:sz w:val="24"/>
                <w:szCs w:val="24"/>
              </w:rPr>
              <w:t>Percent Complete (%)</w:t>
            </w:r>
          </w:p>
        </w:tc>
        <w:tc>
          <w:tcPr>
            <w:tcW w:w="0" w:type="auto"/>
          </w:tcPr>
          <w:p w14:paraId="2CD346C7" w14:textId="77777777" w:rsidR="00732D4C" w:rsidRPr="00220C73" w:rsidRDefault="00732D4C" w:rsidP="00DC2FFC">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Educational Attainment</w:t>
            </w:r>
          </w:p>
        </w:tc>
        <w:tc>
          <w:tcPr>
            <w:tcW w:w="0" w:type="auto"/>
          </w:tcPr>
          <w:p w14:paraId="404EFD82" w14:textId="77777777" w:rsidR="00732D4C" w:rsidRPr="00220C73" w:rsidRDefault="00732D4C" w:rsidP="00DC2FFC">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Economic Activity</w:t>
            </w:r>
          </w:p>
        </w:tc>
        <w:tc>
          <w:tcPr>
            <w:tcW w:w="0" w:type="auto"/>
          </w:tcPr>
          <w:p w14:paraId="31604D6D" w14:textId="77777777" w:rsidR="00732D4C" w:rsidRPr="00220C73" w:rsidRDefault="00732D4C" w:rsidP="00DC2FFC">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Housing Tenure</w:t>
            </w:r>
          </w:p>
        </w:tc>
        <w:tc>
          <w:tcPr>
            <w:tcW w:w="0" w:type="auto"/>
          </w:tcPr>
          <w:p w14:paraId="56872956" w14:textId="77777777" w:rsidR="00732D4C" w:rsidRPr="00220C73" w:rsidRDefault="00732D4C" w:rsidP="00DC2FFC">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CAMSIS</w:t>
            </w:r>
          </w:p>
        </w:tc>
        <w:tc>
          <w:tcPr>
            <w:tcW w:w="0" w:type="auto"/>
          </w:tcPr>
          <w:p w14:paraId="1A49A0CF" w14:textId="77777777" w:rsidR="00732D4C" w:rsidRPr="00220C73" w:rsidRDefault="00732D4C" w:rsidP="00DC2FFC">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NS-SEC</w:t>
            </w:r>
          </w:p>
        </w:tc>
        <w:tc>
          <w:tcPr>
            <w:tcW w:w="0" w:type="auto"/>
          </w:tcPr>
          <w:p w14:paraId="15AAF381" w14:textId="77777777" w:rsidR="00732D4C" w:rsidRPr="00220C73" w:rsidRDefault="00732D4C" w:rsidP="00DC2FFC">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RGSC</w:t>
            </w:r>
          </w:p>
        </w:tc>
      </w:tr>
      <w:tr w:rsidR="00732D4C" w:rsidRPr="00220C73" w14:paraId="2EBFCB59" w14:textId="77777777" w:rsidTr="00DC2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7B7A90" w14:textId="77777777" w:rsidR="00732D4C" w:rsidRPr="00220C73" w:rsidRDefault="00732D4C" w:rsidP="00DC2FFC">
            <w:pPr>
              <w:rPr>
                <w:rFonts w:ascii="Helvetica" w:hAnsi="Helvetica" w:cs="Helvetica"/>
                <w:sz w:val="24"/>
                <w:szCs w:val="24"/>
              </w:rPr>
            </w:pPr>
            <w:r w:rsidRPr="00220C73">
              <w:rPr>
                <w:rFonts w:ascii="Helvetica" w:hAnsi="Helvetica" w:cs="Helvetica"/>
                <w:sz w:val="24"/>
                <w:szCs w:val="24"/>
              </w:rPr>
              <w:t>67</w:t>
            </w:r>
          </w:p>
        </w:tc>
        <w:tc>
          <w:tcPr>
            <w:tcW w:w="0" w:type="auto"/>
          </w:tcPr>
          <w:p w14:paraId="0B19C793" w14:textId="77777777" w:rsidR="00732D4C" w:rsidRPr="00220C73" w:rsidRDefault="00732D4C" w:rsidP="00DC2FFC">
            <w:pPr>
              <w:cnfStyle w:val="000000100000" w:firstRow="0" w:lastRow="0" w:firstColumn="0" w:lastColumn="0" w:oddVBand="0" w:evenVBand="0" w:oddHBand="1" w:evenHBand="0" w:firstRowFirstColumn="0" w:firstRowLastColumn="0" w:lastRowFirstColumn="0" w:lastRowLastColumn="0"/>
              <w:rPr>
                <w:rFonts w:ascii="Helvetica" w:hAnsi="Helvetica" w:cs="Helvetica"/>
                <w:b/>
                <w:bCs/>
                <w:sz w:val="24"/>
                <w:szCs w:val="24"/>
              </w:rPr>
            </w:pPr>
            <w:r w:rsidRPr="00220C73">
              <w:rPr>
                <w:rFonts w:ascii="Segoe UI Symbol" w:hAnsi="Segoe UI Symbol" w:cs="Segoe UI Symbol"/>
                <w:b/>
                <w:bCs/>
                <w:sz w:val="24"/>
                <w:szCs w:val="24"/>
              </w:rPr>
              <w:t>✓</w:t>
            </w:r>
          </w:p>
        </w:tc>
        <w:tc>
          <w:tcPr>
            <w:tcW w:w="0" w:type="auto"/>
          </w:tcPr>
          <w:p w14:paraId="7709FD09" w14:textId="77777777" w:rsidR="00732D4C" w:rsidRPr="00220C73" w:rsidRDefault="00732D4C" w:rsidP="00DC2FFC">
            <w:pPr>
              <w:cnfStyle w:val="000000100000" w:firstRow="0" w:lastRow="0" w:firstColumn="0" w:lastColumn="0" w:oddVBand="0" w:evenVBand="0" w:oddHBand="1" w:evenHBand="0" w:firstRowFirstColumn="0" w:firstRowLastColumn="0" w:lastRowFirstColumn="0" w:lastRowLastColumn="0"/>
              <w:rPr>
                <w:rFonts w:ascii="Helvetica" w:hAnsi="Helvetica" w:cs="Helvetica"/>
                <w:b/>
                <w:bCs/>
                <w:sz w:val="24"/>
                <w:szCs w:val="24"/>
              </w:rPr>
            </w:pPr>
            <w:r w:rsidRPr="00220C73">
              <w:rPr>
                <w:rFonts w:ascii="Segoe UI Symbol" w:hAnsi="Segoe UI Symbol" w:cs="Segoe UI Symbol"/>
                <w:b/>
                <w:bCs/>
                <w:sz w:val="24"/>
                <w:szCs w:val="24"/>
              </w:rPr>
              <w:t>✓</w:t>
            </w:r>
          </w:p>
        </w:tc>
        <w:tc>
          <w:tcPr>
            <w:tcW w:w="0" w:type="auto"/>
          </w:tcPr>
          <w:p w14:paraId="553D29AB" w14:textId="77777777" w:rsidR="00732D4C" w:rsidRPr="00220C73" w:rsidRDefault="00732D4C" w:rsidP="00DC2FFC">
            <w:pPr>
              <w:cnfStyle w:val="000000100000" w:firstRow="0" w:lastRow="0" w:firstColumn="0" w:lastColumn="0" w:oddVBand="0" w:evenVBand="0" w:oddHBand="1" w:evenHBand="0" w:firstRowFirstColumn="0" w:firstRowLastColumn="0" w:lastRowFirstColumn="0" w:lastRowLastColumn="0"/>
              <w:rPr>
                <w:rFonts w:ascii="Helvetica" w:hAnsi="Helvetica" w:cs="Helvetica"/>
                <w:b/>
                <w:bCs/>
                <w:sz w:val="24"/>
                <w:szCs w:val="24"/>
              </w:rPr>
            </w:pPr>
            <w:r w:rsidRPr="00220C73">
              <w:rPr>
                <w:rFonts w:ascii="Segoe UI Symbol" w:hAnsi="Segoe UI Symbol" w:cs="Segoe UI Symbol"/>
                <w:b/>
                <w:bCs/>
                <w:sz w:val="24"/>
                <w:szCs w:val="24"/>
              </w:rPr>
              <w:t>✓</w:t>
            </w:r>
          </w:p>
        </w:tc>
        <w:tc>
          <w:tcPr>
            <w:tcW w:w="0" w:type="auto"/>
          </w:tcPr>
          <w:p w14:paraId="26747870" w14:textId="77777777" w:rsidR="00732D4C" w:rsidRPr="00220C73" w:rsidRDefault="00732D4C" w:rsidP="00DC2FFC">
            <w:pPr>
              <w:cnfStyle w:val="000000100000" w:firstRow="0" w:lastRow="0" w:firstColumn="0" w:lastColumn="0" w:oddVBand="0" w:evenVBand="0" w:oddHBand="1" w:evenHBand="0" w:firstRowFirstColumn="0" w:firstRowLastColumn="0" w:lastRowFirstColumn="0" w:lastRowLastColumn="0"/>
              <w:rPr>
                <w:rFonts w:ascii="Helvetica" w:hAnsi="Helvetica" w:cs="Helvetica"/>
                <w:b/>
                <w:bCs/>
                <w:sz w:val="24"/>
                <w:szCs w:val="24"/>
              </w:rPr>
            </w:pPr>
            <w:r w:rsidRPr="00220C73">
              <w:rPr>
                <w:rFonts w:ascii="Segoe UI Symbol" w:hAnsi="Segoe UI Symbol" w:cs="Segoe UI Symbol"/>
                <w:b/>
                <w:bCs/>
                <w:sz w:val="24"/>
                <w:szCs w:val="24"/>
              </w:rPr>
              <w:t>✓</w:t>
            </w:r>
          </w:p>
        </w:tc>
        <w:tc>
          <w:tcPr>
            <w:tcW w:w="0" w:type="auto"/>
          </w:tcPr>
          <w:p w14:paraId="5D3D2911" w14:textId="77777777" w:rsidR="00732D4C" w:rsidRPr="00220C73" w:rsidRDefault="00732D4C" w:rsidP="00DC2FFC">
            <w:pPr>
              <w:cnfStyle w:val="000000100000" w:firstRow="0" w:lastRow="0" w:firstColumn="0" w:lastColumn="0" w:oddVBand="0" w:evenVBand="0" w:oddHBand="1" w:evenHBand="0" w:firstRowFirstColumn="0" w:firstRowLastColumn="0" w:lastRowFirstColumn="0" w:lastRowLastColumn="0"/>
              <w:rPr>
                <w:rFonts w:ascii="Helvetica" w:hAnsi="Helvetica" w:cs="Helvetica"/>
                <w:b/>
                <w:bCs/>
                <w:sz w:val="24"/>
                <w:szCs w:val="24"/>
              </w:rPr>
            </w:pPr>
            <w:r w:rsidRPr="00220C73">
              <w:rPr>
                <w:rFonts w:ascii="Segoe UI Symbol" w:hAnsi="Segoe UI Symbol" w:cs="Segoe UI Symbol"/>
                <w:b/>
                <w:bCs/>
                <w:sz w:val="24"/>
                <w:szCs w:val="24"/>
              </w:rPr>
              <w:t>✓</w:t>
            </w:r>
          </w:p>
        </w:tc>
        <w:tc>
          <w:tcPr>
            <w:tcW w:w="0" w:type="auto"/>
          </w:tcPr>
          <w:p w14:paraId="0E5D5CDA" w14:textId="77777777" w:rsidR="00732D4C" w:rsidRPr="00220C73" w:rsidRDefault="00732D4C" w:rsidP="00DC2FFC">
            <w:pPr>
              <w:cnfStyle w:val="000000100000" w:firstRow="0" w:lastRow="0" w:firstColumn="0" w:lastColumn="0" w:oddVBand="0" w:evenVBand="0" w:oddHBand="1" w:evenHBand="0" w:firstRowFirstColumn="0" w:firstRowLastColumn="0" w:lastRowFirstColumn="0" w:lastRowLastColumn="0"/>
              <w:rPr>
                <w:rFonts w:ascii="Helvetica" w:hAnsi="Helvetica" w:cs="Helvetica"/>
                <w:b/>
                <w:bCs/>
                <w:sz w:val="24"/>
                <w:szCs w:val="24"/>
              </w:rPr>
            </w:pPr>
            <w:r w:rsidRPr="00220C73">
              <w:rPr>
                <w:rFonts w:ascii="Segoe UI Symbol" w:hAnsi="Segoe UI Symbol" w:cs="Segoe UI Symbol"/>
                <w:b/>
                <w:bCs/>
                <w:sz w:val="24"/>
                <w:szCs w:val="24"/>
              </w:rPr>
              <w:t>✓</w:t>
            </w:r>
          </w:p>
        </w:tc>
      </w:tr>
      <w:tr w:rsidR="00732D4C" w:rsidRPr="00220C73" w14:paraId="3B03B88A" w14:textId="77777777" w:rsidTr="00DC2FFC">
        <w:tc>
          <w:tcPr>
            <w:cnfStyle w:val="001000000000" w:firstRow="0" w:lastRow="0" w:firstColumn="1" w:lastColumn="0" w:oddVBand="0" w:evenVBand="0" w:oddHBand="0" w:evenHBand="0" w:firstRowFirstColumn="0" w:firstRowLastColumn="0" w:lastRowFirstColumn="0" w:lastRowLastColumn="0"/>
            <w:tcW w:w="0" w:type="auto"/>
          </w:tcPr>
          <w:p w14:paraId="0EE8D8FF" w14:textId="77777777" w:rsidR="00732D4C" w:rsidRPr="00220C73" w:rsidRDefault="00732D4C" w:rsidP="00DC2FFC">
            <w:pPr>
              <w:rPr>
                <w:rFonts w:ascii="Helvetica" w:hAnsi="Helvetica" w:cs="Helvetica"/>
                <w:sz w:val="24"/>
                <w:szCs w:val="24"/>
              </w:rPr>
            </w:pPr>
            <w:r w:rsidRPr="00220C73">
              <w:rPr>
                <w:rFonts w:ascii="Helvetica" w:hAnsi="Helvetica" w:cs="Helvetica"/>
                <w:sz w:val="24"/>
                <w:szCs w:val="24"/>
              </w:rPr>
              <w:t>17</w:t>
            </w:r>
          </w:p>
        </w:tc>
        <w:tc>
          <w:tcPr>
            <w:tcW w:w="0" w:type="auto"/>
          </w:tcPr>
          <w:p w14:paraId="15D962F1" w14:textId="77777777" w:rsidR="00732D4C" w:rsidRPr="00220C73" w:rsidRDefault="00732D4C" w:rsidP="00DC2FFC">
            <w:pPr>
              <w:cnfStyle w:val="000000000000" w:firstRow="0" w:lastRow="0" w:firstColumn="0" w:lastColumn="0" w:oddVBand="0" w:evenVBand="0" w:oddHBand="0" w:evenHBand="0" w:firstRowFirstColumn="0" w:firstRowLastColumn="0" w:lastRowFirstColumn="0" w:lastRowLastColumn="0"/>
              <w:rPr>
                <w:rFonts w:ascii="Helvetica" w:hAnsi="Helvetica" w:cs="Helvetica"/>
                <w:b/>
                <w:bCs/>
                <w:sz w:val="24"/>
                <w:szCs w:val="24"/>
              </w:rPr>
            </w:pPr>
            <w:r w:rsidRPr="00220C73">
              <w:rPr>
                <w:rFonts w:ascii="Segoe UI Symbol" w:hAnsi="Segoe UI Symbol" w:cs="Segoe UI Symbol"/>
                <w:b/>
                <w:bCs/>
                <w:sz w:val="24"/>
                <w:szCs w:val="24"/>
              </w:rPr>
              <w:t>✓</w:t>
            </w:r>
          </w:p>
        </w:tc>
        <w:tc>
          <w:tcPr>
            <w:tcW w:w="0" w:type="auto"/>
          </w:tcPr>
          <w:p w14:paraId="4FB562C9" w14:textId="77777777" w:rsidR="00732D4C" w:rsidRPr="00220C73" w:rsidRDefault="00732D4C" w:rsidP="00DC2FFC">
            <w:pPr>
              <w:cnfStyle w:val="000000000000" w:firstRow="0" w:lastRow="0" w:firstColumn="0" w:lastColumn="0" w:oddVBand="0" w:evenVBand="0" w:oddHBand="0" w:evenHBand="0" w:firstRowFirstColumn="0" w:firstRowLastColumn="0" w:lastRowFirstColumn="0" w:lastRowLastColumn="0"/>
              <w:rPr>
                <w:rFonts w:ascii="Helvetica" w:hAnsi="Helvetica" w:cs="Helvetica"/>
                <w:b/>
                <w:bCs/>
                <w:sz w:val="24"/>
                <w:szCs w:val="24"/>
              </w:rPr>
            </w:pPr>
            <w:r w:rsidRPr="00220C73">
              <w:rPr>
                <w:rFonts w:ascii="Segoe UI Symbol" w:hAnsi="Segoe UI Symbol" w:cs="Segoe UI Symbol"/>
                <w:b/>
                <w:bCs/>
                <w:sz w:val="24"/>
                <w:szCs w:val="24"/>
              </w:rPr>
              <w:t>✓</w:t>
            </w:r>
          </w:p>
        </w:tc>
        <w:tc>
          <w:tcPr>
            <w:tcW w:w="0" w:type="auto"/>
          </w:tcPr>
          <w:p w14:paraId="7C9B8B70" w14:textId="77777777" w:rsidR="00732D4C" w:rsidRPr="00220C73" w:rsidRDefault="00732D4C" w:rsidP="00DC2FFC">
            <w:pPr>
              <w:cnfStyle w:val="000000000000" w:firstRow="0" w:lastRow="0" w:firstColumn="0" w:lastColumn="0" w:oddVBand="0" w:evenVBand="0" w:oddHBand="0" w:evenHBand="0" w:firstRowFirstColumn="0" w:firstRowLastColumn="0" w:lastRowFirstColumn="0" w:lastRowLastColumn="0"/>
              <w:rPr>
                <w:rFonts w:ascii="Helvetica" w:hAnsi="Helvetica" w:cs="Helvetica"/>
                <w:b/>
                <w:bCs/>
                <w:sz w:val="24"/>
                <w:szCs w:val="24"/>
              </w:rPr>
            </w:pPr>
            <w:r w:rsidRPr="00220C73">
              <w:rPr>
                <w:rFonts w:ascii="Segoe UI Symbol" w:hAnsi="Segoe UI Symbol" w:cs="Segoe UI Symbol"/>
                <w:b/>
                <w:bCs/>
                <w:sz w:val="24"/>
                <w:szCs w:val="24"/>
              </w:rPr>
              <w:t>✓</w:t>
            </w:r>
          </w:p>
        </w:tc>
        <w:tc>
          <w:tcPr>
            <w:tcW w:w="0" w:type="auto"/>
          </w:tcPr>
          <w:p w14:paraId="76414065" w14:textId="77777777" w:rsidR="00732D4C" w:rsidRPr="00220C73" w:rsidRDefault="00732D4C" w:rsidP="00DC2FFC">
            <w:pPr>
              <w:cnfStyle w:val="000000000000" w:firstRow="0" w:lastRow="0" w:firstColumn="0" w:lastColumn="0" w:oddVBand="0" w:evenVBand="0" w:oddHBand="0" w:evenHBand="0" w:firstRowFirstColumn="0" w:firstRowLastColumn="0" w:lastRowFirstColumn="0" w:lastRowLastColumn="0"/>
              <w:rPr>
                <w:rFonts w:ascii="Helvetica" w:hAnsi="Helvetica" w:cs="Helvetica"/>
                <w:b/>
                <w:bCs/>
                <w:sz w:val="24"/>
                <w:szCs w:val="24"/>
              </w:rPr>
            </w:pPr>
          </w:p>
        </w:tc>
        <w:tc>
          <w:tcPr>
            <w:tcW w:w="0" w:type="auto"/>
          </w:tcPr>
          <w:p w14:paraId="40505482" w14:textId="77777777" w:rsidR="00732D4C" w:rsidRPr="00220C73" w:rsidRDefault="00732D4C" w:rsidP="00DC2FFC">
            <w:pPr>
              <w:cnfStyle w:val="000000000000" w:firstRow="0" w:lastRow="0" w:firstColumn="0" w:lastColumn="0" w:oddVBand="0" w:evenVBand="0" w:oddHBand="0" w:evenHBand="0" w:firstRowFirstColumn="0" w:firstRowLastColumn="0" w:lastRowFirstColumn="0" w:lastRowLastColumn="0"/>
              <w:rPr>
                <w:rFonts w:ascii="Helvetica" w:hAnsi="Helvetica" w:cs="Helvetica"/>
                <w:b/>
                <w:bCs/>
                <w:sz w:val="24"/>
                <w:szCs w:val="24"/>
              </w:rPr>
            </w:pPr>
          </w:p>
        </w:tc>
        <w:tc>
          <w:tcPr>
            <w:tcW w:w="0" w:type="auto"/>
          </w:tcPr>
          <w:p w14:paraId="64C6D5C4" w14:textId="77777777" w:rsidR="00732D4C" w:rsidRPr="00220C73" w:rsidRDefault="00732D4C" w:rsidP="00DC2FFC">
            <w:pPr>
              <w:cnfStyle w:val="000000000000" w:firstRow="0" w:lastRow="0" w:firstColumn="0" w:lastColumn="0" w:oddVBand="0" w:evenVBand="0" w:oddHBand="0" w:evenHBand="0" w:firstRowFirstColumn="0" w:firstRowLastColumn="0" w:lastRowFirstColumn="0" w:lastRowLastColumn="0"/>
              <w:rPr>
                <w:rFonts w:ascii="Helvetica" w:hAnsi="Helvetica" w:cs="Helvetica"/>
                <w:b/>
                <w:bCs/>
                <w:sz w:val="24"/>
                <w:szCs w:val="24"/>
              </w:rPr>
            </w:pPr>
          </w:p>
        </w:tc>
      </w:tr>
      <w:tr w:rsidR="00732D4C" w:rsidRPr="00220C73" w14:paraId="33CC450F" w14:textId="77777777" w:rsidTr="00DC2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8CB5509" w14:textId="77777777" w:rsidR="00732D4C" w:rsidRPr="00220C73" w:rsidRDefault="00732D4C" w:rsidP="00DC2FFC">
            <w:pPr>
              <w:rPr>
                <w:rFonts w:ascii="Helvetica" w:hAnsi="Helvetica" w:cs="Helvetica"/>
                <w:sz w:val="24"/>
                <w:szCs w:val="24"/>
              </w:rPr>
            </w:pPr>
            <w:r w:rsidRPr="00220C73">
              <w:rPr>
                <w:rFonts w:ascii="Helvetica" w:hAnsi="Helvetica" w:cs="Helvetica"/>
                <w:sz w:val="24"/>
                <w:szCs w:val="24"/>
              </w:rPr>
              <w:t>13</w:t>
            </w:r>
          </w:p>
        </w:tc>
        <w:tc>
          <w:tcPr>
            <w:tcW w:w="0" w:type="auto"/>
          </w:tcPr>
          <w:p w14:paraId="4B89F803" w14:textId="77777777" w:rsidR="00732D4C" w:rsidRPr="00220C73" w:rsidRDefault="00732D4C" w:rsidP="00DC2FFC">
            <w:pPr>
              <w:cnfStyle w:val="000000100000" w:firstRow="0" w:lastRow="0" w:firstColumn="0" w:lastColumn="0" w:oddVBand="0" w:evenVBand="0" w:oddHBand="1" w:evenHBand="0" w:firstRowFirstColumn="0" w:firstRowLastColumn="0" w:lastRowFirstColumn="0" w:lastRowLastColumn="0"/>
              <w:rPr>
                <w:rFonts w:ascii="Helvetica" w:hAnsi="Helvetica" w:cs="Helvetica"/>
                <w:b/>
                <w:bCs/>
                <w:sz w:val="24"/>
                <w:szCs w:val="24"/>
              </w:rPr>
            </w:pPr>
            <w:r w:rsidRPr="00220C73">
              <w:rPr>
                <w:rFonts w:ascii="Segoe UI Symbol" w:hAnsi="Segoe UI Symbol" w:cs="Segoe UI Symbol"/>
                <w:b/>
                <w:bCs/>
                <w:sz w:val="24"/>
                <w:szCs w:val="24"/>
              </w:rPr>
              <w:t>✓</w:t>
            </w:r>
          </w:p>
        </w:tc>
        <w:tc>
          <w:tcPr>
            <w:tcW w:w="0" w:type="auto"/>
          </w:tcPr>
          <w:p w14:paraId="06FC5858" w14:textId="77777777" w:rsidR="00732D4C" w:rsidRPr="00220C73" w:rsidRDefault="00732D4C" w:rsidP="00DC2FFC">
            <w:pPr>
              <w:cnfStyle w:val="000000100000" w:firstRow="0" w:lastRow="0" w:firstColumn="0" w:lastColumn="0" w:oddVBand="0" w:evenVBand="0" w:oddHBand="1" w:evenHBand="0" w:firstRowFirstColumn="0" w:firstRowLastColumn="0" w:lastRowFirstColumn="0" w:lastRowLastColumn="0"/>
              <w:rPr>
                <w:rFonts w:ascii="Helvetica" w:hAnsi="Helvetica" w:cs="Helvetica"/>
                <w:b/>
                <w:bCs/>
                <w:sz w:val="24"/>
                <w:szCs w:val="24"/>
              </w:rPr>
            </w:pPr>
            <w:r w:rsidRPr="00220C73">
              <w:rPr>
                <w:rFonts w:ascii="Segoe UI Symbol" w:hAnsi="Segoe UI Symbol" w:cs="Segoe UI Symbol"/>
                <w:b/>
                <w:bCs/>
                <w:sz w:val="24"/>
                <w:szCs w:val="24"/>
              </w:rPr>
              <w:t>✓</w:t>
            </w:r>
          </w:p>
        </w:tc>
        <w:tc>
          <w:tcPr>
            <w:tcW w:w="0" w:type="auto"/>
          </w:tcPr>
          <w:p w14:paraId="19D5E5DD" w14:textId="77777777" w:rsidR="00732D4C" w:rsidRPr="00220C73" w:rsidRDefault="00732D4C" w:rsidP="00DC2FFC">
            <w:pPr>
              <w:cnfStyle w:val="000000100000" w:firstRow="0" w:lastRow="0" w:firstColumn="0" w:lastColumn="0" w:oddVBand="0" w:evenVBand="0" w:oddHBand="1" w:evenHBand="0" w:firstRowFirstColumn="0" w:firstRowLastColumn="0" w:lastRowFirstColumn="0" w:lastRowLastColumn="0"/>
              <w:rPr>
                <w:rFonts w:ascii="Helvetica" w:hAnsi="Helvetica" w:cs="Helvetica"/>
                <w:b/>
                <w:bCs/>
                <w:sz w:val="24"/>
                <w:szCs w:val="24"/>
              </w:rPr>
            </w:pPr>
          </w:p>
        </w:tc>
        <w:tc>
          <w:tcPr>
            <w:tcW w:w="0" w:type="auto"/>
          </w:tcPr>
          <w:p w14:paraId="3DE0041C" w14:textId="77777777" w:rsidR="00732D4C" w:rsidRPr="00220C73" w:rsidRDefault="00732D4C" w:rsidP="00DC2FFC">
            <w:pPr>
              <w:cnfStyle w:val="000000100000" w:firstRow="0" w:lastRow="0" w:firstColumn="0" w:lastColumn="0" w:oddVBand="0" w:evenVBand="0" w:oddHBand="1" w:evenHBand="0" w:firstRowFirstColumn="0" w:firstRowLastColumn="0" w:lastRowFirstColumn="0" w:lastRowLastColumn="0"/>
              <w:rPr>
                <w:rFonts w:ascii="Helvetica" w:hAnsi="Helvetica" w:cs="Helvetica"/>
                <w:b/>
                <w:bCs/>
                <w:sz w:val="24"/>
                <w:szCs w:val="24"/>
              </w:rPr>
            </w:pPr>
          </w:p>
        </w:tc>
        <w:tc>
          <w:tcPr>
            <w:tcW w:w="0" w:type="auto"/>
          </w:tcPr>
          <w:p w14:paraId="560A822F" w14:textId="77777777" w:rsidR="00732D4C" w:rsidRPr="00220C73" w:rsidRDefault="00732D4C" w:rsidP="00DC2FFC">
            <w:pPr>
              <w:cnfStyle w:val="000000100000" w:firstRow="0" w:lastRow="0" w:firstColumn="0" w:lastColumn="0" w:oddVBand="0" w:evenVBand="0" w:oddHBand="1" w:evenHBand="0" w:firstRowFirstColumn="0" w:firstRowLastColumn="0" w:lastRowFirstColumn="0" w:lastRowLastColumn="0"/>
              <w:rPr>
                <w:rFonts w:ascii="Helvetica" w:hAnsi="Helvetica" w:cs="Helvetica"/>
                <w:b/>
                <w:bCs/>
                <w:sz w:val="24"/>
                <w:szCs w:val="24"/>
              </w:rPr>
            </w:pPr>
          </w:p>
        </w:tc>
        <w:tc>
          <w:tcPr>
            <w:tcW w:w="0" w:type="auto"/>
          </w:tcPr>
          <w:p w14:paraId="6C312102" w14:textId="77777777" w:rsidR="00732D4C" w:rsidRPr="00220C73" w:rsidRDefault="00732D4C" w:rsidP="00DC2FFC">
            <w:pPr>
              <w:cnfStyle w:val="000000100000" w:firstRow="0" w:lastRow="0" w:firstColumn="0" w:lastColumn="0" w:oddVBand="0" w:evenVBand="0" w:oddHBand="1" w:evenHBand="0" w:firstRowFirstColumn="0" w:firstRowLastColumn="0" w:lastRowFirstColumn="0" w:lastRowLastColumn="0"/>
              <w:rPr>
                <w:rFonts w:ascii="Helvetica" w:hAnsi="Helvetica" w:cs="Helvetica"/>
                <w:b/>
                <w:bCs/>
                <w:sz w:val="24"/>
                <w:szCs w:val="24"/>
              </w:rPr>
            </w:pPr>
          </w:p>
        </w:tc>
      </w:tr>
      <w:tr w:rsidR="00732D4C" w:rsidRPr="00220C73" w14:paraId="3A737DFC" w14:textId="77777777" w:rsidTr="00DC2FFC">
        <w:tc>
          <w:tcPr>
            <w:cnfStyle w:val="001000000000" w:firstRow="0" w:lastRow="0" w:firstColumn="1" w:lastColumn="0" w:oddVBand="0" w:evenVBand="0" w:oddHBand="0" w:evenHBand="0" w:firstRowFirstColumn="0" w:firstRowLastColumn="0" w:lastRowFirstColumn="0" w:lastRowLastColumn="0"/>
            <w:tcW w:w="0" w:type="auto"/>
          </w:tcPr>
          <w:p w14:paraId="3E8229B0" w14:textId="77777777" w:rsidR="00732D4C" w:rsidRPr="00220C73" w:rsidRDefault="00732D4C" w:rsidP="00DC2FFC">
            <w:pPr>
              <w:rPr>
                <w:rFonts w:ascii="Helvetica" w:hAnsi="Helvetica" w:cs="Helvetica"/>
                <w:sz w:val="24"/>
                <w:szCs w:val="24"/>
              </w:rPr>
            </w:pPr>
            <w:r w:rsidRPr="00220C73">
              <w:rPr>
                <w:rFonts w:ascii="Helvetica" w:hAnsi="Helvetica" w:cs="Helvetica"/>
                <w:sz w:val="24"/>
                <w:szCs w:val="24"/>
              </w:rPr>
              <w:t>2</w:t>
            </w:r>
          </w:p>
        </w:tc>
        <w:tc>
          <w:tcPr>
            <w:tcW w:w="0" w:type="auto"/>
          </w:tcPr>
          <w:p w14:paraId="22862B97" w14:textId="77777777" w:rsidR="00732D4C" w:rsidRPr="00220C73" w:rsidRDefault="00732D4C" w:rsidP="00DC2FFC">
            <w:pPr>
              <w:cnfStyle w:val="000000000000" w:firstRow="0" w:lastRow="0" w:firstColumn="0" w:lastColumn="0" w:oddVBand="0" w:evenVBand="0" w:oddHBand="0" w:evenHBand="0" w:firstRowFirstColumn="0" w:firstRowLastColumn="0" w:lastRowFirstColumn="0" w:lastRowLastColumn="0"/>
              <w:rPr>
                <w:rFonts w:ascii="Helvetica" w:hAnsi="Helvetica" w:cs="Helvetica"/>
                <w:b/>
                <w:bCs/>
                <w:sz w:val="24"/>
                <w:szCs w:val="24"/>
              </w:rPr>
            </w:pPr>
            <w:r w:rsidRPr="00220C73">
              <w:rPr>
                <w:rFonts w:ascii="Segoe UI Symbol" w:hAnsi="Segoe UI Symbol" w:cs="Segoe UI Symbol"/>
                <w:b/>
                <w:bCs/>
                <w:sz w:val="24"/>
                <w:szCs w:val="24"/>
              </w:rPr>
              <w:t>✓</w:t>
            </w:r>
          </w:p>
        </w:tc>
        <w:tc>
          <w:tcPr>
            <w:tcW w:w="0" w:type="auto"/>
          </w:tcPr>
          <w:p w14:paraId="104313DA" w14:textId="77777777" w:rsidR="00732D4C" w:rsidRPr="00220C73" w:rsidRDefault="00732D4C" w:rsidP="00DC2FFC">
            <w:pPr>
              <w:cnfStyle w:val="000000000000" w:firstRow="0" w:lastRow="0" w:firstColumn="0" w:lastColumn="0" w:oddVBand="0" w:evenVBand="0" w:oddHBand="0" w:evenHBand="0" w:firstRowFirstColumn="0" w:firstRowLastColumn="0" w:lastRowFirstColumn="0" w:lastRowLastColumn="0"/>
              <w:rPr>
                <w:rFonts w:ascii="Helvetica" w:hAnsi="Helvetica" w:cs="Helvetica"/>
                <w:b/>
                <w:bCs/>
                <w:sz w:val="24"/>
                <w:szCs w:val="24"/>
              </w:rPr>
            </w:pPr>
            <w:r w:rsidRPr="00220C73">
              <w:rPr>
                <w:rFonts w:ascii="Segoe UI Symbol" w:hAnsi="Segoe UI Symbol" w:cs="Segoe UI Symbol"/>
                <w:b/>
                <w:bCs/>
                <w:sz w:val="24"/>
                <w:szCs w:val="24"/>
              </w:rPr>
              <w:t>✓</w:t>
            </w:r>
          </w:p>
        </w:tc>
        <w:tc>
          <w:tcPr>
            <w:tcW w:w="0" w:type="auto"/>
          </w:tcPr>
          <w:p w14:paraId="785D5D6C" w14:textId="77777777" w:rsidR="00732D4C" w:rsidRPr="00220C73" w:rsidRDefault="00732D4C" w:rsidP="00DC2FFC">
            <w:pPr>
              <w:cnfStyle w:val="000000000000" w:firstRow="0" w:lastRow="0" w:firstColumn="0" w:lastColumn="0" w:oddVBand="0" w:evenVBand="0" w:oddHBand="0" w:evenHBand="0" w:firstRowFirstColumn="0" w:firstRowLastColumn="0" w:lastRowFirstColumn="0" w:lastRowLastColumn="0"/>
              <w:rPr>
                <w:rFonts w:ascii="Helvetica" w:hAnsi="Helvetica" w:cs="Helvetica"/>
                <w:b/>
                <w:bCs/>
                <w:sz w:val="24"/>
                <w:szCs w:val="24"/>
              </w:rPr>
            </w:pPr>
          </w:p>
        </w:tc>
        <w:tc>
          <w:tcPr>
            <w:tcW w:w="0" w:type="auto"/>
          </w:tcPr>
          <w:p w14:paraId="30D5E029" w14:textId="77777777" w:rsidR="00732D4C" w:rsidRPr="00220C73" w:rsidRDefault="00732D4C" w:rsidP="00DC2FFC">
            <w:pPr>
              <w:cnfStyle w:val="000000000000" w:firstRow="0" w:lastRow="0" w:firstColumn="0" w:lastColumn="0" w:oddVBand="0" w:evenVBand="0" w:oddHBand="0" w:evenHBand="0" w:firstRowFirstColumn="0" w:firstRowLastColumn="0" w:lastRowFirstColumn="0" w:lastRowLastColumn="0"/>
              <w:rPr>
                <w:rFonts w:ascii="Helvetica" w:hAnsi="Helvetica" w:cs="Helvetica"/>
                <w:b/>
                <w:bCs/>
                <w:sz w:val="24"/>
                <w:szCs w:val="24"/>
              </w:rPr>
            </w:pPr>
            <w:r w:rsidRPr="00220C73">
              <w:rPr>
                <w:rFonts w:ascii="Segoe UI Symbol" w:hAnsi="Segoe UI Symbol" w:cs="Segoe UI Symbol"/>
                <w:b/>
                <w:bCs/>
                <w:sz w:val="24"/>
                <w:szCs w:val="24"/>
              </w:rPr>
              <w:t>✓</w:t>
            </w:r>
          </w:p>
        </w:tc>
        <w:tc>
          <w:tcPr>
            <w:tcW w:w="0" w:type="auto"/>
          </w:tcPr>
          <w:p w14:paraId="18055C57" w14:textId="77777777" w:rsidR="00732D4C" w:rsidRPr="00220C73" w:rsidRDefault="00732D4C" w:rsidP="00DC2FFC">
            <w:pPr>
              <w:cnfStyle w:val="000000000000" w:firstRow="0" w:lastRow="0" w:firstColumn="0" w:lastColumn="0" w:oddVBand="0" w:evenVBand="0" w:oddHBand="0" w:evenHBand="0" w:firstRowFirstColumn="0" w:firstRowLastColumn="0" w:lastRowFirstColumn="0" w:lastRowLastColumn="0"/>
              <w:rPr>
                <w:rFonts w:ascii="Helvetica" w:hAnsi="Helvetica" w:cs="Helvetica"/>
                <w:b/>
                <w:bCs/>
                <w:sz w:val="24"/>
                <w:szCs w:val="24"/>
              </w:rPr>
            </w:pPr>
            <w:r w:rsidRPr="00220C73">
              <w:rPr>
                <w:rFonts w:ascii="Segoe UI Symbol" w:hAnsi="Segoe UI Symbol" w:cs="Segoe UI Symbol"/>
                <w:b/>
                <w:bCs/>
                <w:sz w:val="24"/>
                <w:szCs w:val="24"/>
              </w:rPr>
              <w:t>✓</w:t>
            </w:r>
          </w:p>
        </w:tc>
        <w:tc>
          <w:tcPr>
            <w:tcW w:w="0" w:type="auto"/>
          </w:tcPr>
          <w:p w14:paraId="20B4281C" w14:textId="77777777" w:rsidR="00732D4C" w:rsidRPr="00220C73" w:rsidRDefault="00732D4C" w:rsidP="00DC2FFC">
            <w:pPr>
              <w:cnfStyle w:val="000000000000" w:firstRow="0" w:lastRow="0" w:firstColumn="0" w:lastColumn="0" w:oddVBand="0" w:evenVBand="0" w:oddHBand="0" w:evenHBand="0" w:firstRowFirstColumn="0" w:firstRowLastColumn="0" w:lastRowFirstColumn="0" w:lastRowLastColumn="0"/>
              <w:rPr>
                <w:rFonts w:ascii="Helvetica" w:hAnsi="Helvetica" w:cs="Helvetica"/>
                <w:b/>
                <w:bCs/>
                <w:sz w:val="24"/>
                <w:szCs w:val="24"/>
              </w:rPr>
            </w:pPr>
            <w:r w:rsidRPr="00220C73">
              <w:rPr>
                <w:rFonts w:ascii="Segoe UI Symbol" w:hAnsi="Segoe UI Symbol" w:cs="Segoe UI Symbol"/>
                <w:b/>
                <w:bCs/>
                <w:sz w:val="24"/>
                <w:szCs w:val="24"/>
              </w:rPr>
              <w:t>✓</w:t>
            </w:r>
          </w:p>
        </w:tc>
      </w:tr>
      <w:tr w:rsidR="00732D4C" w:rsidRPr="00220C73" w14:paraId="555EC81E" w14:textId="77777777" w:rsidTr="00DC2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B4EEC8" w14:textId="77777777" w:rsidR="00732D4C" w:rsidRPr="00220C73" w:rsidRDefault="00732D4C" w:rsidP="00DC2FFC">
            <w:pPr>
              <w:rPr>
                <w:rFonts w:ascii="Helvetica" w:hAnsi="Helvetica" w:cs="Helvetica"/>
                <w:sz w:val="24"/>
                <w:szCs w:val="24"/>
              </w:rPr>
            </w:pPr>
            <w:r w:rsidRPr="00220C73">
              <w:rPr>
                <w:rFonts w:ascii="Helvetica" w:hAnsi="Helvetica" w:cs="Helvetica"/>
                <w:sz w:val="24"/>
                <w:szCs w:val="24"/>
              </w:rPr>
              <w:t>&lt;1</w:t>
            </w:r>
          </w:p>
        </w:tc>
        <w:tc>
          <w:tcPr>
            <w:tcW w:w="0" w:type="auto"/>
          </w:tcPr>
          <w:p w14:paraId="67395E5F" w14:textId="77777777" w:rsidR="00732D4C" w:rsidRPr="00220C73" w:rsidRDefault="00732D4C" w:rsidP="00DC2FFC">
            <w:pPr>
              <w:cnfStyle w:val="000000100000" w:firstRow="0" w:lastRow="0" w:firstColumn="0" w:lastColumn="0" w:oddVBand="0" w:evenVBand="0" w:oddHBand="1" w:evenHBand="0" w:firstRowFirstColumn="0" w:firstRowLastColumn="0" w:lastRowFirstColumn="0" w:lastRowLastColumn="0"/>
              <w:rPr>
                <w:rFonts w:ascii="Helvetica" w:hAnsi="Helvetica" w:cs="Helvetica"/>
                <w:b/>
                <w:bCs/>
                <w:sz w:val="24"/>
                <w:szCs w:val="24"/>
              </w:rPr>
            </w:pPr>
            <w:r w:rsidRPr="00220C73">
              <w:rPr>
                <w:rFonts w:ascii="Segoe UI Symbol" w:hAnsi="Segoe UI Symbol" w:cs="Segoe UI Symbol"/>
                <w:b/>
                <w:bCs/>
                <w:sz w:val="24"/>
                <w:szCs w:val="24"/>
              </w:rPr>
              <w:t>✓</w:t>
            </w:r>
          </w:p>
        </w:tc>
        <w:tc>
          <w:tcPr>
            <w:tcW w:w="0" w:type="auto"/>
          </w:tcPr>
          <w:p w14:paraId="1EE65C1F" w14:textId="77777777" w:rsidR="00732D4C" w:rsidRPr="00220C73" w:rsidRDefault="00732D4C" w:rsidP="00DC2FFC">
            <w:pPr>
              <w:cnfStyle w:val="000000100000" w:firstRow="0" w:lastRow="0" w:firstColumn="0" w:lastColumn="0" w:oddVBand="0" w:evenVBand="0" w:oddHBand="1" w:evenHBand="0" w:firstRowFirstColumn="0" w:firstRowLastColumn="0" w:lastRowFirstColumn="0" w:lastRowLastColumn="0"/>
              <w:rPr>
                <w:rFonts w:ascii="Helvetica" w:hAnsi="Helvetica" w:cs="Helvetica"/>
                <w:b/>
                <w:bCs/>
                <w:sz w:val="24"/>
                <w:szCs w:val="24"/>
              </w:rPr>
            </w:pPr>
          </w:p>
        </w:tc>
        <w:tc>
          <w:tcPr>
            <w:tcW w:w="0" w:type="auto"/>
          </w:tcPr>
          <w:p w14:paraId="0668E389" w14:textId="77777777" w:rsidR="00732D4C" w:rsidRPr="00220C73" w:rsidRDefault="00732D4C" w:rsidP="00DC2FFC">
            <w:pPr>
              <w:cnfStyle w:val="000000100000" w:firstRow="0" w:lastRow="0" w:firstColumn="0" w:lastColumn="0" w:oddVBand="0" w:evenVBand="0" w:oddHBand="1" w:evenHBand="0" w:firstRowFirstColumn="0" w:firstRowLastColumn="0" w:lastRowFirstColumn="0" w:lastRowLastColumn="0"/>
              <w:rPr>
                <w:rFonts w:ascii="Helvetica" w:hAnsi="Helvetica" w:cs="Helvetica"/>
                <w:b/>
                <w:bCs/>
                <w:sz w:val="24"/>
                <w:szCs w:val="24"/>
              </w:rPr>
            </w:pPr>
            <w:r w:rsidRPr="00220C73">
              <w:rPr>
                <w:rFonts w:ascii="Segoe UI Symbol" w:hAnsi="Segoe UI Symbol" w:cs="Segoe UI Symbol"/>
                <w:b/>
                <w:bCs/>
                <w:sz w:val="24"/>
                <w:szCs w:val="24"/>
              </w:rPr>
              <w:t>✓</w:t>
            </w:r>
          </w:p>
        </w:tc>
        <w:tc>
          <w:tcPr>
            <w:tcW w:w="0" w:type="auto"/>
          </w:tcPr>
          <w:p w14:paraId="00EDC32F" w14:textId="77777777" w:rsidR="00732D4C" w:rsidRPr="00220C73" w:rsidRDefault="00732D4C" w:rsidP="00DC2FFC">
            <w:pPr>
              <w:cnfStyle w:val="000000100000" w:firstRow="0" w:lastRow="0" w:firstColumn="0" w:lastColumn="0" w:oddVBand="0" w:evenVBand="0" w:oddHBand="1" w:evenHBand="0" w:firstRowFirstColumn="0" w:firstRowLastColumn="0" w:lastRowFirstColumn="0" w:lastRowLastColumn="0"/>
              <w:rPr>
                <w:rFonts w:ascii="Helvetica" w:hAnsi="Helvetica" w:cs="Helvetica"/>
                <w:b/>
                <w:bCs/>
                <w:sz w:val="24"/>
                <w:szCs w:val="24"/>
              </w:rPr>
            </w:pPr>
            <w:r w:rsidRPr="00220C73">
              <w:rPr>
                <w:rFonts w:ascii="Segoe UI Symbol" w:hAnsi="Segoe UI Symbol" w:cs="Segoe UI Symbol"/>
                <w:b/>
                <w:bCs/>
                <w:sz w:val="24"/>
                <w:szCs w:val="24"/>
              </w:rPr>
              <w:t>✓</w:t>
            </w:r>
          </w:p>
        </w:tc>
        <w:tc>
          <w:tcPr>
            <w:tcW w:w="0" w:type="auto"/>
          </w:tcPr>
          <w:p w14:paraId="3C658F55" w14:textId="77777777" w:rsidR="00732D4C" w:rsidRPr="00220C73" w:rsidRDefault="00732D4C" w:rsidP="00DC2FFC">
            <w:pPr>
              <w:cnfStyle w:val="000000100000" w:firstRow="0" w:lastRow="0" w:firstColumn="0" w:lastColumn="0" w:oddVBand="0" w:evenVBand="0" w:oddHBand="1" w:evenHBand="0" w:firstRowFirstColumn="0" w:firstRowLastColumn="0" w:lastRowFirstColumn="0" w:lastRowLastColumn="0"/>
              <w:rPr>
                <w:rFonts w:ascii="Helvetica" w:hAnsi="Helvetica" w:cs="Helvetica"/>
                <w:b/>
                <w:bCs/>
                <w:sz w:val="24"/>
                <w:szCs w:val="24"/>
              </w:rPr>
            </w:pPr>
            <w:r w:rsidRPr="00220C73">
              <w:rPr>
                <w:rFonts w:ascii="Segoe UI Symbol" w:hAnsi="Segoe UI Symbol" w:cs="Segoe UI Symbol"/>
                <w:b/>
                <w:bCs/>
                <w:sz w:val="24"/>
                <w:szCs w:val="24"/>
              </w:rPr>
              <w:t>✓</w:t>
            </w:r>
          </w:p>
        </w:tc>
        <w:tc>
          <w:tcPr>
            <w:tcW w:w="0" w:type="auto"/>
          </w:tcPr>
          <w:p w14:paraId="1F387EA2" w14:textId="77777777" w:rsidR="00732D4C" w:rsidRPr="00220C73" w:rsidRDefault="00732D4C" w:rsidP="00DC2FFC">
            <w:pPr>
              <w:cnfStyle w:val="000000100000" w:firstRow="0" w:lastRow="0" w:firstColumn="0" w:lastColumn="0" w:oddVBand="0" w:evenVBand="0" w:oddHBand="1" w:evenHBand="0" w:firstRowFirstColumn="0" w:firstRowLastColumn="0" w:lastRowFirstColumn="0" w:lastRowLastColumn="0"/>
              <w:rPr>
                <w:rFonts w:ascii="Helvetica" w:hAnsi="Helvetica" w:cs="Helvetica"/>
                <w:b/>
                <w:bCs/>
                <w:sz w:val="24"/>
                <w:szCs w:val="24"/>
              </w:rPr>
            </w:pPr>
            <w:r w:rsidRPr="00220C73">
              <w:rPr>
                <w:rFonts w:ascii="Segoe UI Symbol" w:hAnsi="Segoe UI Symbol" w:cs="Segoe UI Symbol"/>
                <w:b/>
                <w:bCs/>
                <w:sz w:val="24"/>
                <w:szCs w:val="24"/>
              </w:rPr>
              <w:t>✓</w:t>
            </w:r>
          </w:p>
        </w:tc>
      </w:tr>
    </w:tbl>
    <w:p w14:paraId="6B7E4505" w14:textId="77777777" w:rsidR="00732D4C" w:rsidRPr="00220C73" w:rsidRDefault="00732D4C" w:rsidP="00D57452">
      <w:pPr>
        <w:rPr>
          <w:rFonts w:ascii="Helvetica" w:hAnsi="Helvetica" w:cs="Helvetica"/>
          <w:sz w:val="24"/>
          <w:szCs w:val="24"/>
        </w:rPr>
      </w:pPr>
    </w:p>
    <w:p w14:paraId="07C9364E" w14:textId="2AAD0738" w:rsidR="00F22F46" w:rsidRPr="00220C73" w:rsidRDefault="00203676" w:rsidP="00F22F46">
      <w:pPr>
        <w:pStyle w:val="Heading3"/>
        <w:rPr>
          <w:rFonts w:ascii="Helvetica" w:hAnsi="Helvetica" w:cs="Helvetica"/>
        </w:rPr>
      </w:pPr>
      <w:bookmarkStart w:id="45" w:name="_Toc131406653"/>
      <w:r w:rsidRPr="00220C73">
        <w:rPr>
          <w:rFonts w:ascii="Helvetica" w:hAnsi="Helvetica" w:cs="Helvetica"/>
        </w:rPr>
        <w:t>Introduction to measures for subsequent analysis</w:t>
      </w:r>
      <w:bookmarkEnd w:id="45"/>
    </w:p>
    <w:p w14:paraId="532F26D0" w14:textId="77777777" w:rsidR="0086540A" w:rsidRPr="00220C73" w:rsidRDefault="0086540A" w:rsidP="005E7306">
      <w:pPr>
        <w:pStyle w:val="Heading4"/>
        <w:rPr>
          <w:rFonts w:ascii="Helvetica" w:hAnsi="Helvetica" w:cs="Helvetica"/>
          <w:sz w:val="24"/>
          <w:szCs w:val="24"/>
        </w:rPr>
      </w:pPr>
      <w:r w:rsidRPr="00220C73">
        <w:rPr>
          <w:rFonts w:ascii="Helvetica" w:hAnsi="Helvetica" w:cs="Helvetica"/>
          <w:sz w:val="24"/>
          <w:szCs w:val="24"/>
        </w:rPr>
        <w:t>Economic Activity</w:t>
      </w:r>
    </w:p>
    <w:p w14:paraId="52F0D4D3" w14:textId="77777777" w:rsidR="0086540A" w:rsidRPr="00220C73" w:rsidRDefault="0086540A" w:rsidP="0086540A">
      <w:pPr>
        <w:rPr>
          <w:rFonts w:ascii="Helvetica" w:hAnsi="Helvetica" w:cs="Helvetica"/>
          <w:sz w:val="24"/>
          <w:szCs w:val="24"/>
        </w:rPr>
      </w:pPr>
      <w:r w:rsidRPr="00220C73">
        <w:rPr>
          <w:rFonts w:ascii="Helvetica" w:hAnsi="Helvetica" w:cs="Helvetica"/>
          <w:sz w:val="24"/>
          <w:szCs w:val="24"/>
        </w:rPr>
        <w:t xml:space="preserve">The main outcome variable of interest is the main </w:t>
      </w:r>
      <w:commentRangeStart w:id="46"/>
      <w:r w:rsidRPr="00220C73">
        <w:rPr>
          <w:rFonts w:ascii="Helvetica" w:hAnsi="Helvetica" w:cs="Helvetica"/>
          <w:sz w:val="24"/>
          <w:szCs w:val="24"/>
        </w:rPr>
        <w:t xml:space="preserve">economic activity of month 201. This variable comes from sweep 4 (Age 23) of the NCDS. The Economic Activity of everyone was recorded retrospectively by the participant at age 23 at each month from when they turned 16 to when they turned 23. Information for the following variable comes from the data dictionary part 1 within the UK data service package of </w:t>
      </w:r>
      <w:r w:rsidRPr="00220C73">
        <w:rPr>
          <w:rFonts w:ascii="Helvetica" w:hAnsi="Helvetica" w:cs="Helvetica"/>
          <w:sz w:val="24"/>
          <w:szCs w:val="24"/>
        </w:rPr>
        <w:lastRenderedPageBreak/>
        <w:t>sweep 4 of the NCDS. Each month is recorded as a diary that covers one possible main activity defined as ‘Jobs’, ‘Full-time Education’, ‘Unemployment’, ‘Out of the labour force’, and ‘Fill-in-time’</w:t>
      </w:r>
      <w:r w:rsidRPr="00220C73">
        <w:rPr>
          <w:rStyle w:val="FootnoteReference"/>
          <w:rFonts w:ascii="Helvetica" w:hAnsi="Helvetica" w:cs="Helvetica"/>
          <w:sz w:val="24"/>
          <w:szCs w:val="24"/>
        </w:rPr>
        <w:footnoteReference w:id="8"/>
      </w:r>
      <w:r w:rsidRPr="00220C73">
        <w:rPr>
          <w:rFonts w:ascii="Helvetica" w:hAnsi="Helvetica" w:cs="Helvetica"/>
          <w:sz w:val="24"/>
          <w:szCs w:val="24"/>
        </w:rPr>
        <w:t>. The monthly diary of economic activity filled out by participants was coded by a coder, resulting in unique values that fall outside of the range of these original categories.</w:t>
      </w:r>
    </w:p>
    <w:p w14:paraId="7C2185A1" w14:textId="77777777" w:rsidR="0086540A" w:rsidRPr="00220C73" w:rsidRDefault="0086540A" w:rsidP="0086540A">
      <w:pPr>
        <w:rPr>
          <w:rFonts w:ascii="Helvetica" w:hAnsi="Helvetica" w:cs="Helvetica"/>
          <w:sz w:val="24"/>
          <w:szCs w:val="24"/>
        </w:rPr>
      </w:pPr>
      <w:r w:rsidRPr="00220C73">
        <w:rPr>
          <w:rFonts w:ascii="Helvetica" w:hAnsi="Helvetica" w:cs="Helvetica"/>
          <w:sz w:val="24"/>
          <w:szCs w:val="24"/>
        </w:rPr>
        <w:t xml:space="preserve">The original economic activity variable for month 201 has 28 unique values. 3 of these are collapsed into an unemployment category, 2 into an out of the labour force category, 1 into a full-time education post-school category2 into a full-time employment category, 2 into a part-time employment category, 1 into missing data, and the rest into a training/apprenticeship category. For this last category a dominance approach was taken- any variation of training/apprenticeship alongside employment, education etc was taken to be training/apprenticeship. The training/apprenticeship category contains apprenticeships, TOPS, LGSS, and DBR training courses. </w:t>
      </w:r>
      <w:commentRangeStart w:id="47"/>
      <w:r w:rsidRPr="00220C73">
        <w:rPr>
          <w:rFonts w:ascii="Helvetica" w:hAnsi="Helvetica" w:cs="Helvetica"/>
          <w:sz w:val="24"/>
          <w:szCs w:val="24"/>
        </w:rPr>
        <w:t>The NCDS codes main economic activity in a way that creates six categories: Full-time employment, part-time employment, Full-time education, Part-time education, Unemployment, Out of Labour Force</w:t>
      </w:r>
      <w:commentRangeStart w:id="48"/>
      <w:commentRangeEnd w:id="48"/>
      <w:r w:rsidRPr="00220C73">
        <w:rPr>
          <w:rStyle w:val="CommentReference"/>
          <w:rFonts w:ascii="Helvetica" w:hAnsi="Helvetica" w:cs="Helvetica"/>
          <w:sz w:val="24"/>
          <w:szCs w:val="24"/>
        </w:rPr>
        <w:commentReference w:id="48"/>
      </w:r>
      <w:r w:rsidRPr="00220C73">
        <w:rPr>
          <w:rFonts w:ascii="Helvetica" w:hAnsi="Helvetica" w:cs="Helvetica"/>
          <w:sz w:val="24"/>
          <w:szCs w:val="24"/>
        </w:rPr>
        <w:t xml:space="preserve">. Main Economic Activity is determined based on if that activity is done 21 hours or more per week for Education (Full and Part-time), a full-time job of more than 30 hours, a part-time job of less than 30 hours, unemployed if respondent is actively searching for work, and out of the labour force if all else is not false. </w:t>
      </w:r>
    </w:p>
    <w:p w14:paraId="2D106FAB" w14:textId="77777777" w:rsidR="0086540A" w:rsidRPr="00220C73" w:rsidRDefault="0086540A" w:rsidP="0086540A">
      <w:pPr>
        <w:rPr>
          <w:rFonts w:ascii="Helvetica" w:hAnsi="Helvetica" w:cs="Helvetica"/>
          <w:sz w:val="24"/>
          <w:szCs w:val="24"/>
        </w:rPr>
      </w:pPr>
      <w:r w:rsidRPr="00220C73">
        <w:rPr>
          <w:rFonts w:ascii="Helvetica" w:hAnsi="Helvetica" w:cs="Helvetica"/>
          <w:sz w:val="24"/>
          <w:szCs w:val="24"/>
        </w:rPr>
        <w:t xml:space="preserve">Re-coding this variable was a necessity to get </w:t>
      </w:r>
      <w:commentRangeEnd w:id="47"/>
      <w:r w:rsidRPr="00220C73">
        <w:rPr>
          <w:rStyle w:val="CommentReference"/>
          <w:rFonts w:ascii="Helvetica" w:hAnsi="Helvetica" w:cs="Helvetica"/>
          <w:sz w:val="24"/>
          <w:szCs w:val="24"/>
        </w:rPr>
        <w:commentReference w:id="47"/>
      </w:r>
      <w:r w:rsidRPr="00220C73">
        <w:rPr>
          <w:rFonts w:ascii="Helvetica" w:hAnsi="Helvetica" w:cs="Helvetica"/>
          <w:sz w:val="24"/>
          <w:szCs w:val="24"/>
        </w:rPr>
        <w:t>at the nuance of some of the economic activity data. For example, a lot of data was coded as full-time employment – including training schemes, apprenticeships, and TOPs schemes</w:t>
      </w:r>
      <w:commentRangeStart w:id="49"/>
      <w:r w:rsidRPr="00220C73">
        <w:rPr>
          <w:rStyle w:val="FootnoteReference"/>
          <w:rFonts w:ascii="Helvetica" w:hAnsi="Helvetica" w:cs="Helvetica"/>
          <w:sz w:val="24"/>
          <w:szCs w:val="24"/>
        </w:rPr>
        <w:footnoteReference w:id="9"/>
      </w:r>
      <w:r w:rsidRPr="00220C73">
        <w:rPr>
          <w:rFonts w:ascii="Helvetica" w:hAnsi="Helvetica" w:cs="Helvetica"/>
          <w:sz w:val="24"/>
          <w:szCs w:val="24"/>
        </w:rPr>
        <w:t>.</w:t>
      </w:r>
      <w:commentRangeEnd w:id="49"/>
      <w:r w:rsidRPr="00220C73">
        <w:rPr>
          <w:rStyle w:val="CommentReference"/>
          <w:rFonts w:ascii="Helvetica" w:hAnsi="Helvetica" w:cs="Helvetica"/>
          <w:sz w:val="24"/>
          <w:szCs w:val="24"/>
        </w:rPr>
        <w:commentReference w:id="49"/>
      </w:r>
    </w:p>
    <w:p w14:paraId="6A98C876" w14:textId="77777777" w:rsidR="0086540A" w:rsidRPr="00220C73" w:rsidRDefault="0086540A" w:rsidP="0086540A">
      <w:pPr>
        <w:rPr>
          <w:rFonts w:ascii="Helvetica" w:hAnsi="Helvetica" w:cs="Helvetica"/>
          <w:sz w:val="24"/>
          <w:szCs w:val="24"/>
        </w:rPr>
      </w:pPr>
      <w:r w:rsidRPr="00220C73">
        <w:rPr>
          <w:rFonts w:ascii="Helvetica" w:hAnsi="Helvetica" w:cs="Helvetica"/>
          <w:sz w:val="24"/>
          <w:szCs w:val="24"/>
        </w:rPr>
        <w:t xml:space="preserve">Economic activity at month 201 was chosen to be the variable for subsequent analysis as it represents the month of September 1974. This month was selected over say the first month mandatory schooling ended (July 1974 month 196) because O-level </w:t>
      </w:r>
      <w:commentRangeEnd w:id="46"/>
      <w:r w:rsidRPr="00220C73">
        <w:rPr>
          <w:rStyle w:val="CommentReference"/>
          <w:rFonts w:ascii="Helvetica" w:hAnsi="Helvetica" w:cs="Helvetica"/>
          <w:sz w:val="24"/>
          <w:szCs w:val="24"/>
        </w:rPr>
        <w:commentReference w:id="46"/>
      </w:r>
      <w:r w:rsidRPr="00220C73">
        <w:rPr>
          <w:rFonts w:ascii="Helvetica" w:hAnsi="Helvetica" w:cs="Helvetica"/>
          <w:sz w:val="24"/>
          <w:szCs w:val="24"/>
        </w:rPr>
        <w:t xml:space="preserve">results had not been released until August of that year, thus it makes more sense when looking at the influence of educational attainment on economic activity prospects to wait until said attainment could have a possible impact. </w:t>
      </w:r>
    </w:p>
    <w:p w14:paraId="50FEE0CF" w14:textId="63655DC0" w:rsidR="005E7306" w:rsidRPr="00220C73" w:rsidRDefault="0086540A" w:rsidP="0086540A">
      <w:pPr>
        <w:rPr>
          <w:rFonts w:ascii="Helvetica" w:hAnsi="Helvetica" w:cs="Helvetica"/>
          <w:sz w:val="24"/>
          <w:szCs w:val="24"/>
        </w:rPr>
      </w:pPr>
      <w:r w:rsidRPr="00220C73">
        <w:rPr>
          <w:rFonts w:ascii="Helvetica" w:hAnsi="Helvetica" w:cs="Helvetica"/>
          <w:sz w:val="24"/>
          <w:szCs w:val="24"/>
        </w:rPr>
        <w:t xml:space="preserve">Re-coding this variable translates into seven categories: Employment, Post-Schooling Education, School, Training &amp; Apprenticeship, and Unemployment &amp; OLF. Employment was collapsed from part-time and full-time into a singular employment category due to the negligible sample size of part-time work. Post-school education refers to credit received for completion of courses not in a school environment but given by an accredited college, trade school, workshops etc. School is defined as anyone that after completion of mandatory schooling at age 16 decided to continue education at school for A-levels etc. Training &amp; Apprenticeship is defined by any individual undertaking a training, work, or apprenticeship related scheme. Finally, Unemployment and OLF is a combined category of all unemployed and those out of the labour force. Unfortunately for sample size reasons these two categories had to be combined for statistical power though it is recognised that there is a qualitative </w:t>
      </w:r>
      <w:r w:rsidRPr="00220C73">
        <w:rPr>
          <w:rFonts w:ascii="Helvetica" w:hAnsi="Helvetica" w:cs="Helvetica"/>
          <w:sz w:val="24"/>
          <w:szCs w:val="24"/>
        </w:rPr>
        <w:lastRenderedPageBreak/>
        <w:t xml:space="preserve">distinction between these two categories that may impact the statistical power presented within the models. A full breakdown can be found in table 1.1. </w:t>
      </w:r>
    </w:p>
    <w:p w14:paraId="38284695" w14:textId="09FC0CB9" w:rsidR="0086540A" w:rsidRPr="00220C73" w:rsidRDefault="0086540A" w:rsidP="005E7306">
      <w:pPr>
        <w:pStyle w:val="Heading4"/>
        <w:rPr>
          <w:rFonts w:ascii="Helvetica" w:hAnsi="Helvetica" w:cs="Helvetica"/>
          <w:sz w:val="24"/>
          <w:szCs w:val="24"/>
        </w:rPr>
      </w:pPr>
      <w:r w:rsidRPr="00220C73">
        <w:rPr>
          <w:rFonts w:ascii="Helvetica" w:hAnsi="Helvetica" w:cs="Helvetica"/>
          <w:sz w:val="24"/>
          <w:szCs w:val="24"/>
        </w:rPr>
        <w:t>Educational Attainment</w:t>
      </w:r>
    </w:p>
    <w:p w14:paraId="2580C790" w14:textId="0B8C1CEB" w:rsidR="00666A02" w:rsidRPr="00220C73" w:rsidRDefault="00666A02" w:rsidP="00666A02">
      <w:pPr>
        <w:rPr>
          <w:rFonts w:ascii="Helvetica" w:hAnsi="Helvetica" w:cs="Helvetica"/>
          <w:sz w:val="24"/>
          <w:szCs w:val="24"/>
        </w:rPr>
      </w:pPr>
      <w:r w:rsidRPr="00220C73">
        <w:rPr>
          <w:rFonts w:ascii="Helvetica" w:hAnsi="Helvetica" w:cs="Helvetica"/>
          <w:sz w:val="24"/>
          <w:szCs w:val="24"/>
        </w:rPr>
        <w:t xml:space="preserve">When studying educational attainment at the point of mandatory schooling an internally valid and widely used measure is the standard binary measure of ‘achieved five or more GCSEs at grades A*-C’ or not (Connelly et al 2016: 3). Whilst some have proposed a more qualitative measure – looking at specific subjects as well as raw grades attained, it is more common to either treat GCSE attainment in terms of a binary, or as a set of count data (ibid).  Given the timeframe of the NCDS cohort, GCSEs didn’t exist. O-Levels would be the closest approximate to GCSEs during this time and thus a similar operationalisation of O-Levels will be undertaken. </w:t>
      </w:r>
    </w:p>
    <w:p w14:paraId="7C28A03D" w14:textId="77777777" w:rsidR="0086540A" w:rsidRPr="00220C73" w:rsidRDefault="0086540A" w:rsidP="0086540A">
      <w:pPr>
        <w:rPr>
          <w:rFonts w:ascii="Helvetica" w:hAnsi="Helvetica" w:cs="Helvetica"/>
          <w:sz w:val="24"/>
          <w:szCs w:val="24"/>
        </w:rPr>
      </w:pPr>
      <w:r w:rsidRPr="00220C73">
        <w:rPr>
          <w:rFonts w:ascii="Helvetica" w:hAnsi="Helvetica" w:cs="Helvetica"/>
          <w:sz w:val="24"/>
          <w:szCs w:val="24"/>
        </w:rPr>
        <w:t xml:space="preserve">Mandatory schooling ended for these individuals at 16 years of age. The examination taken at this age would have been the O-level examination. </w:t>
      </w:r>
      <w:commentRangeStart w:id="50"/>
      <w:r w:rsidRPr="00220C73">
        <w:rPr>
          <w:rFonts w:ascii="Helvetica" w:hAnsi="Helvetica" w:cs="Helvetica"/>
          <w:sz w:val="24"/>
          <w:szCs w:val="24"/>
        </w:rPr>
        <w:t xml:space="preserve">For an educational attainment measure, number of O-levels passed appears to be the best overall fit. This variable was constructed from two separate variables – the first was a simple binary variable of whether an individual had any O-levels, the second, on condition of the first then asks how many O-levels that person had passed. Combining these two variables together produces a single count variable that includes the number of zeros. This attainment variable was then further recoded into a binary variable of less than five O-levels and greater than five O-levels. This was done for two reasons. </w:t>
      </w:r>
      <w:commentRangeStart w:id="51"/>
      <w:r w:rsidRPr="00220C73">
        <w:rPr>
          <w:rFonts w:ascii="Helvetica" w:hAnsi="Helvetica" w:cs="Helvetica"/>
          <w:sz w:val="24"/>
          <w:szCs w:val="24"/>
        </w:rPr>
        <w:t xml:space="preserve">The first is that within educational research, typically this binary approach is used with GCSEs so it may be useful to replicate here </w:t>
      </w:r>
      <w:commentRangeEnd w:id="50"/>
      <w:r w:rsidRPr="00220C73">
        <w:rPr>
          <w:rStyle w:val="CommentReference"/>
          <w:rFonts w:ascii="Helvetica" w:hAnsi="Helvetica" w:cs="Helvetica"/>
          <w:sz w:val="24"/>
          <w:szCs w:val="24"/>
        </w:rPr>
        <w:commentReference w:id="50"/>
      </w:r>
      <w:r w:rsidRPr="00220C73">
        <w:rPr>
          <w:rFonts w:ascii="Helvetica" w:hAnsi="Helvetica" w:cs="Helvetica"/>
          <w:sz w:val="24"/>
          <w:szCs w:val="24"/>
        </w:rPr>
        <w:t xml:space="preserve">for O-levels. </w:t>
      </w:r>
      <w:commentRangeEnd w:id="51"/>
      <w:r w:rsidRPr="00220C73">
        <w:rPr>
          <w:rStyle w:val="CommentReference"/>
          <w:rFonts w:ascii="Helvetica" w:hAnsi="Helvetica" w:cs="Helvetica"/>
          <w:sz w:val="24"/>
          <w:szCs w:val="24"/>
        </w:rPr>
        <w:commentReference w:id="51"/>
      </w:r>
      <w:r w:rsidRPr="00220C73">
        <w:rPr>
          <w:rFonts w:ascii="Helvetica" w:hAnsi="Helvetica" w:cs="Helvetica"/>
          <w:sz w:val="24"/>
          <w:szCs w:val="24"/>
        </w:rPr>
        <w:t xml:space="preserve">The second, more important reason for recoding is one of practicality. Keeping O-levels as a count variable means </w:t>
      </w:r>
      <w:commentRangeStart w:id="52"/>
      <w:r w:rsidRPr="00220C73">
        <w:rPr>
          <w:rFonts w:ascii="Helvetica" w:hAnsi="Helvetica" w:cs="Helvetica"/>
          <w:sz w:val="24"/>
          <w:szCs w:val="24"/>
        </w:rPr>
        <w:t xml:space="preserve">that the n is too low for some </w:t>
      </w:r>
      <w:commentRangeEnd w:id="52"/>
      <w:r w:rsidRPr="00220C73">
        <w:rPr>
          <w:rStyle w:val="CommentReference"/>
          <w:rFonts w:ascii="Helvetica" w:hAnsi="Helvetica" w:cs="Helvetica"/>
          <w:sz w:val="24"/>
          <w:szCs w:val="24"/>
        </w:rPr>
        <w:commentReference w:id="52"/>
      </w:r>
      <w:r w:rsidRPr="00220C73">
        <w:rPr>
          <w:rFonts w:ascii="Helvetica" w:hAnsi="Helvetica" w:cs="Helvetica"/>
          <w:sz w:val="24"/>
          <w:szCs w:val="24"/>
        </w:rPr>
        <w:t xml:space="preserve">sub-categories when moving on to modelling. </w:t>
      </w:r>
    </w:p>
    <w:p w14:paraId="3D983A66" w14:textId="77777777" w:rsidR="0086540A" w:rsidRPr="00220C73" w:rsidRDefault="0086540A" w:rsidP="005E7306">
      <w:pPr>
        <w:pStyle w:val="Heading4"/>
        <w:rPr>
          <w:rFonts w:ascii="Helvetica" w:hAnsi="Helvetica" w:cs="Helvetica"/>
          <w:sz w:val="24"/>
          <w:szCs w:val="24"/>
        </w:rPr>
      </w:pPr>
      <w:r w:rsidRPr="00220C73">
        <w:rPr>
          <w:rFonts w:ascii="Helvetica" w:hAnsi="Helvetica" w:cs="Helvetica"/>
          <w:sz w:val="24"/>
          <w:szCs w:val="24"/>
        </w:rPr>
        <w:t>Sex</w:t>
      </w:r>
    </w:p>
    <w:p w14:paraId="140526CF" w14:textId="77777777" w:rsidR="0086540A" w:rsidRPr="00220C73" w:rsidRDefault="0086540A" w:rsidP="0086540A">
      <w:pPr>
        <w:rPr>
          <w:rFonts w:ascii="Helvetica" w:hAnsi="Helvetica" w:cs="Helvetica"/>
          <w:sz w:val="24"/>
          <w:szCs w:val="24"/>
        </w:rPr>
      </w:pPr>
      <w:r w:rsidRPr="00220C73">
        <w:rPr>
          <w:rFonts w:ascii="Helvetica" w:hAnsi="Helvetica" w:cs="Helvetica"/>
          <w:sz w:val="24"/>
          <w:szCs w:val="24"/>
        </w:rPr>
        <w:t xml:space="preserve">Sex is a variable derived from sweep 0. It’s inclusion for analysis is because during the timeframe of the NCDS, gender dynamics played an important role in economic activity. The evolution of part-time work, the differences in populations out of the labour force, and those choosing to go on to higher education are all influenced by sex according to previous literature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{"citationID":"IFnbZnsZ","properties":{"formattedCitation":"(Jones, 1986; Gayle, Lambert and Murray, 2009; Duckworth and Schoon, 2012; Dorsett and Lucchino, 2013)","plainCitation":"(Jones, 1986; Gayle, Lambert and Murray, 2009; Duckworth and Schoon, 2012; Dorsett and Lucchino, 2013)","dontUpdate":true,"noteIndex":0},"citationItems":[{"id":8897,"uris":["http://zotero.org/users/8741181/items/XRPAJZSB"],"itemData":{"id":8897,"type":"article-journal","container-title":"University of Surrey","title":"Youth in the social structure: transitions to adulthood and their stratification by class and gender.","author":[{"family":"Jones","given":"G. E"}],"issued":{"date-parts":[["1986"]]}}},{"id":668,"uris":["http://zotero.org/users/8741181/items/QLEWS5JD"],"itemData":{"id":668,"type":"chapter","container-title":"Transitions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id":670,"uris":["http://zotero.org/users/8741181/items/W5L7N72M"],"itemData":{"id":670,"type":"article-journal","abstract":"Drawing on nationally representative data collected for two age cohorts in the UK, this paper a) assesses the effect of multiple independent socioeconomic risk factors in shaping the transition from school to work; and b) identifies potential protective factors enabling young people to beat the odds. By comparing experiences and findings across two cohorts we assess the generalisability of findings across contexts, i.e. the 2008 and 1980s recessions. The results show that some young people exposed to even severe socioeconomic risks avoid being NEET (not in education, employment or training). Factors that appear to reduce the cumulative risk effect in both cohorts include prior attainment, educational aspirations and school engagement, as well as the social mix of the school environment.","container-title":"National Institute Economic Review","DOI":"10.1177/002795011222200104","ISSN":"0027-9501, 1741-3036","journalAbbreviation":"Natl. Inst. econ. rev.","language":"en","page":"R38-R51","source":"DOI.org (Crossref)","title":"Beating the Odds: Exploring the Impact of Social Risk on Young People's School-to-Work Transitions during Recession in the UK","title-short":"Beating the Odds","volume":"222","author":[{"family":"Duckworth","given":"Kathryn"},{"family":"Schoon","given":"Ingrid"}],"issued":{"date-parts":[["2012",10]]}}},{"id":660,"uris":["http://zotero.org/users/8741181/items/88F3B9ZU"],"itemData":{"id":660,"type":"article-journal","title":"Visualising the school-to-work transition: an analysis using optimal matching","author":[{"family":"Dorsett","given":"Richard"},{"family":"Lucchino","given":"Paolo"}],"issued":{"date-parts":[["2013"]]}}}],"schema":"https://github.com/citation-style-language/schema/raw/master/csl-citation.json"}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(Jones, 1986; Gayle et al, 2009; Duckworth and Schoon, 2012; Dorsett and Lucchino, 2013)</w:t>
      </w:r>
      <w:r w:rsidRPr="00220C73">
        <w:rPr>
          <w:rFonts w:ascii="Helvetica" w:hAnsi="Helvetica" w:cs="Helvetica"/>
          <w:sz w:val="24"/>
          <w:szCs w:val="24"/>
        </w:rPr>
        <w:fldChar w:fldCharType="end"/>
      </w:r>
      <w:r w:rsidRPr="00220C73">
        <w:rPr>
          <w:rFonts w:ascii="Helvetica" w:hAnsi="Helvetica" w:cs="Helvetica"/>
          <w:sz w:val="24"/>
          <w:szCs w:val="24"/>
        </w:rPr>
        <w:t xml:space="preserve">. </w:t>
      </w:r>
    </w:p>
    <w:p w14:paraId="24AE9F2E" w14:textId="77777777" w:rsidR="0086540A" w:rsidRPr="00220C73" w:rsidRDefault="0086540A" w:rsidP="005E7306">
      <w:pPr>
        <w:pStyle w:val="Heading4"/>
        <w:rPr>
          <w:rFonts w:ascii="Helvetica" w:hAnsi="Helvetica" w:cs="Helvetica"/>
          <w:sz w:val="24"/>
          <w:szCs w:val="24"/>
        </w:rPr>
      </w:pPr>
      <w:r w:rsidRPr="00220C73">
        <w:rPr>
          <w:rFonts w:ascii="Helvetica" w:hAnsi="Helvetica" w:cs="Helvetica"/>
          <w:sz w:val="24"/>
          <w:szCs w:val="24"/>
        </w:rPr>
        <w:t>Race</w:t>
      </w:r>
    </w:p>
    <w:p w14:paraId="5A1D623B" w14:textId="77777777" w:rsidR="0086540A" w:rsidRPr="00220C73" w:rsidRDefault="0086540A" w:rsidP="0086540A">
      <w:pPr>
        <w:rPr>
          <w:rFonts w:ascii="Helvetica" w:hAnsi="Helvetica" w:cs="Helvetica"/>
          <w:sz w:val="24"/>
          <w:szCs w:val="24"/>
        </w:rPr>
      </w:pPr>
      <w:r w:rsidRPr="00220C73">
        <w:rPr>
          <w:rFonts w:ascii="Helvetica" w:hAnsi="Helvetica" w:cs="Helvetica"/>
          <w:sz w:val="24"/>
          <w:szCs w:val="24"/>
        </w:rPr>
        <w:t xml:space="preserve">Echoing the arguments for the inclusion of sex in models of analysis, the role of race also impacted individuals’ economic activity during the NCDS timeframe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{"citationID":"ESSNhvcI","properties":{"formattedCitation":"(Payne, 1995; Lindley, 1996; Gayle, Lambert and Murray, 2009)","plainCitation":"(Payne, 1995; Lindley, 1996; Gayle, Lambert and Murray, 2009)","dontUpdate":true,"noteIndex":0},"citationItems":[{"id":2698,"uris":["http://zotero.org/users/8741181/items/MCEJ6NZK"],"itemData":{"id":2698,"type":"article-journal","container-title":"Policy Studies Institute","language":"en","page":"98","source":"Zotero","title":"Routes beyond compulsory schooling","author":[{"family":"Payne","given":"Joan"}],"issued":{"date-parts":[["1995"]]}}},{"id":665,"uris":["http://zotero.org/users/8741181/items/P3RPTAXC"],"itemData":{"id":665,"type":"article-journal","container-title":"International Labour Review","language":"en","page":"23","source":"Zotero","title":"The school-to-work transition in the United Kingdom","author":[{"family":"Lindley","given":"Robert M"}],"issued":{"date-parts":[["1996"]]}}},{"id":668,"uris":["http://zotero.org/users/8741181/items/QLEWS5JD"],"itemData":{"id":668,"type":"chapter","container-title":"Transitions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(Payne, 1995; Lindley, 1996; Gayle et al, 2009)</w:t>
      </w:r>
      <w:r w:rsidRPr="00220C73">
        <w:rPr>
          <w:rFonts w:ascii="Helvetica" w:hAnsi="Helvetica" w:cs="Helvetica"/>
          <w:sz w:val="24"/>
          <w:szCs w:val="24"/>
        </w:rPr>
        <w:fldChar w:fldCharType="end"/>
      </w:r>
      <w:r w:rsidRPr="00220C73">
        <w:rPr>
          <w:rFonts w:ascii="Helvetica" w:hAnsi="Helvetica" w:cs="Helvetica"/>
          <w:sz w:val="24"/>
          <w:szCs w:val="24"/>
        </w:rPr>
        <w:t xml:space="preserve">. The issue with the NCDS data however is that white people make up 98.3% of all participants. The resulting ethnic minority categories are thus too small to conduct useful analysis. </w:t>
      </w:r>
      <w:ins w:id="53" w:author="Scott Oatley" w:date="2023-03-31T13:00:00Z">
        <w:r w:rsidRPr="00220C73">
          <w:rPr>
            <w:rFonts w:ascii="Helvetica" w:hAnsi="Helvetica" w:cs="Helvetica"/>
            <w:sz w:val="24"/>
            <w:szCs w:val="24"/>
          </w:rPr>
          <w:t>Originally</w:t>
        </w:r>
      </w:ins>
      <w:r w:rsidRPr="00220C73">
        <w:rPr>
          <w:rFonts w:ascii="Helvetica" w:hAnsi="Helvetica" w:cs="Helvetica"/>
          <w:sz w:val="24"/>
          <w:szCs w:val="24"/>
        </w:rPr>
        <w:t xml:space="preserve">, the resultant variable </w:t>
      </w:r>
      <w:ins w:id="54" w:author="Scott Oatley" w:date="2023-03-31T13:00:00Z">
        <w:r w:rsidRPr="00220C73">
          <w:rPr>
            <w:rFonts w:ascii="Helvetica" w:hAnsi="Helvetica" w:cs="Helvetica"/>
            <w:sz w:val="24"/>
            <w:szCs w:val="24"/>
          </w:rPr>
          <w:t>was</w:t>
        </w:r>
        <w:r w:rsidRPr="00220C73">
          <w:rPr>
            <w:rFonts w:ascii="Helvetica" w:hAnsi="Helvetica" w:cs="Helvetica"/>
            <w:sz w:val="24"/>
            <w:szCs w:val="24"/>
          </w:rPr>
          <w:t xml:space="preserve"> </w:t>
        </w:r>
      </w:ins>
      <w:r w:rsidRPr="00220C73">
        <w:rPr>
          <w:rFonts w:ascii="Helvetica" w:hAnsi="Helvetica" w:cs="Helvetica"/>
          <w:sz w:val="24"/>
          <w:szCs w:val="24"/>
        </w:rPr>
        <w:t>parametrised as ‘white’ and ‘non-white’.</w:t>
      </w:r>
      <w:ins w:id="55" w:author="Scott Oatley" w:date="2023-03-31T13:00:00Z">
        <w:r w:rsidRPr="00220C73">
          <w:rPr>
            <w:rFonts w:ascii="Helvetica" w:hAnsi="Helvetica" w:cs="Helvetica"/>
            <w:sz w:val="24"/>
            <w:szCs w:val="24"/>
          </w:rPr>
          <w:t xml:space="preserve"> There were two major issues with this that resulted in the race variable being dropped from analysis. The first returns to the overall low sample of non-white participants when spread over five different economic activity sub-categories</w:t>
        </w:r>
      </w:ins>
      <w:ins w:id="56" w:author="Scott Oatley" w:date="2023-03-31T13:01:00Z">
        <w:r w:rsidRPr="00220C73">
          <w:rPr>
            <w:rFonts w:ascii="Helvetica" w:hAnsi="Helvetica" w:cs="Helvetica"/>
            <w:sz w:val="24"/>
            <w:szCs w:val="24"/>
          </w:rPr>
          <w:t xml:space="preserve">. This low number of observations results in low statistical power and thus would impact the entire model. The second is that missing data is a particular problem when it comes to race. </w:t>
        </w:r>
      </w:ins>
      <w:ins w:id="57" w:author="Scott Oatley" w:date="2023-03-31T13:02:00Z">
        <w:r w:rsidRPr="00220C73">
          <w:rPr>
            <w:rFonts w:ascii="Helvetica" w:hAnsi="Helvetica" w:cs="Helvetica"/>
            <w:sz w:val="24"/>
            <w:szCs w:val="24"/>
          </w:rPr>
          <w:t xml:space="preserve">The race variable </w:t>
        </w:r>
        <w:r w:rsidRPr="00220C73">
          <w:rPr>
            <w:rFonts w:ascii="Helvetica" w:hAnsi="Helvetica" w:cs="Helvetica"/>
            <w:sz w:val="24"/>
            <w:szCs w:val="24"/>
          </w:rPr>
          <w:lastRenderedPageBreak/>
          <w:t>accounted for 16 per cent of missingness in subsequent models.</w:t>
        </w:r>
      </w:ins>
      <w:r w:rsidRPr="00220C73">
        <w:rPr>
          <w:rFonts w:ascii="Helvetica" w:hAnsi="Helvetica" w:cs="Helvetica"/>
          <w:sz w:val="24"/>
          <w:szCs w:val="24"/>
        </w:rPr>
        <w:t xml:space="preserve"> </w:t>
      </w:r>
      <w:ins w:id="58" w:author="Scott Oatley" w:date="2023-03-31T13:02:00Z">
        <w:r w:rsidRPr="00220C73">
          <w:rPr>
            <w:rFonts w:ascii="Helvetica" w:hAnsi="Helvetica" w:cs="Helvetica"/>
            <w:sz w:val="24"/>
            <w:szCs w:val="24"/>
          </w:rPr>
          <w:t>Ontop of these two primary conc</w:t>
        </w:r>
      </w:ins>
      <w:ins w:id="59" w:author="Scott Oatley" w:date="2023-03-31T13:03:00Z">
        <w:r w:rsidRPr="00220C73">
          <w:rPr>
            <w:rFonts w:ascii="Helvetica" w:hAnsi="Helvetica" w:cs="Helvetica"/>
            <w:sz w:val="24"/>
            <w:szCs w:val="24"/>
          </w:rPr>
          <w:t>erns, a combined race category into white/non-white presents assumptions surrounding homogeneity within the non-white category that is not theoretically justifiable. For these reasons race was dropped from analysis.</w:t>
        </w:r>
      </w:ins>
      <w:r w:rsidRPr="00220C73">
        <w:rPr>
          <w:rFonts w:ascii="Helvetica" w:hAnsi="Helvetica" w:cs="Helvetica"/>
          <w:sz w:val="24"/>
          <w:szCs w:val="24"/>
        </w:rPr>
        <w:t xml:space="preserve"> </w:t>
      </w:r>
    </w:p>
    <w:p w14:paraId="344E45F4" w14:textId="77777777" w:rsidR="0086540A" w:rsidRPr="00220C73" w:rsidRDefault="0086540A" w:rsidP="00220C73">
      <w:pPr>
        <w:pStyle w:val="Heading4"/>
        <w:rPr>
          <w:rFonts w:ascii="Helvetica" w:hAnsi="Helvetica" w:cs="Helvetica"/>
          <w:sz w:val="24"/>
          <w:szCs w:val="24"/>
        </w:rPr>
      </w:pPr>
      <w:r w:rsidRPr="00220C73">
        <w:rPr>
          <w:rFonts w:ascii="Helvetica" w:hAnsi="Helvetica" w:cs="Helvetica"/>
          <w:sz w:val="24"/>
          <w:szCs w:val="24"/>
        </w:rPr>
        <w:t>Housing Tenure</w:t>
      </w:r>
    </w:p>
    <w:p w14:paraId="39DE7749" w14:textId="05E23A59" w:rsidR="0086540A" w:rsidRPr="00220C73" w:rsidRDefault="0086540A" w:rsidP="0086540A">
      <w:pPr>
        <w:rPr>
          <w:rFonts w:ascii="Helvetica" w:hAnsi="Helvetica" w:cs="Helvetica"/>
          <w:sz w:val="24"/>
          <w:szCs w:val="24"/>
        </w:rPr>
      </w:pPr>
      <w:r w:rsidRPr="00220C73">
        <w:rPr>
          <w:rFonts w:ascii="Helvetica" w:hAnsi="Helvetica" w:cs="Helvetica"/>
          <w:sz w:val="24"/>
          <w:szCs w:val="24"/>
        </w:rPr>
        <w:t xml:space="preserve">Housing tenure has been used in previous analyses regarding educational attainment and labour market outcomes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{"citationID":"dDYg7kix","properties":{"formattedCitation":"(Di Salvo and Ermisch, 1997; Duta, Iannelli and Breen, 2021)","plainCitation":"(Di Salvo and Ermisch, 1997; Duta, Iannelli and Breen, 2021)","noteIndex":0},"citationItems":[{"id":6474,"uris":["http://zotero.org/users/8741181/items/8HCR37VH"],"itemData":{"id":6474,"type":"article-journal","container-title":"Journal of Urban Economics","DOI":"10.1006/juec.1996.2009","ISSN":"00941190","issue":"1","journalAbbreviation":"Journal of Urban Economics","language":"en","page":"1-17","source":"DOI.org (Crossref)","title":"Analysis of the Dynamics of Housing Tenure Choice in Britain","volume":"42","author":[{"family":"Di Salvo","given":"Pamela"},{"family":"Ermisch","given":"John"}],"issued":{"date-parts":[["1997",7]]}}},{"id":8091,"uris":["http://zotero.org/users/8741181/items/4IYAH44B"],"itemData":{"id":8091,"type":"article-journal","abstract":"Over the last decades, various policies at national and local levels have been implemented to widen participation in higher education (HE) in Scotland and more widely in the UK. Despite this, the acquisition of a HE qualification is still largely determined by the family in which individuals are born. Our study provides new evidence on the extent to which family factors matter by examining sibling data from the Scottish Longitudinal Study, a large-scale linkage study created using data from administrative and statistical sources. Random effects linear probability models are used to analyse individual and family-level variance in the chances of obtaining a HE qualification. Our results show that about 40% of the variation in the chances of attaining a university degree is explained by siblings’ shared family characteristics and about a third of this share is explained by parental social class, education and housing tenure. A high degree of sibling similarity in the outcome was found across all social-origin classes. However, while siblings of advantaged families are alike because they both graduated from HE, siblings of disadvantaged families are alike because neither of them did. We suggest that parental compensatory strategies in the former families and economic constraints in the latter families may explain such stark patterns of inequality. Finally, we do not find evidence that the availability of sub-degrees makes a difference to these patterns.","container-title":"British Educational Research Journal","DOI":"10.1002/berj.3725","ISSN":"1469-3518","issue":"5","language":"en","note":"_eprint: https://onlinelibrary.wiley.com/doi/pdf/10.1002/berj.3725","page":"1281-1302","source":"Wiley Online Library","title":"Social inequalities in attaining higher education in Scotland: New evidence from sibling data","title-short":"Social inequalities in attaining higher education in Scotland","volume":"47","author":[{"family":"Duta","given":"Adriana"},{"family":"Iannelli","given":"Cristina"},{"family":"Breen","given":"Richard"}],"issued":{"date-parts":[["2021"]]}}}],"schema":"https://github.com/citation-style-language/schema/raw/master/csl-citation.json"}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(Di Salvo and Ermisch, 1997; Duta</w:t>
      </w:r>
      <w:r w:rsidR="0000520D" w:rsidRPr="00220C73">
        <w:rPr>
          <w:rFonts w:ascii="Helvetica" w:hAnsi="Helvetica" w:cs="Helvetica"/>
          <w:sz w:val="24"/>
          <w:szCs w:val="24"/>
        </w:rPr>
        <w:t xml:space="preserve"> et al</w:t>
      </w:r>
      <w:r w:rsidRPr="00220C73">
        <w:rPr>
          <w:rFonts w:ascii="Helvetica" w:hAnsi="Helvetica" w:cs="Helvetica"/>
          <w:sz w:val="24"/>
          <w:szCs w:val="24"/>
        </w:rPr>
        <w:t>, 2021)</w:t>
      </w:r>
      <w:r w:rsidRPr="00220C73">
        <w:rPr>
          <w:rFonts w:ascii="Helvetica" w:hAnsi="Helvetica" w:cs="Helvetica"/>
          <w:sz w:val="24"/>
          <w:szCs w:val="24"/>
        </w:rPr>
        <w:fldChar w:fldCharType="end"/>
      </w:r>
      <w:r w:rsidRPr="00220C73">
        <w:rPr>
          <w:rFonts w:ascii="Helvetica" w:hAnsi="Helvetica" w:cs="Helvetica"/>
          <w:sz w:val="24"/>
          <w:szCs w:val="24"/>
        </w:rPr>
        <w:t>. For subsequent analysis, tenure is a measure of whether an individual lives in their own home or not</w:t>
      </w:r>
      <w:r w:rsidRPr="00220C73">
        <w:rPr>
          <w:rStyle w:val="FootnoteReference"/>
          <w:rFonts w:ascii="Helvetica" w:hAnsi="Helvetica" w:cs="Helvetica"/>
          <w:sz w:val="24"/>
          <w:szCs w:val="24"/>
        </w:rPr>
        <w:footnoteReference w:id="10"/>
      </w:r>
      <w:r w:rsidRPr="00220C73">
        <w:rPr>
          <w:rFonts w:ascii="Helvetica" w:hAnsi="Helvetica" w:cs="Helvetica"/>
          <w:sz w:val="24"/>
          <w:szCs w:val="24"/>
        </w:rPr>
        <w:t xml:space="preserve">. For this sample, 48.99 per cent of individuals own their own home compared to 51.01 per cent that do not. </w:t>
      </w:r>
    </w:p>
    <w:p w14:paraId="66603997" w14:textId="398F8F00" w:rsidR="005E7306" w:rsidRPr="00220C73" w:rsidRDefault="005E7306" w:rsidP="005E7306">
      <w:pPr>
        <w:pStyle w:val="Heading4"/>
        <w:rPr>
          <w:rFonts w:ascii="Helvetica" w:hAnsi="Helvetica" w:cs="Helvetica"/>
          <w:sz w:val="24"/>
          <w:szCs w:val="24"/>
        </w:rPr>
      </w:pPr>
      <w:r w:rsidRPr="00220C73">
        <w:rPr>
          <w:rFonts w:ascii="Helvetica" w:hAnsi="Helvetica" w:cs="Helvetica"/>
          <w:sz w:val="24"/>
          <w:szCs w:val="24"/>
        </w:rPr>
        <w:t>Social Stratification and Socio-Economic Background</w:t>
      </w:r>
      <w:r w:rsidR="00707BF6" w:rsidRPr="00220C73">
        <w:rPr>
          <w:rFonts w:ascii="Helvetica" w:hAnsi="Helvetica" w:cs="Helvetica"/>
          <w:sz w:val="24"/>
          <w:szCs w:val="24"/>
        </w:rPr>
        <w:t>: NS-SEC, CAMSIS, RGSC</w:t>
      </w:r>
    </w:p>
    <w:p w14:paraId="148E3F0F" w14:textId="77777777" w:rsidR="005E7306" w:rsidRPr="00220C73" w:rsidRDefault="005E7306" w:rsidP="005E7306">
      <w:pPr>
        <w:rPr>
          <w:rFonts w:ascii="Helvetica" w:hAnsi="Helvetica" w:cs="Helvetica"/>
          <w:sz w:val="24"/>
          <w:szCs w:val="24"/>
        </w:rPr>
      </w:pPr>
      <w:r w:rsidRPr="00220C73">
        <w:rPr>
          <w:rFonts w:ascii="Helvetica" w:hAnsi="Helvetica" w:cs="Helvetica"/>
          <w:sz w:val="24"/>
          <w:szCs w:val="24"/>
        </w:rPr>
        <w:t xml:space="preserve">Social stratification is the persistence of inequalities which occur or are reified across generations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{"citationID":"Rb4gN7YA","properties":{"formattedCitation":"(Stopforth, 2020)","plainCitation":"(Stopforth, 2020)","dontUpdate":true,"noteIndex":0},"citationItems":[{"id":1377,"uris":["http://zotero.org/users/8741181/items/945VSPSD"],"itemData":{"id":1377,"type":"article-journal","language":"en","page":"306","source":"Zotero","title":"Parental Socio-Economic Background and Children’s School-Level GCSE Attainment","author":[{"family":"Stopforth","given":"Sarah"}],"issued":{"date-parts":[["2020"]]}}}],"schema":"https://github.com/citation-style-language/schema/raw/master/csl-citation.json"}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(Stopforth, 2020: 17)</w:t>
      </w:r>
      <w:r w:rsidRPr="00220C73">
        <w:rPr>
          <w:rFonts w:ascii="Helvetica" w:hAnsi="Helvetica" w:cs="Helvetica"/>
          <w:sz w:val="24"/>
          <w:szCs w:val="24"/>
        </w:rPr>
        <w:fldChar w:fldCharType="end"/>
      </w:r>
      <w:r w:rsidRPr="00220C73">
        <w:rPr>
          <w:rFonts w:ascii="Helvetica" w:hAnsi="Helvetica" w:cs="Helvetica"/>
          <w:sz w:val="24"/>
          <w:szCs w:val="24"/>
        </w:rPr>
        <w:t xml:space="preserve">. Inequalities can manifest themselves in terms of gender, ethnicity, social class etc. These social inequalities impact individuals in terms of their aspirations and desires, educational outcomes, labour market position, and destinations. </w:t>
      </w:r>
    </w:p>
    <w:p w14:paraId="2692F699" w14:textId="0B3D9B32" w:rsidR="0086540A" w:rsidRPr="00220C73" w:rsidRDefault="005E7306" w:rsidP="00707BF6">
      <w:pPr>
        <w:rPr>
          <w:rFonts w:ascii="Helvetica" w:hAnsi="Helvetica" w:cs="Helvetica"/>
          <w:sz w:val="24"/>
          <w:szCs w:val="24"/>
        </w:rPr>
      </w:pPr>
      <w:r w:rsidRPr="00220C73">
        <w:rPr>
          <w:rFonts w:ascii="Helvetica" w:hAnsi="Helvetica" w:cs="Helvetica"/>
          <w:sz w:val="24"/>
          <w:szCs w:val="24"/>
        </w:rPr>
        <w:t xml:space="preserve">Socio-economic background is a cornerstone of social scientific research. There is no one universally agreed measure employed. There are two main schools of thought when attempting to capture socio-economic background. The first is a measure of social class which contemporarily employs occupation-based schema. The second are social stratification scales which instead rely on capturing a continuous measure. </w:t>
      </w:r>
    </w:p>
    <w:p w14:paraId="6662440E" w14:textId="77777777" w:rsidR="00C95AE0" w:rsidRPr="00220C73" w:rsidRDefault="00C95AE0" w:rsidP="00C95AE0">
      <w:pPr>
        <w:rPr>
          <w:rFonts w:ascii="Helvetica" w:hAnsi="Helvetica" w:cs="Helvetica"/>
          <w:sz w:val="24"/>
          <w:szCs w:val="24"/>
        </w:rPr>
      </w:pPr>
      <w:r w:rsidRPr="00220C73">
        <w:rPr>
          <w:rFonts w:ascii="Helvetica" w:hAnsi="Helvetica" w:cs="Helvetica"/>
          <w:sz w:val="24"/>
          <w:szCs w:val="24"/>
        </w:rPr>
        <w:t xml:space="preserve">Social class as a variable is one that has constant and consistent debate throughout sociological literature – even today whilst current schemas reign dominant, there is no universally held gold-standard of social class within empirical research. Three approaches that are used: social class schemes, social stratification scales, and the micro-class appro. </w:t>
      </w:r>
    </w:p>
    <w:p w14:paraId="62D9BA08" w14:textId="77777777" w:rsidR="00C95AE0" w:rsidRPr="00220C73" w:rsidRDefault="00C95AE0" w:rsidP="00C95AE0">
      <w:pPr>
        <w:rPr>
          <w:rFonts w:ascii="Helvetica" w:hAnsi="Helvetica" w:cs="Helvetica"/>
          <w:sz w:val="24"/>
          <w:szCs w:val="24"/>
        </w:rPr>
      </w:pPr>
      <w:r w:rsidRPr="00220C73">
        <w:rPr>
          <w:rFonts w:ascii="Helvetica" w:hAnsi="Helvetica" w:cs="Helvetica"/>
          <w:sz w:val="24"/>
          <w:szCs w:val="24"/>
        </w:rPr>
        <w:t xml:space="preserve">This PhD thesis seeks to find the most appropriate measure of social class to fit the given models of analysis. This is to find the most empirically useful schema to distinguish most effectively the analytical purposes in mind for this research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{"citationID":"Gzgz0PND","properties":{"formattedCitation":"(Bergman and Joye, 2001)","plainCitation":"(Bergman and Joye, 2001)","dontUpdate":true,"noteIndex":0},"citationItems":[{"id":2653,"uris":["http://zotero.org/users/8741181/items/UNRHD47Q"],"itemData":{"id":2653,"type":"article-journal","container-title":"Cambridge studies in Social research","language":"en","page":"53","source":"Zotero","title":"Comparing Social Stratification Schemas: CAMSIS, CSP-CH, Goldthorpe, ISCO-88, Treiman, and Wright","author":[{"family":"Bergman","given":"Manfred Max"},{"family":"Joye","given":"Dominique"}],"issued":{"date-parts":[["2001"]]}}}],"schema":"https://github.com/citation-style-language/schema/raw/master/csl-citation.json"}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(Bergman and Joye, 2001: 14)</w:t>
      </w:r>
      <w:r w:rsidRPr="00220C73">
        <w:rPr>
          <w:rFonts w:ascii="Helvetica" w:hAnsi="Helvetica" w:cs="Helvetica"/>
          <w:sz w:val="24"/>
          <w:szCs w:val="24"/>
        </w:rPr>
        <w:fldChar w:fldCharType="end"/>
      </w:r>
      <w:r w:rsidRPr="00220C73">
        <w:rPr>
          <w:rFonts w:ascii="Helvetica" w:hAnsi="Helvetica" w:cs="Helvetica"/>
          <w:sz w:val="24"/>
          <w:szCs w:val="24"/>
        </w:rPr>
        <w:t xml:space="preserve">. Multiple measures of social class will be reflected upon. This following section seeks to establish the major measures of social class and weigh their common strengths and weaknesses, which may affect model parsimony. </w:t>
      </w:r>
    </w:p>
    <w:p w14:paraId="55C2A2CA" w14:textId="77777777" w:rsidR="00C95AE0" w:rsidRPr="00220C73" w:rsidRDefault="00C95AE0" w:rsidP="00C95AE0">
      <w:pPr>
        <w:rPr>
          <w:rFonts w:ascii="Helvetica" w:hAnsi="Helvetica" w:cs="Helvetica"/>
          <w:sz w:val="24"/>
          <w:szCs w:val="24"/>
        </w:rPr>
      </w:pPr>
      <w:r w:rsidRPr="00220C73">
        <w:rPr>
          <w:rFonts w:ascii="Helvetica" w:hAnsi="Helvetica" w:cs="Helvetica"/>
          <w:sz w:val="24"/>
          <w:szCs w:val="24"/>
        </w:rPr>
        <w:t xml:space="preserve">One element that is important to develop is the concept of time. Prestige scales, social class schemes, occupational grading all rely on rather static temporal procedures. Longer-term structural transformations of society will alter the underlying distribution of stratification over time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{"citationID":"gmQluUEz","properties":{"formattedCitation":"(Lambert and Barnett, 2021)","plainCitation":"(Lambert and Barnett, 2021)","dontUpdate":true,"noteIndex":0},"citationItems":[{"id":1305,"uris":["http://zotero.org/users/8741181/items/RQZ4C89C"],"itemData":{"id":1305,"type":"chapter","abstract":"Many different approaches are available to measure the social stratification position of individuals. It is well known that different approaches can be associated with different theoretical and empirical properties. Nevertheless there is little consistent advice when confronting two important and interconnected considerations that affect many analyses of inequalities: how can we best exploit stratification measures when an intersectional and/or longitudinal understanding is prioritised? This paper will review the features of a number of important candidate measures of social stratification and discuss the challenges and opportunities for adapting conventional practices in ways that can take better account of intersectional and longitudinal analytical considerations.","container-title":"The Routledge Handbook of Contemporary Inequalities and the Life Course","edition":"1","event-place":"London","ISBN":"978-0-429-47005-9","language":"en","note":"DOI: 10.4324/9780429470059-18","page":"188-198","publisher":"Routledge","publisher-place":"London","source":"DOI.org (Crossref)","title":"Optimising the use of measures of social stratification in research with intersectional and longitudinal analytical priorities","URL":"https://www.taylorfrancis.com/books/9780429470059/chapters/10.4324/9780429470059-18","container-author":[{"family":"Nico","given":"Magda"},{"family":"Pollock","given":"Gary"}],"author":[{"family":"Lambert","given":"Paul"},{"family":"Barnett","given":"Camilla"}],"accessed":{"date-parts":[["2022",2,12]]},"issued":{"date-parts":[["2021",12,8]]}}}],"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(Lambert and Barnett, 2021: 191)</w:t>
      </w:r>
      <w:r w:rsidRPr="00220C73">
        <w:rPr>
          <w:rFonts w:ascii="Helvetica" w:hAnsi="Helvetica" w:cs="Helvetica"/>
          <w:sz w:val="24"/>
          <w:szCs w:val="24"/>
        </w:rPr>
        <w:fldChar w:fldCharType="end"/>
      </w:r>
      <w:r w:rsidRPr="00220C73">
        <w:rPr>
          <w:rFonts w:ascii="Helvetica" w:hAnsi="Helvetica" w:cs="Helvetica"/>
          <w:sz w:val="24"/>
          <w:szCs w:val="24"/>
        </w:rPr>
        <w:t>. The prestige and economic capital of a bank teller is very different from the start of the 1950s compared to present day. With each schema being constructed in different ways, it will be interesting to highlight the potential temporal implications within this research.</w:t>
      </w:r>
    </w:p>
    <w:p w14:paraId="55777CAB" w14:textId="77642F8E" w:rsidR="00C95AE0" w:rsidRPr="00220C73" w:rsidRDefault="00C95AE0" w:rsidP="00707BF6">
      <w:pPr>
        <w:rPr>
          <w:rFonts w:ascii="Helvetica" w:hAnsi="Helvetica" w:cs="Helvetica"/>
          <w:sz w:val="24"/>
          <w:szCs w:val="24"/>
        </w:rPr>
      </w:pPr>
      <w:r w:rsidRPr="00220C73">
        <w:rPr>
          <w:rFonts w:ascii="Helvetica" w:hAnsi="Helvetica" w:cs="Helvetica"/>
          <w:sz w:val="24"/>
          <w:szCs w:val="24"/>
        </w:rPr>
        <w:lastRenderedPageBreak/>
        <w:t>The NCDS provides occupational coding measures for father’s socio-economic position using a variety of measures. The measures provided are the Registrar General Class Schema, National Statistics Socio-Economic Classification, and the Cambridge Social interaction and Stratification scale. Occupational coding measures were taken in 1969. Unfortunately, no such occupational measures were taken for mothers making it impossible to employ a dominance approach. The first occupational measure gives a full six class categorisation</w:t>
      </w:r>
      <w:r w:rsidRPr="00220C73">
        <w:rPr>
          <w:rStyle w:val="FootnoteReference"/>
          <w:rFonts w:ascii="Helvetica" w:hAnsi="Helvetica" w:cs="Helvetica"/>
          <w:sz w:val="24"/>
          <w:szCs w:val="24"/>
        </w:rPr>
        <w:footnoteReference w:id="11"/>
      </w:r>
      <w:r w:rsidRPr="00220C73">
        <w:rPr>
          <w:rFonts w:ascii="Helvetica" w:hAnsi="Helvetica" w:cs="Helvetica"/>
          <w:sz w:val="24"/>
          <w:szCs w:val="24"/>
        </w:rPr>
        <w:t>. This occupational measure had to be collapsed in order to appropriately conduct multiple imputation. The second occupational measure ranges from 2-13.5 of the National Statistics Socio-Economic Classification scale and so the most appropriate collapsing of the scale is into the three-category schema</w:t>
      </w:r>
      <w:r w:rsidRPr="00220C73">
        <w:rPr>
          <w:rStyle w:val="FootnoteReference"/>
          <w:rFonts w:ascii="Helvetica" w:hAnsi="Helvetica" w:cs="Helvetica"/>
          <w:sz w:val="24"/>
          <w:szCs w:val="24"/>
        </w:rPr>
        <w:footnoteReference w:id="12"/>
      </w:r>
      <w:r w:rsidRPr="00220C73">
        <w:rPr>
          <w:rFonts w:ascii="Helvetica" w:hAnsi="Helvetica" w:cs="Helvetica"/>
          <w:sz w:val="24"/>
          <w:szCs w:val="24"/>
        </w:rPr>
        <w:t xml:space="preserve">. The last measure is continuous and as such no recoding was required. </w:t>
      </w:r>
    </w:p>
    <w:p w14:paraId="6F0B2592" w14:textId="77777777" w:rsidR="0086540A" w:rsidRPr="00220C73" w:rsidRDefault="0086540A" w:rsidP="0086540A">
      <w:pPr>
        <w:rPr>
          <w:ins w:id="60" w:author="Scott Oatley" w:date="2023-03-31T13:21:00Z"/>
          <w:rFonts w:ascii="Helvetica" w:hAnsi="Helvetica" w:cs="Helvetica"/>
          <w:sz w:val="24"/>
          <w:szCs w:val="24"/>
        </w:rPr>
      </w:pPr>
      <w:r w:rsidRPr="00220C73">
        <w:rPr>
          <w:rFonts w:ascii="Helvetica" w:hAnsi="Helvetica" w:cs="Helvetica"/>
          <w:sz w:val="24"/>
          <w:szCs w:val="24"/>
        </w:rPr>
        <w:t>The final three variables for subsequent analysis are all considered socio-economic variables. Two are social class schemas and one is a stratification scale.</w:t>
      </w:r>
      <w:ins w:id="61" w:author="Scott Oatley" w:date="2023-03-31T13:04:00Z">
        <w:r w:rsidRPr="00220C73">
          <w:rPr>
            <w:rFonts w:ascii="Helvetica" w:hAnsi="Helvetica" w:cs="Helvetica"/>
            <w:sz w:val="24"/>
            <w:szCs w:val="24"/>
          </w:rPr>
          <w:t xml:space="preserve"> Multiple socio-economic measures are considered </w:t>
        </w:r>
      </w:ins>
      <w:ins w:id="62" w:author="Scott Oatley" w:date="2023-03-31T13:05:00Z">
        <w:r w:rsidRPr="00220C73">
          <w:rPr>
            <w:rFonts w:ascii="Helvetica" w:hAnsi="Helvetica" w:cs="Helvetica"/>
            <w:sz w:val="24"/>
            <w:szCs w:val="24"/>
          </w:rPr>
          <w:t>to see whether there are different patterns for different dimensions of social stratification both within cohorts and across them by comparising between cohort substantive findings.</w:t>
        </w:r>
      </w:ins>
      <w:r w:rsidRPr="00220C73">
        <w:rPr>
          <w:rFonts w:ascii="Helvetica" w:hAnsi="Helvetica" w:cs="Helvetica"/>
          <w:sz w:val="24"/>
          <w:szCs w:val="24"/>
        </w:rPr>
        <w:t xml:space="preserve"> </w:t>
      </w:r>
      <w:commentRangeStart w:id="63"/>
      <w:r w:rsidRPr="00220C73">
        <w:rPr>
          <w:rFonts w:ascii="Helvetica" w:hAnsi="Helvetica" w:cs="Helvetica"/>
          <w:sz w:val="24"/>
          <w:szCs w:val="24"/>
        </w:rPr>
        <w:t>Three measures are included for sensitivity analysis of socio-economic measures</w:t>
      </w:r>
      <w:commentRangeEnd w:id="63"/>
      <w:r w:rsidRPr="00220C73">
        <w:rPr>
          <w:rStyle w:val="CommentReference"/>
          <w:rFonts w:ascii="Helvetica" w:hAnsi="Helvetica" w:cs="Helvetica"/>
          <w:sz w:val="24"/>
          <w:szCs w:val="24"/>
        </w:rPr>
        <w:commentReference w:id="63"/>
      </w:r>
      <w:ins w:id="64" w:author="Scott Oatley" w:date="2023-03-31T13:05:00Z">
        <w:r w:rsidRPr="00220C73">
          <w:rPr>
            <w:rFonts w:ascii="Helvetica" w:hAnsi="Helvetica" w:cs="Helvetica"/>
            <w:sz w:val="24"/>
            <w:szCs w:val="24"/>
          </w:rPr>
          <w:t xml:space="preserve"> across three separate mode</w:t>
        </w:r>
      </w:ins>
      <w:ins w:id="65" w:author="Scott Oatley" w:date="2023-03-31T13:06:00Z">
        <w:r w:rsidRPr="00220C73">
          <w:rPr>
            <w:rFonts w:ascii="Helvetica" w:hAnsi="Helvetica" w:cs="Helvetica"/>
            <w:sz w:val="24"/>
            <w:szCs w:val="24"/>
          </w:rPr>
          <w:t>ls so a comparison between these measures can be made</w:t>
        </w:r>
      </w:ins>
      <w:r w:rsidRPr="00220C73">
        <w:rPr>
          <w:rFonts w:ascii="Helvetica" w:hAnsi="Helvetica" w:cs="Helvetica"/>
          <w:sz w:val="24"/>
          <w:szCs w:val="24"/>
        </w:rPr>
        <w:t>. The National Statistics Socio-economic Classification (NS-SEC) is a social class schema that indicates socio-economic position based upon occupation in a non-hierarchical format. The NCDS makes it possible to construct the full NS-SEC schema</w:t>
      </w:r>
      <w:commentRangeStart w:id="66"/>
      <w:r w:rsidRPr="00220C73">
        <w:rPr>
          <w:rStyle w:val="FootnoteReference"/>
          <w:rFonts w:ascii="Helvetica" w:hAnsi="Helvetica" w:cs="Helvetica"/>
          <w:sz w:val="24"/>
          <w:szCs w:val="24"/>
        </w:rPr>
        <w:footnoteReference w:id="13"/>
      </w:r>
      <w:r w:rsidRPr="00220C73">
        <w:rPr>
          <w:rFonts w:ascii="Helvetica" w:hAnsi="Helvetica" w:cs="Helvetica"/>
          <w:sz w:val="24"/>
          <w:szCs w:val="24"/>
        </w:rPr>
        <w:t>.</w:t>
      </w:r>
      <w:commentRangeEnd w:id="66"/>
      <w:r w:rsidRPr="00220C73">
        <w:rPr>
          <w:rStyle w:val="CommentReference"/>
          <w:rFonts w:ascii="Helvetica" w:hAnsi="Helvetica" w:cs="Helvetica"/>
          <w:sz w:val="24"/>
          <w:szCs w:val="24"/>
        </w:rPr>
        <w:commentReference w:id="66"/>
      </w:r>
      <w:r w:rsidRPr="00220C73">
        <w:rPr>
          <w:rFonts w:ascii="Helvetica" w:hAnsi="Helvetica" w:cs="Helvetica"/>
          <w:sz w:val="24"/>
          <w:szCs w:val="24"/>
        </w:rPr>
        <w:t xml:space="preserve"> The Registrar General’s Social Class schema (RGSC) is a hierarchical class schema based on occupation. The occupational codes provided by the NCDS make it possible to construct the six-category schema of the RGSC. </w:t>
      </w:r>
      <w:commentRangeStart w:id="67"/>
      <w:r w:rsidRPr="00220C73">
        <w:rPr>
          <w:rFonts w:ascii="Helvetica" w:hAnsi="Helvetica" w:cs="Helvetica"/>
          <w:sz w:val="24"/>
          <w:szCs w:val="24"/>
        </w:rPr>
        <w:t xml:space="preserve">CAMSIS is a continuous measure that assumes categorical measures of socio-economic position are inferior to continuous ones. The occupational codes provided by the NCDS provides CAMSIS codes to conduct analysis with. </w:t>
      </w:r>
      <w:commentRangeEnd w:id="67"/>
      <w:r w:rsidRPr="00220C73">
        <w:rPr>
          <w:rStyle w:val="CommentReference"/>
          <w:rFonts w:ascii="Helvetica" w:hAnsi="Helvetica" w:cs="Helvetica"/>
          <w:sz w:val="24"/>
          <w:szCs w:val="24"/>
        </w:rPr>
        <w:commentReference w:id="67"/>
      </w:r>
    </w:p>
    <w:p w14:paraId="19AD31A6" w14:textId="3E02A917" w:rsidR="0086540A" w:rsidRPr="00220C73" w:rsidRDefault="0086540A" w:rsidP="0086540A">
      <w:pPr>
        <w:rPr>
          <w:rFonts w:ascii="Helvetica" w:hAnsi="Helvetica" w:cs="Helvetica"/>
          <w:sz w:val="24"/>
          <w:szCs w:val="24"/>
        </w:rPr>
      </w:pPr>
      <w:ins w:id="68" w:author="Scott Oatley" w:date="2023-03-31T13:21:00Z">
        <w:r w:rsidRPr="00220C73">
          <w:rPr>
            <w:rFonts w:ascii="Helvetica" w:hAnsi="Helvetica" w:cs="Helvetica"/>
            <w:sz w:val="24"/>
            <w:szCs w:val="24"/>
          </w:rPr>
          <w:t>There are many other socio-economic measures</w:t>
        </w:r>
      </w:ins>
      <w:ins w:id="69" w:author="Scott Oatley" w:date="2023-03-31T13:22:00Z">
        <w:r w:rsidRPr="00220C73">
          <w:rPr>
            <w:rFonts w:ascii="Helvetica" w:hAnsi="Helvetica" w:cs="Helvetica"/>
            <w:sz w:val="24"/>
            <w:szCs w:val="24"/>
          </w:rPr>
          <w:t>. The rational for including the RGSC, NS-SEC, and CAMSIS are based upon theoretical diversity</w:t>
        </w:r>
      </w:ins>
      <w:ins w:id="70" w:author="Scott Oatley" w:date="2023-03-31T13:23:00Z">
        <w:r w:rsidRPr="00220C73">
          <w:rPr>
            <w:rFonts w:ascii="Helvetica" w:hAnsi="Helvetica" w:cs="Helvetica"/>
            <w:sz w:val="24"/>
            <w:szCs w:val="24"/>
          </w:rPr>
          <w:t xml:space="preserve"> and empirical practicality. The most straightforward explanation as to why these three measures were included specifically is that these three measures are easily able to be constructed using the NCDS. </w:t>
        </w:r>
      </w:ins>
      <w:ins w:id="71" w:author="Scott Oatley" w:date="2023-03-31T13:24:00Z">
        <w:r w:rsidRPr="00220C73">
          <w:rPr>
            <w:rFonts w:ascii="Helvetica" w:hAnsi="Helvetica" w:cs="Helvetica"/>
            <w:sz w:val="24"/>
            <w:szCs w:val="24"/>
          </w:rPr>
          <w:t>An occupational coding file is provided for Sweep Two of the NCDS which enable</w:t>
        </w:r>
      </w:ins>
      <w:ins w:id="72" w:author="Scott Oatley" w:date="2023-03-31T13:25:00Z">
        <w:r w:rsidRPr="00220C73">
          <w:rPr>
            <w:rFonts w:ascii="Helvetica" w:hAnsi="Helvetica" w:cs="Helvetica"/>
            <w:sz w:val="24"/>
            <w:szCs w:val="24"/>
          </w:rPr>
          <w:t>s the construction of the full RGSC and NS-SEC social class schemas as well as CAMSIS. All three socio-economic measures are constructed using a different theoretical orientation. Th</w:t>
        </w:r>
      </w:ins>
      <w:ins w:id="73" w:author="Scott Oatley" w:date="2023-03-31T13:26:00Z">
        <w:r w:rsidRPr="00220C73">
          <w:rPr>
            <w:rFonts w:ascii="Helvetica" w:hAnsi="Helvetica" w:cs="Helvetica"/>
            <w:sz w:val="24"/>
            <w:szCs w:val="24"/>
          </w:rPr>
          <w:t xml:space="preserve">e RGSC’s strict hierarchical nature </w:t>
        </w:r>
      </w:ins>
      <w:ins w:id="74" w:author="Scott Oatley" w:date="2023-03-31T13:27:00Z">
        <w:r w:rsidRPr="00220C73">
          <w:rPr>
            <w:rFonts w:ascii="Helvetica" w:hAnsi="Helvetica" w:cs="Helvetica"/>
            <w:sz w:val="24"/>
            <w:szCs w:val="24"/>
          </w:rPr>
          <w:t>separates itself from the NS-SEC that argues against a hierarchy for example. Both RGSC and NS-SEC are</w:t>
        </w:r>
      </w:ins>
      <w:ins w:id="75" w:author="Scott Oatley" w:date="2023-03-31T13:28:00Z">
        <w:r w:rsidRPr="00220C73">
          <w:rPr>
            <w:rFonts w:ascii="Helvetica" w:hAnsi="Helvetica" w:cs="Helvetica"/>
            <w:sz w:val="24"/>
            <w:szCs w:val="24"/>
          </w:rPr>
          <w:t xml:space="preserve"> </w:t>
        </w:r>
      </w:ins>
      <w:ins w:id="76" w:author="Scott Oatley" w:date="2023-03-31T13:30:00Z">
        <w:r w:rsidRPr="00220C73">
          <w:rPr>
            <w:rFonts w:ascii="Helvetica" w:hAnsi="Helvetica" w:cs="Helvetica"/>
            <w:sz w:val="24"/>
            <w:szCs w:val="24"/>
          </w:rPr>
          <w:t>categorical gradational scales in comparison to the CAMSIS which is a single continuous measure. Other socio-economic measures were considered – for example the neo-</w:t>
        </w:r>
      </w:ins>
      <w:ins w:id="77" w:author="Scott Oatley" w:date="2023-03-31T13:31:00Z">
        <w:r w:rsidRPr="00220C73">
          <w:rPr>
            <w:rFonts w:ascii="Helvetica" w:hAnsi="Helvetica" w:cs="Helvetica"/>
            <w:sz w:val="24"/>
            <w:szCs w:val="24"/>
          </w:rPr>
          <w:t>Marxian</w:t>
        </w:r>
      </w:ins>
      <w:ins w:id="78" w:author="Scott Oatley" w:date="2023-03-31T13:30:00Z">
        <w:r w:rsidRPr="00220C73">
          <w:rPr>
            <w:rFonts w:ascii="Helvetica" w:hAnsi="Helvetica" w:cs="Helvetica"/>
            <w:sz w:val="24"/>
            <w:szCs w:val="24"/>
          </w:rPr>
          <w:t xml:space="preserve"> social </w:t>
        </w:r>
      </w:ins>
      <w:ins w:id="79" w:author="Scott Oatley" w:date="2023-03-31T13:31:00Z">
        <w:r w:rsidRPr="00220C73">
          <w:rPr>
            <w:rFonts w:ascii="Helvetica" w:hAnsi="Helvetica" w:cs="Helvetica"/>
            <w:sz w:val="24"/>
            <w:szCs w:val="24"/>
          </w:rPr>
          <w:t xml:space="preserve">class schema developed by Wright (XXXX). This measure would provide an alternative social class </w:t>
        </w:r>
        <w:r w:rsidRPr="00220C73">
          <w:rPr>
            <w:rFonts w:ascii="Helvetica" w:hAnsi="Helvetica" w:cs="Helvetica"/>
            <w:sz w:val="24"/>
            <w:szCs w:val="24"/>
          </w:rPr>
          <w:lastRenderedPageBreak/>
          <w:t xml:space="preserve">schema that challenges the occupational dominance of the RGSC and NS-SEC. However, due to data limitations this schema </w:t>
        </w:r>
      </w:ins>
      <w:ins w:id="80" w:author="Scott Oatley" w:date="2023-03-31T13:32:00Z">
        <w:r w:rsidRPr="00220C73">
          <w:rPr>
            <w:rFonts w:ascii="Helvetica" w:hAnsi="Helvetica" w:cs="Helvetica"/>
            <w:sz w:val="24"/>
            <w:szCs w:val="24"/>
          </w:rPr>
          <w:t xml:space="preserve">can not be practically constructed. </w:t>
        </w:r>
      </w:ins>
    </w:p>
    <w:p w14:paraId="071DA55C" w14:textId="653855BF" w:rsidR="00C95AE0" w:rsidRPr="00220C73" w:rsidRDefault="00C95AE0" w:rsidP="0086540A">
      <w:pPr>
        <w:rPr>
          <w:rFonts w:ascii="Helvetica" w:hAnsi="Helvetica" w:cs="Helvetica"/>
          <w:sz w:val="24"/>
          <w:szCs w:val="24"/>
        </w:rPr>
      </w:pPr>
      <w:r w:rsidRPr="00220C73">
        <w:rPr>
          <w:rFonts w:ascii="Helvetica" w:hAnsi="Helvetica" w:cs="Helvetica"/>
          <w:sz w:val="24"/>
          <w:szCs w:val="24"/>
        </w:rPr>
        <w:t xml:space="preserve">The following section provides a detailed breakdown of each chosen social stratification measure, explaining their theoretical makeup and their analytical construction. </w:t>
      </w:r>
    </w:p>
    <w:p w14:paraId="28096A84" w14:textId="77777777" w:rsidR="005A78EE" w:rsidRPr="00220C73" w:rsidRDefault="005A78EE" w:rsidP="00C95AE0">
      <w:pPr>
        <w:pStyle w:val="Heading5"/>
        <w:rPr>
          <w:rFonts w:ascii="Helvetica" w:hAnsi="Helvetica" w:cs="Helvetica"/>
          <w:sz w:val="24"/>
          <w:szCs w:val="24"/>
        </w:rPr>
      </w:pPr>
      <w:r w:rsidRPr="00220C73">
        <w:rPr>
          <w:rFonts w:ascii="Helvetica" w:hAnsi="Helvetica" w:cs="Helvetica"/>
          <w:sz w:val="24"/>
          <w:szCs w:val="24"/>
        </w:rPr>
        <w:t>Registrar General Class Schema</w:t>
      </w:r>
    </w:p>
    <w:p w14:paraId="0C480BBE" w14:textId="77777777" w:rsidR="005A78EE" w:rsidRPr="00220C73" w:rsidRDefault="005A78EE" w:rsidP="005A78EE">
      <w:pPr>
        <w:rPr>
          <w:rFonts w:ascii="Helvetica" w:hAnsi="Helvetica" w:cs="Helvetica"/>
          <w:sz w:val="24"/>
          <w:szCs w:val="24"/>
        </w:rPr>
      </w:pPr>
      <w:r w:rsidRPr="00220C73">
        <w:rPr>
          <w:rFonts w:ascii="Helvetica" w:hAnsi="Helvetica" w:cs="Helvetica"/>
          <w:sz w:val="24"/>
          <w:szCs w:val="24"/>
        </w:rPr>
        <w:t>The Registrar General’s Social Class (RGSC) is one of the oldest social class measures in the UK – first used in 1911 to show variation in infant mortality according to parents’ occupation</w:t>
      </w:r>
      <w:del w:id="81" w:author="Scott Oatley" w:date="2023-04-01T11:02:00Z">
        <w:r w:rsidRPr="00220C73" w:rsidDel="00714BE4">
          <w:rPr>
            <w:rFonts w:ascii="Helvetica" w:hAnsi="Helvetica" w:cs="Helvetica"/>
            <w:sz w:val="24"/>
            <w:szCs w:val="24"/>
          </w:rPr>
          <w:delText xml:space="preserve"> </w:delText>
        </w:r>
      </w:del>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{"citationID":"MGguGIjp","properties":{"formattedCitation":"(\\uc0\\u8216{}Annual report for the 1911 of the registrar-general\\uc0\\u8217{}, 1913)","plainCitation":"(‘Annual report for the 1911 of the registrar-general’, 1913)","noteIndex":0},"citationItems":[{"id":11370,"uris":["http://zotero.org/users/8741181/items/P6NJZGGH"],"itemData":{"id":11370,"type":"article-journal","DOI":"https://doi.org/10.1016/S0140-6736(01)78008-7","issue":"4708","page":"1491-1492","title":"Annual report for the 1911 of the registrar-general","volume":"182","issued":{"date-parts":[["1913"]]}}}],"schema":"https://github.com/citation-style-language/schema/raw/master/csl-citation.json"}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(‘Annual report for the 1911 of the registrar-general’, 1913)</w:t>
      </w:r>
      <w:r w:rsidRPr="00220C73">
        <w:rPr>
          <w:rFonts w:ascii="Helvetica" w:hAnsi="Helvetica" w:cs="Helvetica"/>
          <w:sz w:val="24"/>
          <w:szCs w:val="24"/>
        </w:rPr>
        <w:fldChar w:fldCharType="end"/>
      </w:r>
      <w:del w:id="82" w:author="Scott Oatley" w:date="2023-04-01T11:02:00Z">
        <w:r w:rsidRPr="00220C73" w:rsidDel="00714BE4">
          <w:rPr>
            <w:rFonts w:ascii="Helvetica" w:hAnsi="Helvetica" w:cs="Helvetica"/>
            <w:sz w:val="24"/>
            <w:szCs w:val="24"/>
          </w:rPr>
          <w:fldChar w:fldCharType="begin"/>
        </w:r>
        <w:r w:rsidRPr="00220C73" w:rsidDel="00714BE4">
          <w:rPr>
            <w:rFonts w:ascii="Helvetica" w:hAnsi="Helvetica" w:cs="Helvetica"/>
            <w:sz w:val="24"/>
            <w:szCs w:val="24"/>
          </w:rPr>
          <w:delInstrText xml:space="preserve"> ADDIN ZOTERO_ITEM CSL_CITATION {"citationID":"U15cXzK5","properties":{"formattedCitation":"(Szreter, 1984)","plainCitation":"(Szreter, 1984)","dontUpdate":true,"noteIndex":0},"citationItems":[{"id":2630,"uris":["http://zotero.org/users/8741181/items/SK8DWTC7"],"itemData":{"id":2630,"type":"article-journal","container-title":"The British Journal of Sociology","DOI":"10.2307/590433","ISSN":"00071315","issue":"4","journalAbbreviation":"The British Journal of Sociology","language":"en","page":"522","source":"DOI.org (Crossref)","title":"The Genesis of the Registrar-General's Social Classification of Occupations","volume":"35","author":[{"family":"Szreter","given":"Simon R. S."}],"issued":{"date-parts":[["1984",12]]}}}],"schema":"https://github.com/citation-style-language/schema/raw/master/csl-citation.json"} </w:delInstrText>
        </w:r>
        <w:r w:rsidRPr="00220C73" w:rsidDel="00714BE4">
          <w:rPr>
            <w:rFonts w:ascii="Helvetica" w:hAnsi="Helvetica" w:cs="Helvetica"/>
            <w:sz w:val="24"/>
            <w:szCs w:val="24"/>
          </w:rPr>
          <w:fldChar w:fldCharType="separate"/>
        </w:r>
        <w:r w:rsidRPr="00220C73" w:rsidDel="00714BE4">
          <w:rPr>
            <w:rFonts w:ascii="Helvetica" w:hAnsi="Helvetica" w:cs="Helvetica"/>
            <w:sz w:val="24"/>
            <w:szCs w:val="24"/>
          </w:rPr>
          <w:fldChar w:fldCharType="end"/>
        </w:r>
      </w:del>
      <w:r w:rsidRPr="00220C73">
        <w:rPr>
          <w:rFonts w:ascii="Helvetica" w:hAnsi="Helvetica" w:cs="Helvetica"/>
          <w:sz w:val="24"/>
          <w:szCs w:val="24"/>
        </w:rPr>
        <w:t xml:space="preserve">. The </w:t>
      </w:r>
      <w:commentRangeStart w:id="83"/>
      <w:r w:rsidRPr="00220C73">
        <w:rPr>
          <w:rFonts w:ascii="Helvetica" w:hAnsi="Helvetica" w:cs="Helvetica"/>
          <w:sz w:val="24"/>
          <w:szCs w:val="24"/>
        </w:rPr>
        <w:t xml:space="preserve">measure is built upon the assumption that society is graded based upon a hierarchy of occupations(Murray </w:t>
      </w:r>
      <w:commentRangeEnd w:id="83"/>
      <w:r w:rsidRPr="00220C73">
        <w:rPr>
          <w:rStyle w:val="CommentReference"/>
          <w:rFonts w:ascii="Helvetica" w:hAnsi="Helvetica" w:cs="Helvetica"/>
          <w:sz w:val="24"/>
          <w:szCs w:val="24"/>
        </w:rPr>
        <w:commentReference w:id="83"/>
      </w:r>
      <w:r w:rsidRPr="00220C73">
        <w:rPr>
          <w:rFonts w:ascii="Helvetica" w:hAnsi="Helvetica" w:cs="Helvetica"/>
          <w:sz w:val="24"/>
          <w:szCs w:val="24"/>
        </w:rPr>
        <w:t xml:space="preserve">2011: 67). The schema is broken into six distinction categories and rages from unskilled manual occupation to higher level professionals (ibid). The RGSC </w:t>
      </w:r>
      <w:commentRangeStart w:id="84"/>
      <w:r w:rsidRPr="00220C73">
        <w:rPr>
          <w:rFonts w:ascii="Helvetica" w:hAnsi="Helvetica" w:cs="Helvetica"/>
          <w:sz w:val="24"/>
          <w:szCs w:val="24"/>
        </w:rPr>
        <w:t>once formed the basis of all commonly used social classifications within Britain (Szreter 1984: 523</w:t>
      </w:r>
      <w:commentRangeEnd w:id="84"/>
      <w:r w:rsidRPr="00220C73">
        <w:rPr>
          <w:rStyle w:val="CommentReference"/>
          <w:rFonts w:ascii="Helvetica" w:hAnsi="Helvetica" w:cs="Helvetica"/>
          <w:sz w:val="24"/>
          <w:szCs w:val="24"/>
        </w:rPr>
        <w:commentReference w:id="84"/>
      </w:r>
      <w:r w:rsidRPr="00220C73">
        <w:rPr>
          <w:rFonts w:ascii="Helvetica" w:hAnsi="Helvetica" w:cs="Helvetica"/>
          <w:sz w:val="24"/>
          <w:szCs w:val="24"/>
        </w:rPr>
        <w:t xml:space="preserve">) which gives the RGSC a widely known level of recognition. </w:t>
      </w:r>
      <w:ins w:id="85" w:author="Scott Oatley" w:date="2023-04-01T11:04:00Z">
        <w:r w:rsidRPr="00220C73">
          <w:rPr>
            <w:rFonts w:ascii="Helvetica" w:hAnsi="Helvetica" w:cs="Helvetica"/>
            <w:sz w:val="24"/>
            <w:szCs w:val="24"/>
          </w:rPr>
          <w:t xml:space="preserve">With </w:t>
        </w:r>
      </w:ins>
      <w:r w:rsidRPr="00220C73">
        <w:rPr>
          <w:rFonts w:ascii="Helvetica" w:hAnsi="Helvetica" w:cs="Helvetica"/>
          <w:sz w:val="24"/>
          <w:szCs w:val="24"/>
        </w:rPr>
        <w:t>that</w:t>
      </w:r>
      <w:ins w:id="86" w:author="Scott Oatley" w:date="2023-04-01T11:04:00Z">
        <w:r w:rsidRPr="00220C73">
          <w:rPr>
            <w:rFonts w:ascii="Helvetica" w:hAnsi="Helvetica" w:cs="Helvetica"/>
            <w:sz w:val="24"/>
            <w:szCs w:val="24"/>
          </w:rPr>
          <w:t xml:space="preserve"> being said, alternative measures, such as the National Statistics Socio-Economic Classification have risen to prominence</w:t>
        </w:r>
      </w:ins>
      <w:ins w:id="87" w:author="Scott Oatley" w:date="2023-04-01T11:05:00Z">
        <w:r w:rsidRPr="00220C73">
          <w:rPr>
            <w:rFonts w:ascii="Helvetica" w:hAnsi="Helvetica" w:cs="Helvetica"/>
            <w:sz w:val="24"/>
            <w:szCs w:val="24"/>
          </w:rPr>
          <w:t>. The RGSC was a popular social class measure of its time (particularly around the 1980s). This temporal distinction remains important for subsequent sensitivity analyses in cross-</w:t>
        </w:r>
      </w:ins>
      <w:ins w:id="88" w:author="Scott Oatley" w:date="2023-04-01T11:07:00Z">
        <w:r w:rsidRPr="00220C73">
          <w:rPr>
            <w:rFonts w:ascii="Helvetica" w:hAnsi="Helvetica" w:cs="Helvetica"/>
            <w:sz w:val="24"/>
            <w:szCs w:val="24"/>
          </w:rPr>
          <w:t>comparisons</w:t>
        </w:r>
      </w:ins>
      <w:ins w:id="89" w:author="Scott Oatley" w:date="2023-04-01T11:06:00Z">
        <w:r w:rsidRPr="00220C73">
          <w:rPr>
            <w:rFonts w:ascii="Helvetica" w:hAnsi="Helvetica" w:cs="Helvetica"/>
            <w:sz w:val="24"/>
            <w:szCs w:val="24"/>
          </w:rPr>
          <w:t xml:space="preserve"> between cohorts. The RGSC and other measures will be used to understand if the temporal element to the construction of social class impacts a models best fit. </w:t>
        </w:r>
      </w:ins>
    </w:p>
    <w:p w14:paraId="42F73DEF" w14:textId="77777777" w:rsidR="005A78EE" w:rsidRPr="00220C73" w:rsidRDefault="005A78EE" w:rsidP="005A78EE">
      <w:pPr>
        <w:rPr>
          <w:ins w:id="90" w:author="Scott Oatley" w:date="2023-04-01T11:07:00Z"/>
          <w:rFonts w:ascii="Helvetica" w:hAnsi="Helvetica" w:cs="Helvetica"/>
          <w:sz w:val="24"/>
          <w:szCs w:val="24"/>
        </w:rPr>
      </w:pPr>
      <w:r w:rsidRPr="00220C73">
        <w:rPr>
          <w:rFonts w:ascii="Helvetica" w:hAnsi="Helvetica" w:cs="Helvetica"/>
          <w:sz w:val="24"/>
          <w:szCs w:val="24"/>
        </w:rPr>
        <w:t>The RGSC as Szreter (1984: 538) articulates, has five distinctive theoretical implications</w:t>
      </w:r>
      <w:ins w:id="91" w:author="Scott Oatley" w:date="2023-04-01T11:08:00Z">
        <w:r w:rsidRPr="00220C73">
          <w:rPr>
            <w:rFonts w:ascii="Helvetica" w:hAnsi="Helvetica" w:cs="Helvetica"/>
            <w:sz w:val="24"/>
            <w:szCs w:val="24"/>
          </w:rPr>
          <w:t xml:space="preserve">. The RGSC rests upon a theoretical assumption that social inequality exists within society. This social inequality </w:t>
        </w:r>
      </w:ins>
      <w:ins w:id="92" w:author="Scott Oatley" w:date="2023-04-01T11:09:00Z">
        <w:r w:rsidRPr="00220C73">
          <w:rPr>
            <w:rFonts w:ascii="Helvetica" w:hAnsi="Helvetica" w:cs="Helvetica"/>
            <w:sz w:val="24"/>
            <w:szCs w:val="24"/>
          </w:rPr>
          <w:t>is structured around a single scale of social position/status within society encapsulated within occupational categories. These occupational categories form a</w:t>
        </w:r>
      </w:ins>
      <w:ins w:id="93" w:author="Scott Oatley" w:date="2023-04-01T11:10:00Z">
        <w:r w:rsidRPr="00220C73">
          <w:rPr>
            <w:rFonts w:ascii="Helvetica" w:hAnsi="Helvetica" w:cs="Helvetica"/>
            <w:sz w:val="24"/>
            <w:szCs w:val="24"/>
          </w:rPr>
          <w:t xml:space="preserve"> single uni-dimensional</w:t>
        </w:r>
      </w:ins>
      <w:ins w:id="94" w:author="Scott Oatley" w:date="2023-04-01T11:09:00Z">
        <w:r w:rsidRPr="00220C73">
          <w:rPr>
            <w:rFonts w:ascii="Helvetica" w:hAnsi="Helvetica" w:cs="Helvetica"/>
            <w:sz w:val="24"/>
            <w:szCs w:val="24"/>
          </w:rPr>
          <w:t xml:space="preserve"> hierarchy across all of Britain</w:t>
        </w:r>
      </w:ins>
      <w:ins w:id="95" w:author="Scott Oatley" w:date="2023-04-01T11:10:00Z">
        <w:r w:rsidRPr="00220C73">
          <w:rPr>
            <w:rFonts w:ascii="Helvetica" w:hAnsi="Helvetica" w:cs="Helvetica"/>
            <w:sz w:val="24"/>
            <w:szCs w:val="24"/>
          </w:rPr>
          <w:t>.</w:t>
        </w:r>
      </w:ins>
      <w:commentRangeStart w:id="96"/>
    </w:p>
    <w:p w14:paraId="220FBF5C" w14:textId="77777777" w:rsidR="005A78EE" w:rsidRPr="00220C73" w:rsidRDefault="005A78EE" w:rsidP="005A78EE">
      <w:pPr>
        <w:rPr>
          <w:rFonts w:ascii="Helvetica" w:hAnsi="Helvetica" w:cs="Helvetica"/>
          <w:sz w:val="24"/>
          <w:szCs w:val="24"/>
        </w:rPr>
      </w:pPr>
      <w:r w:rsidRPr="00220C73">
        <w:rPr>
          <w:rFonts w:ascii="Helvetica" w:hAnsi="Helvetica" w:cs="Helvetica"/>
          <w:sz w:val="24"/>
          <w:szCs w:val="24"/>
        </w:rPr>
        <w:t xml:space="preserve">The original creator of the schema, Stevenson, created the model of RGSC based upon an assumption that society is comprised of an upper middle, middle, and working class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{"citationID":"gU6tdu7Z","properties":{"formattedCitation":"(Prandy, 1999)","plainCitation":"(Prandy, 1999)","dontUpdate":true,"noteIndex":0},"citationItems":[{"id":2705,"uris":["http://zotero.org/users/8741181/items/2PWPQP2I"],"itemData":{"id":2705,"type":"article-journal","abstract":"Using published standardised mortality ratios for individual occupational groups in 1981, the value of the RegistrarGeneral’s Social Class schema for analysing health inequalities is compared with an alternative approach to the measurement of social stratiﬁcation, the Cambridge Scale. A major issue is the extent to which the social classes really constitute social groups with a high degree of internal homogeneity and with clear boundaries between them. It is shown that, in relation to mortality ratios, they do not and that the stratiﬁcation order is closer to a continuous hierarchy. The Cambridge Scale is to be preferred on both theoretical and empirical grounds: being constructed on a much sounder basis and superior in an explanatory sense. The advantages of a continuous measure are further explored by looking at the mortality ratios for malignant neoplasms and coronary heart diseases in the broader context of material factors (average earnings) and lifestyle (smoking).","container-title":"Sociology of Health &amp; Illness","DOI":"10.1111/1467-9566.00167","ISSN":"0141-9889, 1467-9566","issue":"4","journalAbbreviation":"Sociology of Health &amp; Illness","language":"en","page":"466-484","source":"DOI.org (Crossref)","title":"Class, stratification and inequalities in health: a comparison of the Registrar</w:instrText>
      </w:r>
      <w:r w:rsidRPr="00220C73">
        <w:rPr>
          <w:rFonts w:ascii="Cambria Math" w:hAnsi="Cambria Math" w:cs="Cambria Math"/>
          <w:sz w:val="24"/>
          <w:szCs w:val="24"/>
        </w:rPr>
        <w:instrText>‐</w:instrText>
      </w:r>
      <w:r w:rsidRPr="00220C73">
        <w:rPr>
          <w:rFonts w:ascii="Helvetica" w:hAnsi="Helvetica" w:cs="Helvetica"/>
          <w:sz w:val="24"/>
          <w:szCs w:val="24"/>
        </w:rPr>
        <w:instrText xml:space="preserve">General’s Social Classes and the Cambridge Scale","title-short":"Class, stratification and inequalities in health","volume":"21","author":[{"family":"Prandy","given":"Kenneth"}],"issued":{"date-parts":[["1999",7]]}}}],"schema":"https://github.com/citation-style-language/schema/raw/master/csl-citation.json"}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(Prandy, 1999: 468)</w:t>
      </w:r>
      <w:r w:rsidRPr="00220C73">
        <w:rPr>
          <w:rFonts w:ascii="Helvetica" w:hAnsi="Helvetica" w:cs="Helvetica"/>
          <w:sz w:val="24"/>
          <w:szCs w:val="24"/>
        </w:rPr>
        <w:fldChar w:fldCharType="end"/>
      </w:r>
      <w:r w:rsidRPr="00220C73">
        <w:rPr>
          <w:rFonts w:ascii="Helvetica" w:hAnsi="Helvetica" w:cs="Helvetica"/>
          <w:sz w:val="24"/>
          <w:szCs w:val="24"/>
        </w:rPr>
        <w:t xml:space="preserve">. This assumption is baked into the theoretical implications </w:t>
      </w:r>
      <w:commentRangeEnd w:id="96"/>
      <w:r w:rsidRPr="00220C73">
        <w:rPr>
          <w:rStyle w:val="CommentReference"/>
          <w:rFonts w:ascii="Helvetica" w:hAnsi="Helvetica" w:cs="Helvetica"/>
          <w:sz w:val="24"/>
          <w:szCs w:val="24"/>
        </w:rPr>
        <w:commentReference w:id="96"/>
      </w:r>
      <w:r w:rsidRPr="00220C73">
        <w:rPr>
          <w:rFonts w:ascii="Helvetica" w:hAnsi="Helvetica" w:cs="Helvetica"/>
          <w:sz w:val="24"/>
          <w:szCs w:val="24"/>
        </w:rPr>
        <w:t xml:space="preserve">mentioned above. </w:t>
      </w:r>
    </w:p>
    <w:p w14:paraId="512CF57A" w14:textId="77777777" w:rsidR="005A78EE" w:rsidRPr="00220C73" w:rsidRDefault="005A78EE" w:rsidP="005A78EE">
      <w:pPr>
        <w:rPr>
          <w:rFonts w:ascii="Helvetica" w:hAnsi="Helvetica" w:cs="Helvetica"/>
          <w:sz w:val="24"/>
          <w:szCs w:val="24"/>
        </w:rPr>
      </w:pPr>
      <w:r w:rsidRPr="00220C73">
        <w:rPr>
          <w:rFonts w:ascii="Helvetica" w:hAnsi="Helvetica" w:cs="Helvetica"/>
          <w:sz w:val="24"/>
          <w:szCs w:val="24"/>
        </w:rPr>
        <w:t xml:space="preserve">The Full RGSC class schema is detailed below: </w:t>
      </w:r>
    </w:p>
    <w:p w14:paraId="44D226FB" w14:textId="6ADAE10F" w:rsidR="005A78EE" w:rsidRPr="00220C73" w:rsidRDefault="005A78EE" w:rsidP="005A78EE">
      <w:pPr>
        <w:pStyle w:val="Caption"/>
        <w:keepNext/>
        <w:rPr>
          <w:rFonts w:ascii="Helvetica" w:hAnsi="Helvetica" w:cs="Helvetica"/>
          <w:color w:val="auto"/>
          <w:sz w:val="24"/>
          <w:szCs w:val="24"/>
        </w:rPr>
      </w:pPr>
      <w:r w:rsidRPr="00220C73">
        <w:rPr>
          <w:rFonts w:ascii="Helvetica" w:hAnsi="Helvetica" w:cs="Helvetica"/>
          <w:color w:val="auto"/>
          <w:sz w:val="24"/>
          <w:szCs w:val="24"/>
        </w:rPr>
        <w:t xml:space="preserve">Table </w:t>
      </w:r>
      <w:r w:rsidRPr="00220C73">
        <w:rPr>
          <w:rFonts w:ascii="Helvetica" w:hAnsi="Helvetica" w:cs="Helvetica"/>
          <w:color w:val="auto"/>
          <w:sz w:val="24"/>
          <w:szCs w:val="24"/>
        </w:rPr>
        <w:fldChar w:fldCharType="begin"/>
      </w:r>
      <w:r w:rsidRPr="00220C73">
        <w:rPr>
          <w:rFonts w:ascii="Helvetica" w:hAnsi="Helvetica" w:cs="Helvetica"/>
          <w:color w:val="auto"/>
          <w:sz w:val="24"/>
          <w:szCs w:val="24"/>
        </w:rPr>
        <w:instrText xml:space="preserve"> SEQ Table \* ARABIC </w:instrText>
      </w:r>
      <w:r w:rsidRPr="00220C73">
        <w:rPr>
          <w:rFonts w:ascii="Helvetica" w:hAnsi="Helvetica" w:cs="Helvetica"/>
          <w:color w:val="auto"/>
          <w:sz w:val="24"/>
          <w:szCs w:val="24"/>
        </w:rPr>
        <w:fldChar w:fldCharType="separate"/>
      </w:r>
      <w:r w:rsidRPr="00220C73">
        <w:rPr>
          <w:rFonts w:ascii="Helvetica" w:hAnsi="Helvetica" w:cs="Helvetica"/>
          <w:noProof/>
          <w:color w:val="auto"/>
          <w:sz w:val="24"/>
          <w:szCs w:val="24"/>
        </w:rPr>
        <w:t>1</w:t>
      </w:r>
      <w:r w:rsidRPr="00220C73">
        <w:rPr>
          <w:rFonts w:ascii="Helvetica" w:hAnsi="Helvetica" w:cs="Helvetica"/>
          <w:color w:val="auto"/>
          <w:sz w:val="24"/>
          <w:szCs w:val="24"/>
        </w:rPr>
        <w:fldChar w:fldCharType="end"/>
      </w:r>
      <w:r w:rsidRPr="00220C73">
        <w:rPr>
          <w:rFonts w:ascii="Helvetica" w:hAnsi="Helvetica" w:cs="Helvetica"/>
          <w:color w:val="auto"/>
          <w:sz w:val="24"/>
          <w:szCs w:val="24"/>
        </w:rPr>
        <w:t>.</w:t>
      </w:r>
      <w:r w:rsidR="002020E2">
        <w:rPr>
          <w:rFonts w:ascii="Helvetica" w:hAnsi="Helvetica" w:cs="Helvetica"/>
          <w:color w:val="auto"/>
          <w:sz w:val="24"/>
          <w:szCs w:val="24"/>
        </w:rPr>
        <w:t>3</w:t>
      </w:r>
      <w:r w:rsidRPr="00220C73">
        <w:rPr>
          <w:rFonts w:ascii="Helvetica" w:hAnsi="Helvetica" w:cs="Helvetica"/>
          <w:color w:val="auto"/>
          <w:sz w:val="24"/>
          <w:szCs w:val="24"/>
        </w:rPr>
        <w:t xml:space="preserve"> RGSC Class Schema</w:t>
      </w:r>
    </w:p>
    <w:tbl>
      <w:tblPr>
        <w:tblStyle w:val="GridTable2"/>
        <w:tblW w:w="0" w:type="auto"/>
        <w:tblLook w:val="04A0" w:firstRow="1" w:lastRow="0" w:firstColumn="1" w:lastColumn="0" w:noHBand="0" w:noVBand="1"/>
      </w:tblPr>
      <w:tblGrid>
        <w:gridCol w:w="4500"/>
        <w:gridCol w:w="4526"/>
      </w:tblGrid>
      <w:tr w:rsidR="005A78EE" w:rsidRPr="00220C73" w14:paraId="68BEEDBD" w14:textId="77777777" w:rsidTr="00DC2F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D2E46F8" w14:textId="77777777" w:rsidR="005A78EE" w:rsidRPr="00220C73" w:rsidRDefault="005A78EE" w:rsidP="00DC2FFC">
            <w:pPr>
              <w:rPr>
                <w:rFonts w:ascii="Helvetica" w:hAnsi="Helvetica" w:cs="Helvetica"/>
                <w:sz w:val="24"/>
                <w:szCs w:val="24"/>
              </w:rPr>
            </w:pPr>
            <w:r w:rsidRPr="00220C73">
              <w:rPr>
                <w:rFonts w:ascii="Helvetica" w:hAnsi="Helvetica" w:cs="Helvetica"/>
                <w:sz w:val="24"/>
                <w:szCs w:val="24"/>
              </w:rPr>
              <w:t>Class</w:t>
            </w:r>
          </w:p>
        </w:tc>
        <w:tc>
          <w:tcPr>
            <w:tcW w:w="4621" w:type="dxa"/>
          </w:tcPr>
          <w:p w14:paraId="0365857E" w14:textId="77777777" w:rsidR="005A78EE" w:rsidRPr="00220C73" w:rsidRDefault="005A78EE" w:rsidP="00DC2FFC">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Occupations</w:t>
            </w:r>
          </w:p>
        </w:tc>
      </w:tr>
      <w:tr w:rsidR="005A78EE" w:rsidRPr="00220C73" w14:paraId="16590F34" w14:textId="77777777" w:rsidTr="00DC2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FB369FC" w14:textId="77777777" w:rsidR="005A78EE" w:rsidRPr="00220C73" w:rsidRDefault="005A78EE" w:rsidP="00DC2FFC">
            <w:pPr>
              <w:rPr>
                <w:rFonts w:ascii="Helvetica" w:hAnsi="Helvetica" w:cs="Helvetica"/>
                <w:sz w:val="24"/>
                <w:szCs w:val="24"/>
              </w:rPr>
            </w:pPr>
            <w:r w:rsidRPr="00220C73">
              <w:rPr>
                <w:rFonts w:ascii="Helvetica" w:hAnsi="Helvetica" w:cs="Helvetica"/>
                <w:sz w:val="24"/>
                <w:szCs w:val="24"/>
              </w:rPr>
              <w:t>I</w:t>
            </w:r>
          </w:p>
        </w:tc>
        <w:tc>
          <w:tcPr>
            <w:tcW w:w="4621" w:type="dxa"/>
          </w:tcPr>
          <w:p w14:paraId="20F5F231" w14:textId="77777777" w:rsidR="005A78EE" w:rsidRPr="00220C73" w:rsidRDefault="005A78EE" w:rsidP="00DC2FFC">
            <w:pP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Professional Occupations</w:t>
            </w:r>
          </w:p>
        </w:tc>
      </w:tr>
      <w:tr w:rsidR="005A78EE" w:rsidRPr="00220C73" w14:paraId="3832E438" w14:textId="77777777" w:rsidTr="00DC2FFC">
        <w:tc>
          <w:tcPr>
            <w:cnfStyle w:val="001000000000" w:firstRow="0" w:lastRow="0" w:firstColumn="1" w:lastColumn="0" w:oddVBand="0" w:evenVBand="0" w:oddHBand="0" w:evenHBand="0" w:firstRowFirstColumn="0" w:firstRowLastColumn="0" w:lastRowFirstColumn="0" w:lastRowLastColumn="0"/>
            <w:tcW w:w="4621" w:type="dxa"/>
          </w:tcPr>
          <w:p w14:paraId="71A909B7" w14:textId="77777777" w:rsidR="005A78EE" w:rsidRPr="00220C73" w:rsidRDefault="005A78EE" w:rsidP="00DC2FFC">
            <w:pPr>
              <w:rPr>
                <w:rFonts w:ascii="Helvetica" w:hAnsi="Helvetica" w:cs="Helvetica"/>
                <w:sz w:val="24"/>
                <w:szCs w:val="24"/>
              </w:rPr>
            </w:pPr>
            <w:r w:rsidRPr="00220C73">
              <w:rPr>
                <w:rFonts w:ascii="Helvetica" w:hAnsi="Helvetica" w:cs="Helvetica"/>
                <w:sz w:val="24"/>
                <w:szCs w:val="24"/>
              </w:rPr>
              <w:t>II</w:t>
            </w:r>
          </w:p>
        </w:tc>
        <w:tc>
          <w:tcPr>
            <w:tcW w:w="4621" w:type="dxa"/>
          </w:tcPr>
          <w:p w14:paraId="7CE6AAC9" w14:textId="77777777" w:rsidR="005A78EE" w:rsidRPr="00220C73" w:rsidRDefault="005A78EE" w:rsidP="00DC2FFC">
            <w:pP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Intermediate Occupations</w:t>
            </w:r>
          </w:p>
        </w:tc>
      </w:tr>
      <w:tr w:rsidR="005A78EE" w:rsidRPr="00220C73" w14:paraId="6F4E1BB6" w14:textId="77777777" w:rsidTr="00DC2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136A1449" w14:textId="77777777" w:rsidR="005A78EE" w:rsidRPr="00220C73" w:rsidRDefault="005A78EE" w:rsidP="00DC2FFC">
            <w:pPr>
              <w:rPr>
                <w:rFonts w:ascii="Helvetica" w:hAnsi="Helvetica" w:cs="Helvetica"/>
                <w:sz w:val="24"/>
                <w:szCs w:val="24"/>
              </w:rPr>
            </w:pPr>
            <w:r w:rsidRPr="00220C73">
              <w:rPr>
                <w:rFonts w:ascii="Helvetica" w:hAnsi="Helvetica" w:cs="Helvetica"/>
                <w:sz w:val="24"/>
                <w:szCs w:val="24"/>
              </w:rPr>
              <w:t>IIIN</w:t>
            </w:r>
          </w:p>
        </w:tc>
        <w:tc>
          <w:tcPr>
            <w:tcW w:w="4621" w:type="dxa"/>
          </w:tcPr>
          <w:p w14:paraId="6798E31F" w14:textId="77777777" w:rsidR="005A78EE" w:rsidRPr="00220C73" w:rsidRDefault="005A78EE" w:rsidP="00DC2FFC">
            <w:pP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Skilled Non-Manual Occupations</w:t>
            </w:r>
          </w:p>
        </w:tc>
      </w:tr>
      <w:tr w:rsidR="005A78EE" w:rsidRPr="00220C73" w14:paraId="720A9FE5" w14:textId="77777777" w:rsidTr="00DC2FFC">
        <w:tc>
          <w:tcPr>
            <w:cnfStyle w:val="001000000000" w:firstRow="0" w:lastRow="0" w:firstColumn="1" w:lastColumn="0" w:oddVBand="0" w:evenVBand="0" w:oddHBand="0" w:evenHBand="0" w:firstRowFirstColumn="0" w:firstRowLastColumn="0" w:lastRowFirstColumn="0" w:lastRowLastColumn="0"/>
            <w:tcW w:w="4621" w:type="dxa"/>
          </w:tcPr>
          <w:p w14:paraId="228A1433" w14:textId="77777777" w:rsidR="005A78EE" w:rsidRPr="00220C73" w:rsidRDefault="005A78EE" w:rsidP="00DC2FFC">
            <w:pPr>
              <w:rPr>
                <w:rFonts w:ascii="Helvetica" w:hAnsi="Helvetica" w:cs="Helvetica"/>
                <w:sz w:val="24"/>
                <w:szCs w:val="24"/>
              </w:rPr>
            </w:pPr>
            <w:r w:rsidRPr="00220C73">
              <w:rPr>
                <w:rFonts w:ascii="Helvetica" w:hAnsi="Helvetica" w:cs="Helvetica"/>
                <w:sz w:val="24"/>
                <w:szCs w:val="24"/>
              </w:rPr>
              <w:t>IIIM</w:t>
            </w:r>
          </w:p>
        </w:tc>
        <w:tc>
          <w:tcPr>
            <w:tcW w:w="4621" w:type="dxa"/>
          </w:tcPr>
          <w:p w14:paraId="26359E67" w14:textId="77777777" w:rsidR="005A78EE" w:rsidRPr="00220C73" w:rsidRDefault="005A78EE" w:rsidP="00DC2FFC">
            <w:pP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Skilled Manual Occupations</w:t>
            </w:r>
          </w:p>
        </w:tc>
      </w:tr>
      <w:tr w:rsidR="005A78EE" w:rsidRPr="00220C73" w14:paraId="509ADE31" w14:textId="77777777" w:rsidTr="00DC2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1CA5032A" w14:textId="77777777" w:rsidR="005A78EE" w:rsidRPr="00220C73" w:rsidRDefault="005A78EE" w:rsidP="00DC2FFC">
            <w:pPr>
              <w:rPr>
                <w:rFonts w:ascii="Helvetica" w:hAnsi="Helvetica" w:cs="Helvetica"/>
                <w:sz w:val="24"/>
                <w:szCs w:val="24"/>
              </w:rPr>
            </w:pPr>
            <w:r w:rsidRPr="00220C73">
              <w:rPr>
                <w:rFonts w:ascii="Helvetica" w:hAnsi="Helvetica" w:cs="Helvetica"/>
                <w:sz w:val="24"/>
                <w:szCs w:val="24"/>
              </w:rPr>
              <w:t>IV</w:t>
            </w:r>
          </w:p>
        </w:tc>
        <w:tc>
          <w:tcPr>
            <w:tcW w:w="4621" w:type="dxa"/>
          </w:tcPr>
          <w:p w14:paraId="01771630" w14:textId="77777777" w:rsidR="005A78EE" w:rsidRPr="00220C73" w:rsidRDefault="005A78EE" w:rsidP="00DC2FFC">
            <w:pP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Partly Skilled Occupations</w:t>
            </w:r>
          </w:p>
        </w:tc>
      </w:tr>
      <w:tr w:rsidR="005A78EE" w:rsidRPr="00220C73" w14:paraId="1B48899D" w14:textId="77777777" w:rsidTr="00DC2FFC">
        <w:tc>
          <w:tcPr>
            <w:cnfStyle w:val="001000000000" w:firstRow="0" w:lastRow="0" w:firstColumn="1" w:lastColumn="0" w:oddVBand="0" w:evenVBand="0" w:oddHBand="0" w:evenHBand="0" w:firstRowFirstColumn="0" w:firstRowLastColumn="0" w:lastRowFirstColumn="0" w:lastRowLastColumn="0"/>
            <w:tcW w:w="4621" w:type="dxa"/>
          </w:tcPr>
          <w:p w14:paraId="604AE4D4" w14:textId="77777777" w:rsidR="005A78EE" w:rsidRPr="00220C73" w:rsidRDefault="005A78EE" w:rsidP="00DC2FFC">
            <w:pPr>
              <w:rPr>
                <w:rFonts w:ascii="Helvetica" w:hAnsi="Helvetica" w:cs="Helvetica"/>
                <w:sz w:val="24"/>
                <w:szCs w:val="24"/>
              </w:rPr>
            </w:pPr>
            <w:r w:rsidRPr="00220C73">
              <w:rPr>
                <w:rFonts w:ascii="Helvetica" w:hAnsi="Helvetica" w:cs="Helvetica"/>
                <w:sz w:val="24"/>
                <w:szCs w:val="24"/>
              </w:rPr>
              <w:t>V</w:t>
            </w:r>
          </w:p>
        </w:tc>
        <w:tc>
          <w:tcPr>
            <w:tcW w:w="4621" w:type="dxa"/>
          </w:tcPr>
          <w:p w14:paraId="343974F4" w14:textId="77777777" w:rsidR="005A78EE" w:rsidRPr="00220C73" w:rsidRDefault="005A78EE" w:rsidP="00DC2FFC">
            <w:pP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Unskilled Occupations</w:t>
            </w:r>
          </w:p>
        </w:tc>
      </w:tr>
    </w:tbl>
    <w:p w14:paraId="48D3FEC3" w14:textId="77777777" w:rsidR="005A78EE" w:rsidRPr="00220C73" w:rsidRDefault="005A78EE" w:rsidP="005A78EE">
      <w:pPr>
        <w:rPr>
          <w:rFonts w:ascii="Helvetica" w:hAnsi="Helvetica" w:cs="Helvetica"/>
          <w:sz w:val="24"/>
          <w:szCs w:val="24"/>
        </w:rPr>
      </w:pPr>
    </w:p>
    <w:p w14:paraId="07E1578F" w14:textId="77777777" w:rsidR="005A78EE" w:rsidRPr="00220C73" w:rsidDel="00714BE4" w:rsidRDefault="005A78EE" w:rsidP="005A78EE">
      <w:pPr>
        <w:rPr>
          <w:del w:id="97" w:author="Scott Oatley" w:date="2023-04-01T11:11:00Z"/>
          <w:rFonts w:ascii="Helvetica" w:hAnsi="Helvetica" w:cs="Helvetica"/>
          <w:sz w:val="24"/>
          <w:szCs w:val="24"/>
        </w:rPr>
      </w:pPr>
      <w:r w:rsidRPr="00220C73">
        <w:rPr>
          <w:rFonts w:ascii="Helvetica" w:hAnsi="Helvetica" w:cs="Helvetica"/>
          <w:sz w:val="24"/>
          <w:szCs w:val="24"/>
        </w:rPr>
        <w:lastRenderedPageBreak/>
        <w:t xml:space="preserve">The NCDS provides occupational codes and social-class categories so that the full RGSC class schema can be replicated and reproduced for subsequent analysis. </w:t>
      </w:r>
    </w:p>
    <w:p w14:paraId="6AE8BED2" w14:textId="4A13B6F8" w:rsidR="005A78EE" w:rsidRPr="00220C73" w:rsidRDefault="005A78EE" w:rsidP="00C95AE0">
      <w:pPr>
        <w:pStyle w:val="Heading5"/>
        <w:rPr>
          <w:rFonts w:ascii="Helvetica" w:hAnsi="Helvetica" w:cs="Helvetica"/>
          <w:sz w:val="24"/>
          <w:szCs w:val="24"/>
        </w:rPr>
      </w:pPr>
      <w:r w:rsidRPr="00220C73">
        <w:rPr>
          <w:rFonts w:ascii="Helvetica" w:hAnsi="Helvetica" w:cs="Helvetica"/>
          <w:sz w:val="24"/>
          <w:szCs w:val="24"/>
        </w:rPr>
        <w:t>National Statistics Socio-Economic Classification</w:t>
      </w:r>
    </w:p>
    <w:p w14:paraId="7DED6F21" w14:textId="77777777" w:rsidR="005A78EE" w:rsidRPr="00220C73" w:rsidRDefault="005A78EE" w:rsidP="005A78EE">
      <w:pPr>
        <w:rPr>
          <w:rFonts w:ascii="Helvetica" w:hAnsi="Helvetica" w:cs="Helvetica"/>
          <w:sz w:val="24"/>
          <w:szCs w:val="24"/>
        </w:rPr>
      </w:pPr>
      <w:r w:rsidRPr="00220C73">
        <w:rPr>
          <w:rFonts w:ascii="Helvetica" w:hAnsi="Helvetica" w:cs="Helvetica"/>
          <w:sz w:val="24"/>
          <w:szCs w:val="24"/>
        </w:rPr>
        <w:t>Over the years, the work of Goldthorpe has produced a variety of social class schemas (the E</w:t>
      </w:r>
      <w:ins w:id="98" w:author="Scott Oatley" w:date="2023-04-01T11:11:00Z">
        <w:r w:rsidRPr="00220C73">
          <w:rPr>
            <w:rFonts w:ascii="Helvetica" w:hAnsi="Helvetica" w:cs="Helvetica"/>
            <w:sz w:val="24"/>
            <w:szCs w:val="24"/>
          </w:rPr>
          <w:t>GP</w:t>
        </w:r>
      </w:ins>
      <w:r w:rsidRPr="00220C73">
        <w:rPr>
          <w:rFonts w:ascii="Helvetica" w:hAnsi="Helvetica" w:cs="Helvetica"/>
          <w:sz w:val="24"/>
          <w:szCs w:val="24"/>
        </w:rPr>
        <w:t xml:space="preserve"> schema</w:t>
      </w:r>
      <w:ins w:id="99" w:author="Scott Oatley" w:date="2023-04-01T11:12:00Z">
        <w:r w:rsidRPr="00220C73">
          <w:rPr>
            <w:rFonts w:ascii="Helvetica" w:hAnsi="Helvetica" w:cs="Helvetica"/>
            <w:sz w:val="24"/>
            <w:szCs w:val="24"/>
          </w:rPr>
          <w:t>, which was later updated by the EG schema</w:t>
        </w:r>
      </w:ins>
      <w:r w:rsidRPr="00220C73">
        <w:rPr>
          <w:rFonts w:ascii="Helvetica" w:hAnsi="Helvetica" w:cs="Helvetica"/>
          <w:sz w:val="24"/>
          <w:szCs w:val="24"/>
        </w:rPr>
        <w:t xml:space="preserve">). The most up to date version is the NS-SEC schema. </w:t>
      </w:r>
    </w:p>
    <w:p w14:paraId="18CD341C" w14:textId="77777777" w:rsidR="005A78EE" w:rsidRPr="00220C73" w:rsidRDefault="005A78EE" w:rsidP="005A78EE">
      <w:pPr>
        <w:rPr>
          <w:rFonts w:ascii="Helvetica" w:hAnsi="Helvetica" w:cs="Helvetica"/>
          <w:sz w:val="24"/>
          <w:szCs w:val="24"/>
        </w:rPr>
      </w:pPr>
      <w:r w:rsidRPr="00220C73">
        <w:rPr>
          <w:rFonts w:ascii="Helvetica" w:hAnsi="Helvetica" w:cs="Helvetica"/>
          <w:sz w:val="24"/>
          <w:szCs w:val="24"/>
        </w:rPr>
        <w:t xml:space="preserve">Central to Goldthorpe’s ideas on social class – and the development of social class schemas is employment relations. These employment relations are split into three distinctive formations: those that purchase labour and have authority over those they have purchased labour from, self-employed workers, and employees who sell their labour and are thus under the authority of employers (Bergman and Joye 2001: 12). It is within this differentiation of employment relations that gives rise to class-based patterns of social stratification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{"citationID":"J2Jkmk84","properties":{"formattedCitation":"(Williams, 2017)","plainCitation":"(Williams, 2017)","noteIndex":0},"citationItems":[{"id":1487,"uris":["http://zotero.org/users/8741181/items/Y6FWCSAX"],"itemData":{"id":1487,"type":"article-journal","abstract":"This article explores the relationship between the job characteristics underlying the Goldthorpe model of social class (work monitoring difficulty and human asset specificity) and those underlying theories of technological change (routine and analytical tasks) highlighted as key drivers for growing inequality. Analysis of the 2012 British Skills and Employment Survey demonstrates monitoring difficulty and asset specificity predict National Statistics Socio-Economic Classification (NS-SEC) membership and employment relations in ways expected by the Goldthorpe model, but the role of asset specificity is partially confounded by analytical tasks. It concludes that while the Goldthorpe model continues to provide a useful descriptive tool of inequality-producing processes and employment relations in the labour market, examining underlying job characteristics directly is a promising avenue for future research in understanding over time dynamics in the evolution of occupational inequalities.","container-title":"Work, Employment and Society","DOI":"10.1177/0950017016653087","ISSN":"0950-0170, 1469-8722","issue":"1","journalAbbreviation":"Work, Employment and Society","language":"en","page":"153-165","source":"DOI.org (Crossref)","title":"An old model of social class? Job characteristics and the NS-SEC schema","title-short":"An old model of social class?","volume":"31","author":[{"family":"Williams","given":"Mark"}],"issued":{"date-parts":[["2017",2]]}}}],"schema":"https://github.com/citation-style-language/schema/raw/master/csl-citation.json"}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(Williams, 2017)</w:t>
      </w:r>
      <w:r w:rsidRPr="00220C73">
        <w:rPr>
          <w:rFonts w:ascii="Helvetica" w:hAnsi="Helvetica" w:cs="Helvetica"/>
          <w:sz w:val="24"/>
          <w:szCs w:val="24"/>
        </w:rPr>
        <w:fldChar w:fldCharType="end"/>
      </w:r>
      <w:r w:rsidRPr="00220C73">
        <w:rPr>
          <w:rFonts w:ascii="Helvetica" w:hAnsi="Helvetica" w:cs="Helvetica"/>
          <w:sz w:val="24"/>
          <w:szCs w:val="24"/>
        </w:rPr>
        <w:t xml:space="preserve">. Like other social class schemas already mentioned, a central tendency for Goldthorpe’s study of social class rests upon an analysis of relationships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{"citationID":"JUW9JoRU","properties":{"formattedCitation":"(Goldthorpe and Marshall, 1992)","plainCitation":"(Goldthorpe and Marshall, 1992)","noteIndex":0},"citationItems":[{"id":393,"uris":["http://zotero.org/users/8741181/items/T3BSZXEG"],"itemData":{"id":393,"type":"article-journal","title":"The promising future of class analysis: a response to recent critiques","author":[{"family":"Goldthorpe","given":"John H"},{"family":"Marshall","given":"Gordon"}],"issued":{"date-parts":[["1992"]]}}}],"schema":"https://github.com/citation-style-language/schema/raw/master/csl-citation.json"}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(Goldthorpe and Marshall, 1992)</w:t>
      </w:r>
      <w:r w:rsidRPr="00220C73">
        <w:rPr>
          <w:rFonts w:ascii="Helvetica" w:hAnsi="Helvetica" w:cs="Helvetica"/>
          <w:sz w:val="24"/>
          <w:szCs w:val="24"/>
        </w:rPr>
        <w:fldChar w:fldCharType="end"/>
      </w:r>
      <w:r w:rsidRPr="00220C73">
        <w:rPr>
          <w:rFonts w:ascii="Helvetica" w:hAnsi="Helvetica" w:cs="Helvetica"/>
          <w:sz w:val="24"/>
          <w:szCs w:val="24"/>
        </w:rPr>
        <w:t xml:space="preserve">. </w:t>
      </w:r>
    </w:p>
    <w:p w14:paraId="1354D809" w14:textId="77777777" w:rsidR="005A78EE" w:rsidRPr="00220C73" w:rsidRDefault="005A78EE" w:rsidP="005A78EE">
      <w:pPr>
        <w:rPr>
          <w:rFonts w:ascii="Helvetica" w:hAnsi="Helvetica" w:cs="Helvetica"/>
          <w:sz w:val="24"/>
          <w:szCs w:val="24"/>
        </w:rPr>
      </w:pPr>
      <w:commentRangeStart w:id="100"/>
      <w:r w:rsidRPr="00220C73">
        <w:rPr>
          <w:rFonts w:ascii="Helvetica" w:hAnsi="Helvetica" w:cs="Helvetica"/>
          <w:sz w:val="24"/>
          <w:szCs w:val="24"/>
        </w:rPr>
        <w:t xml:space="preserve">The full NS-SEC classification </w:t>
      </w:r>
      <w:commentRangeEnd w:id="100"/>
      <w:r w:rsidRPr="00220C73">
        <w:rPr>
          <w:rStyle w:val="CommentReference"/>
          <w:rFonts w:ascii="Helvetica" w:hAnsi="Helvetica" w:cs="Helvetica"/>
          <w:sz w:val="24"/>
          <w:szCs w:val="24"/>
        </w:rPr>
        <w:commentReference w:id="100"/>
      </w:r>
      <w:r w:rsidRPr="00220C73">
        <w:rPr>
          <w:rFonts w:ascii="Helvetica" w:hAnsi="Helvetica" w:cs="Helvetica"/>
          <w:sz w:val="24"/>
          <w:szCs w:val="24"/>
        </w:rPr>
        <w:t xml:space="preserve">schema has 14 constituent parts but can be broken down into as few as three categories. This ability to break down the social class schema is attractive – particularly when using data that has limited sample sizes or complications related to multiple imputation convergence. </w:t>
      </w:r>
    </w:p>
    <w:p w14:paraId="38F09E26" w14:textId="77777777" w:rsidR="005A78EE" w:rsidRPr="00220C73" w:rsidRDefault="005A78EE" w:rsidP="005A78EE">
      <w:pPr>
        <w:rPr>
          <w:rFonts w:ascii="Helvetica" w:hAnsi="Helvetica" w:cs="Helvetica"/>
          <w:sz w:val="24"/>
          <w:szCs w:val="24"/>
        </w:rPr>
      </w:pPr>
      <w:r w:rsidRPr="00220C73">
        <w:rPr>
          <w:rFonts w:ascii="Helvetica" w:hAnsi="Helvetica" w:cs="Helvetica"/>
          <w:sz w:val="24"/>
          <w:szCs w:val="24"/>
        </w:rPr>
        <w:t xml:space="preserve">In testing the criterion-related validity of the Goldthorpe schema, Evans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{"citationID":"koGTHnu9","properties":{"formattedCitation":"(Evans, 1992)","plainCitation":"(Evans, 1992)","dontUpdate":true,"noteIndex":0},"citationItems":[{"id":2671,"uris":["http://zotero.org/users/8741181/items/R856E5Q2"],"itemData":{"id":2671,"type":"article-journal","container-title":"European Sociological Review","DOI":"10.1093/oxfordjournals.esr.a036638","ISSN":"1468-2672, 0266-7215","issue":"3","language":"en","page":"211-232","source":"DOI.org (Crossref)","title":"Testing the validity of the Goldthorpe class schema","volume":"8","author":[{"family":"Evans","given":"Geoffrey"}],"issued":{"date-parts":[["1992",12]]}}}],"schema":"https://github.com/citation-style-language/schema/raw/master/csl-citation.json"}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(1992: 211)</w:t>
      </w:r>
      <w:r w:rsidRPr="00220C73">
        <w:rPr>
          <w:rFonts w:ascii="Helvetica" w:hAnsi="Helvetica" w:cs="Helvetica"/>
          <w:sz w:val="24"/>
          <w:szCs w:val="24"/>
        </w:rPr>
        <w:fldChar w:fldCharType="end"/>
      </w:r>
      <w:r w:rsidRPr="00220C73">
        <w:rPr>
          <w:rFonts w:ascii="Helvetica" w:hAnsi="Helvetica" w:cs="Helvetica"/>
          <w:sz w:val="24"/>
          <w:szCs w:val="24"/>
        </w:rPr>
        <w:t xml:space="preserve"> found that the analysis found strong associations between class and indicators of employment conditions – consistent with the theoretical intentions embodied within the schema. </w:t>
      </w:r>
    </w:p>
    <w:p w14:paraId="01EFD939" w14:textId="0BF0D33C" w:rsidR="005A78EE" w:rsidRPr="00220C73" w:rsidRDefault="005A78EE" w:rsidP="005A78EE">
      <w:pPr>
        <w:pStyle w:val="Caption"/>
        <w:keepNext/>
        <w:rPr>
          <w:rFonts w:ascii="Helvetica" w:hAnsi="Helvetica" w:cs="Helvetica"/>
          <w:color w:val="auto"/>
          <w:sz w:val="24"/>
          <w:szCs w:val="24"/>
        </w:rPr>
      </w:pPr>
      <w:r w:rsidRPr="00220C73">
        <w:rPr>
          <w:rFonts w:ascii="Helvetica" w:hAnsi="Helvetica" w:cs="Helvetica"/>
          <w:color w:val="auto"/>
          <w:sz w:val="24"/>
          <w:szCs w:val="24"/>
        </w:rPr>
        <w:t>Table 1.</w:t>
      </w:r>
      <w:r w:rsidR="002020E2">
        <w:rPr>
          <w:rFonts w:ascii="Helvetica" w:hAnsi="Helvetica" w:cs="Helvetica"/>
          <w:color w:val="auto"/>
          <w:sz w:val="24"/>
          <w:szCs w:val="24"/>
        </w:rPr>
        <w:t>4</w:t>
      </w:r>
      <w:r w:rsidRPr="00220C73">
        <w:rPr>
          <w:rFonts w:ascii="Helvetica" w:hAnsi="Helvetica" w:cs="Helvetica"/>
          <w:color w:val="auto"/>
          <w:sz w:val="24"/>
          <w:szCs w:val="24"/>
        </w:rPr>
        <w:t xml:space="preserve"> NS-SEC Class Schema</w:t>
      </w:r>
    </w:p>
    <w:tbl>
      <w:tblPr>
        <w:tblStyle w:val="GridTable2"/>
        <w:tblW w:w="0" w:type="auto"/>
        <w:tblLook w:val="04A0" w:firstRow="1" w:lastRow="0" w:firstColumn="1" w:lastColumn="0" w:noHBand="0" w:noVBand="1"/>
      </w:tblPr>
      <w:tblGrid>
        <w:gridCol w:w="4919"/>
        <w:gridCol w:w="4107"/>
      </w:tblGrid>
      <w:tr w:rsidR="005A78EE" w:rsidRPr="00220C73" w14:paraId="0876D0BA" w14:textId="77777777" w:rsidTr="00DC2F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6D02C5" w14:textId="77777777" w:rsidR="005A78EE" w:rsidRPr="00220C73" w:rsidRDefault="005A78EE" w:rsidP="00DC2FFC">
            <w:pPr>
              <w:rPr>
                <w:rFonts w:ascii="Helvetica" w:hAnsi="Helvetica" w:cs="Helvetica"/>
                <w:sz w:val="24"/>
                <w:szCs w:val="24"/>
              </w:rPr>
            </w:pPr>
          </w:p>
        </w:tc>
        <w:tc>
          <w:tcPr>
            <w:tcW w:w="0" w:type="auto"/>
          </w:tcPr>
          <w:p w14:paraId="16104013" w14:textId="77777777" w:rsidR="005A78EE" w:rsidRPr="00220C73" w:rsidRDefault="005A78EE" w:rsidP="00DC2FFC">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lang w:val="en-US"/>
              </w:rPr>
            </w:pPr>
            <w:r w:rsidRPr="00220C73">
              <w:rPr>
                <w:rFonts w:ascii="Helvetica" w:hAnsi="Helvetica" w:cs="Helvetica"/>
                <w:sz w:val="24"/>
                <w:szCs w:val="24"/>
              </w:rPr>
              <w:t>Analytical Variables for NS-SEC</w:t>
            </w:r>
          </w:p>
        </w:tc>
      </w:tr>
      <w:tr w:rsidR="005A78EE" w:rsidRPr="00220C73" w14:paraId="0F682D42" w14:textId="77777777" w:rsidTr="00DC2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322F69" w14:textId="77777777" w:rsidR="005A78EE" w:rsidRPr="00220C73" w:rsidRDefault="005A78EE" w:rsidP="00DC2FFC">
            <w:pPr>
              <w:rPr>
                <w:rFonts w:ascii="Helvetica" w:hAnsi="Helvetica" w:cs="Helvetica"/>
                <w:sz w:val="24"/>
                <w:szCs w:val="24"/>
              </w:rPr>
            </w:pPr>
            <w:r w:rsidRPr="00220C73">
              <w:rPr>
                <w:rFonts w:ascii="Helvetica" w:hAnsi="Helvetica" w:cs="Helvetica"/>
                <w:sz w:val="24"/>
                <w:szCs w:val="24"/>
              </w:rPr>
              <w:t>Operational Categories</w:t>
            </w:r>
          </w:p>
        </w:tc>
        <w:tc>
          <w:tcPr>
            <w:tcW w:w="0" w:type="auto"/>
          </w:tcPr>
          <w:p w14:paraId="0D519FB2" w14:textId="77777777" w:rsidR="005A78EE" w:rsidRPr="00220C73" w:rsidRDefault="005A78EE" w:rsidP="00DC2FFC">
            <w:pPr>
              <w:cnfStyle w:val="000000100000" w:firstRow="0" w:lastRow="0" w:firstColumn="0" w:lastColumn="0" w:oddVBand="0" w:evenVBand="0" w:oddHBand="1" w:evenHBand="0" w:firstRowFirstColumn="0" w:firstRowLastColumn="0" w:lastRowFirstColumn="0" w:lastRowLastColumn="0"/>
              <w:rPr>
                <w:rFonts w:ascii="Helvetica" w:hAnsi="Helvetica" w:cs="Helvetica"/>
                <w:b/>
                <w:bCs/>
                <w:sz w:val="24"/>
                <w:szCs w:val="24"/>
              </w:rPr>
            </w:pPr>
            <w:r w:rsidRPr="00220C73">
              <w:rPr>
                <w:rFonts w:ascii="Helvetica" w:hAnsi="Helvetica" w:cs="Helvetica"/>
                <w:b/>
                <w:bCs/>
                <w:sz w:val="24"/>
                <w:szCs w:val="24"/>
              </w:rPr>
              <w:t>Eight Classes</w:t>
            </w:r>
          </w:p>
        </w:tc>
      </w:tr>
      <w:tr w:rsidR="005A78EE" w:rsidRPr="00220C73" w14:paraId="4EF835B4" w14:textId="77777777" w:rsidTr="00DC2FFC">
        <w:tc>
          <w:tcPr>
            <w:cnfStyle w:val="001000000000" w:firstRow="0" w:lastRow="0" w:firstColumn="1" w:lastColumn="0" w:oddVBand="0" w:evenVBand="0" w:oddHBand="0" w:evenHBand="0" w:firstRowFirstColumn="0" w:firstRowLastColumn="0" w:lastRowFirstColumn="0" w:lastRowLastColumn="0"/>
            <w:tcW w:w="0" w:type="auto"/>
          </w:tcPr>
          <w:p w14:paraId="2A9CFC4B" w14:textId="77777777" w:rsidR="005A78EE" w:rsidRPr="00220C73" w:rsidRDefault="005A78EE" w:rsidP="00DC2FFC">
            <w:pPr>
              <w:rPr>
                <w:rFonts w:ascii="Helvetica" w:hAnsi="Helvetica" w:cs="Helvetica"/>
                <w:sz w:val="24"/>
                <w:szCs w:val="24"/>
              </w:rPr>
            </w:pPr>
            <w:r w:rsidRPr="00220C73">
              <w:rPr>
                <w:rFonts w:ascii="Helvetica" w:hAnsi="Helvetica" w:cs="Helvetica"/>
                <w:sz w:val="24"/>
                <w:szCs w:val="24"/>
              </w:rPr>
              <w:t>L1</w:t>
            </w:r>
          </w:p>
          <w:p w14:paraId="63878F61" w14:textId="77777777" w:rsidR="005A78EE" w:rsidRPr="00220C73" w:rsidRDefault="005A78EE" w:rsidP="00DC2FFC">
            <w:pPr>
              <w:rPr>
                <w:rFonts w:ascii="Helvetica" w:hAnsi="Helvetica" w:cs="Helvetica"/>
                <w:sz w:val="24"/>
                <w:szCs w:val="24"/>
              </w:rPr>
            </w:pPr>
            <w:r w:rsidRPr="00220C73">
              <w:rPr>
                <w:rFonts w:ascii="Helvetica" w:hAnsi="Helvetica" w:cs="Helvetica"/>
                <w:sz w:val="24"/>
                <w:szCs w:val="24"/>
              </w:rPr>
              <w:t>Employers in large establishments</w:t>
            </w:r>
          </w:p>
        </w:tc>
        <w:tc>
          <w:tcPr>
            <w:tcW w:w="0" w:type="auto"/>
            <w:vMerge w:val="restart"/>
          </w:tcPr>
          <w:p w14:paraId="629456AD" w14:textId="77777777" w:rsidR="005A78EE" w:rsidRPr="00220C73" w:rsidRDefault="005A78EE" w:rsidP="00DC2FFC">
            <w:pP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w:t>
            </w:r>
          </w:p>
          <w:p w14:paraId="6FCE0DE6" w14:textId="77777777" w:rsidR="005A78EE" w:rsidRPr="00220C73" w:rsidRDefault="005A78EE" w:rsidP="00DC2FFC">
            <w:pP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Higher Managerial</w:t>
            </w:r>
          </w:p>
        </w:tc>
      </w:tr>
      <w:tr w:rsidR="005A78EE" w:rsidRPr="00220C73" w14:paraId="569601A3" w14:textId="77777777" w:rsidTr="00DC2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310BB1" w14:textId="77777777" w:rsidR="005A78EE" w:rsidRPr="00220C73" w:rsidRDefault="005A78EE" w:rsidP="00DC2FFC">
            <w:pPr>
              <w:rPr>
                <w:rFonts w:ascii="Helvetica" w:hAnsi="Helvetica" w:cs="Helvetica"/>
                <w:sz w:val="24"/>
                <w:szCs w:val="24"/>
              </w:rPr>
            </w:pPr>
            <w:r w:rsidRPr="00220C73">
              <w:rPr>
                <w:rFonts w:ascii="Helvetica" w:hAnsi="Helvetica" w:cs="Helvetica"/>
                <w:sz w:val="24"/>
                <w:szCs w:val="24"/>
              </w:rPr>
              <w:t>L2</w:t>
            </w:r>
          </w:p>
          <w:p w14:paraId="2B9A3BDA" w14:textId="77777777" w:rsidR="005A78EE" w:rsidRPr="00220C73" w:rsidRDefault="005A78EE" w:rsidP="00DC2FFC">
            <w:pPr>
              <w:rPr>
                <w:rFonts w:ascii="Helvetica" w:hAnsi="Helvetica" w:cs="Helvetica"/>
                <w:sz w:val="24"/>
                <w:szCs w:val="24"/>
              </w:rPr>
            </w:pPr>
            <w:r w:rsidRPr="00220C73">
              <w:rPr>
                <w:rFonts w:ascii="Helvetica" w:hAnsi="Helvetica" w:cs="Helvetica"/>
                <w:sz w:val="24"/>
                <w:szCs w:val="24"/>
              </w:rPr>
              <w:t>Higher managerial occupations</w:t>
            </w:r>
          </w:p>
        </w:tc>
        <w:tc>
          <w:tcPr>
            <w:tcW w:w="0" w:type="auto"/>
            <w:vMerge/>
          </w:tcPr>
          <w:p w14:paraId="56F6D6A9" w14:textId="77777777" w:rsidR="005A78EE" w:rsidRPr="00220C73" w:rsidRDefault="005A78EE" w:rsidP="00DC2FFC">
            <w:pP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5A78EE" w:rsidRPr="00220C73" w14:paraId="05BA0A17" w14:textId="77777777" w:rsidTr="00DC2FFC">
        <w:tc>
          <w:tcPr>
            <w:cnfStyle w:val="001000000000" w:firstRow="0" w:lastRow="0" w:firstColumn="1" w:lastColumn="0" w:oddVBand="0" w:evenVBand="0" w:oddHBand="0" w:evenHBand="0" w:firstRowFirstColumn="0" w:firstRowLastColumn="0" w:lastRowFirstColumn="0" w:lastRowLastColumn="0"/>
            <w:tcW w:w="0" w:type="auto"/>
          </w:tcPr>
          <w:p w14:paraId="53C9A7CD" w14:textId="77777777" w:rsidR="005A78EE" w:rsidRPr="00220C73" w:rsidRDefault="005A78EE" w:rsidP="00DC2FFC">
            <w:pPr>
              <w:rPr>
                <w:rFonts w:ascii="Helvetica" w:hAnsi="Helvetica" w:cs="Helvetica"/>
                <w:sz w:val="24"/>
                <w:szCs w:val="24"/>
              </w:rPr>
            </w:pPr>
            <w:r w:rsidRPr="00220C73">
              <w:rPr>
                <w:rFonts w:ascii="Helvetica" w:hAnsi="Helvetica" w:cs="Helvetica"/>
                <w:sz w:val="24"/>
                <w:szCs w:val="24"/>
              </w:rPr>
              <w:t>L3</w:t>
            </w:r>
          </w:p>
          <w:p w14:paraId="7A37384A" w14:textId="77777777" w:rsidR="005A78EE" w:rsidRPr="00220C73" w:rsidRDefault="005A78EE" w:rsidP="00DC2FFC">
            <w:pPr>
              <w:rPr>
                <w:rFonts w:ascii="Helvetica" w:hAnsi="Helvetica" w:cs="Helvetica"/>
                <w:sz w:val="24"/>
                <w:szCs w:val="24"/>
              </w:rPr>
            </w:pPr>
            <w:r w:rsidRPr="00220C73">
              <w:rPr>
                <w:rFonts w:ascii="Helvetica" w:hAnsi="Helvetica" w:cs="Helvetica"/>
                <w:sz w:val="24"/>
                <w:szCs w:val="24"/>
              </w:rPr>
              <w:t>Higher professional occupations</w:t>
            </w:r>
          </w:p>
        </w:tc>
        <w:tc>
          <w:tcPr>
            <w:tcW w:w="0" w:type="auto"/>
            <w:vMerge/>
          </w:tcPr>
          <w:p w14:paraId="33776066" w14:textId="77777777" w:rsidR="005A78EE" w:rsidRPr="00220C73" w:rsidRDefault="005A78EE" w:rsidP="00DC2FFC">
            <w:pP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5A78EE" w:rsidRPr="00220C73" w14:paraId="07AFE608" w14:textId="77777777" w:rsidTr="00DC2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21D073" w14:textId="77777777" w:rsidR="005A78EE" w:rsidRPr="00220C73" w:rsidRDefault="005A78EE" w:rsidP="00DC2FFC">
            <w:pPr>
              <w:rPr>
                <w:rFonts w:ascii="Helvetica" w:hAnsi="Helvetica" w:cs="Helvetica"/>
                <w:sz w:val="24"/>
                <w:szCs w:val="24"/>
              </w:rPr>
            </w:pPr>
            <w:r w:rsidRPr="00220C73">
              <w:rPr>
                <w:rFonts w:ascii="Helvetica" w:hAnsi="Helvetica" w:cs="Helvetica"/>
                <w:sz w:val="24"/>
                <w:szCs w:val="24"/>
              </w:rPr>
              <w:t>L4</w:t>
            </w:r>
          </w:p>
          <w:p w14:paraId="2546992E" w14:textId="77777777" w:rsidR="005A78EE" w:rsidRPr="00220C73" w:rsidRDefault="005A78EE" w:rsidP="00DC2FFC">
            <w:pPr>
              <w:rPr>
                <w:rFonts w:ascii="Helvetica" w:hAnsi="Helvetica" w:cs="Helvetica"/>
                <w:sz w:val="24"/>
                <w:szCs w:val="24"/>
              </w:rPr>
            </w:pPr>
            <w:r w:rsidRPr="00220C73">
              <w:rPr>
                <w:rFonts w:ascii="Helvetica" w:hAnsi="Helvetica" w:cs="Helvetica"/>
                <w:sz w:val="24"/>
                <w:szCs w:val="24"/>
              </w:rPr>
              <w:t>Lower professional and higher technical occupations</w:t>
            </w:r>
          </w:p>
        </w:tc>
        <w:tc>
          <w:tcPr>
            <w:tcW w:w="0" w:type="auto"/>
            <w:vMerge w:val="restart"/>
          </w:tcPr>
          <w:p w14:paraId="206F458A" w14:textId="77777777" w:rsidR="005A78EE" w:rsidRPr="00220C73" w:rsidRDefault="005A78EE" w:rsidP="00DC2FFC">
            <w:pP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 xml:space="preserve">2 </w:t>
            </w:r>
          </w:p>
          <w:p w14:paraId="67CB9214" w14:textId="77777777" w:rsidR="005A78EE" w:rsidRPr="00220C73" w:rsidRDefault="005A78EE" w:rsidP="00DC2FFC">
            <w:pP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Lower managerial and professional occupations</w:t>
            </w:r>
          </w:p>
        </w:tc>
      </w:tr>
      <w:tr w:rsidR="005A78EE" w:rsidRPr="00220C73" w14:paraId="26AD7B23" w14:textId="77777777" w:rsidTr="00DC2FFC">
        <w:tc>
          <w:tcPr>
            <w:cnfStyle w:val="001000000000" w:firstRow="0" w:lastRow="0" w:firstColumn="1" w:lastColumn="0" w:oddVBand="0" w:evenVBand="0" w:oddHBand="0" w:evenHBand="0" w:firstRowFirstColumn="0" w:firstRowLastColumn="0" w:lastRowFirstColumn="0" w:lastRowLastColumn="0"/>
            <w:tcW w:w="0" w:type="auto"/>
          </w:tcPr>
          <w:p w14:paraId="02186F71" w14:textId="77777777" w:rsidR="005A78EE" w:rsidRPr="00220C73" w:rsidRDefault="005A78EE" w:rsidP="00DC2FFC">
            <w:pPr>
              <w:rPr>
                <w:rFonts w:ascii="Helvetica" w:hAnsi="Helvetica" w:cs="Helvetica"/>
                <w:sz w:val="24"/>
                <w:szCs w:val="24"/>
              </w:rPr>
            </w:pPr>
            <w:r w:rsidRPr="00220C73">
              <w:rPr>
                <w:rFonts w:ascii="Helvetica" w:hAnsi="Helvetica" w:cs="Helvetica"/>
                <w:sz w:val="24"/>
                <w:szCs w:val="24"/>
              </w:rPr>
              <w:t>L5</w:t>
            </w:r>
          </w:p>
          <w:p w14:paraId="7E77EDCE" w14:textId="77777777" w:rsidR="005A78EE" w:rsidRPr="00220C73" w:rsidRDefault="005A78EE" w:rsidP="00DC2FFC">
            <w:pPr>
              <w:rPr>
                <w:rFonts w:ascii="Helvetica" w:hAnsi="Helvetica" w:cs="Helvetica"/>
                <w:sz w:val="24"/>
                <w:szCs w:val="24"/>
              </w:rPr>
            </w:pPr>
            <w:r w:rsidRPr="00220C73">
              <w:rPr>
                <w:rFonts w:ascii="Helvetica" w:hAnsi="Helvetica" w:cs="Helvetica"/>
                <w:sz w:val="24"/>
                <w:szCs w:val="24"/>
              </w:rPr>
              <w:t>Lower managerial ocuaptions</w:t>
            </w:r>
          </w:p>
        </w:tc>
        <w:tc>
          <w:tcPr>
            <w:tcW w:w="0" w:type="auto"/>
            <w:vMerge/>
          </w:tcPr>
          <w:p w14:paraId="59EAFB09" w14:textId="77777777" w:rsidR="005A78EE" w:rsidRPr="00220C73" w:rsidRDefault="005A78EE" w:rsidP="00DC2FFC">
            <w:pP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5A78EE" w:rsidRPr="00220C73" w14:paraId="0DB3A8CE" w14:textId="77777777" w:rsidTr="00DC2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59B2A6" w14:textId="77777777" w:rsidR="005A78EE" w:rsidRPr="00220C73" w:rsidRDefault="005A78EE" w:rsidP="00DC2FFC">
            <w:pPr>
              <w:rPr>
                <w:rFonts w:ascii="Helvetica" w:hAnsi="Helvetica" w:cs="Helvetica"/>
                <w:sz w:val="24"/>
                <w:szCs w:val="24"/>
              </w:rPr>
            </w:pPr>
            <w:r w:rsidRPr="00220C73">
              <w:rPr>
                <w:rFonts w:ascii="Helvetica" w:hAnsi="Helvetica" w:cs="Helvetica"/>
                <w:sz w:val="24"/>
                <w:szCs w:val="24"/>
              </w:rPr>
              <w:t>L6</w:t>
            </w:r>
          </w:p>
          <w:p w14:paraId="54276857" w14:textId="77777777" w:rsidR="005A78EE" w:rsidRPr="00220C73" w:rsidRDefault="005A78EE" w:rsidP="00DC2FFC">
            <w:pPr>
              <w:rPr>
                <w:rFonts w:ascii="Helvetica" w:hAnsi="Helvetica" w:cs="Helvetica"/>
                <w:sz w:val="24"/>
                <w:szCs w:val="24"/>
              </w:rPr>
            </w:pPr>
            <w:r w:rsidRPr="00220C73">
              <w:rPr>
                <w:rFonts w:ascii="Helvetica" w:hAnsi="Helvetica" w:cs="Helvetica"/>
                <w:sz w:val="24"/>
                <w:szCs w:val="24"/>
              </w:rPr>
              <w:t>Higher supervisory occuaptions</w:t>
            </w:r>
          </w:p>
        </w:tc>
        <w:tc>
          <w:tcPr>
            <w:tcW w:w="0" w:type="auto"/>
            <w:vMerge/>
          </w:tcPr>
          <w:p w14:paraId="06DAA9E0" w14:textId="77777777" w:rsidR="005A78EE" w:rsidRPr="00220C73" w:rsidRDefault="005A78EE" w:rsidP="00DC2FFC">
            <w:pP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5A78EE" w:rsidRPr="00220C73" w14:paraId="54CCE882" w14:textId="77777777" w:rsidTr="00DC2FFC">
        <w:tc>
          <w:tcPr>
            <w:cnfStyle w:val="001000000000" w:firstRow="0" w:lastRow="0" w:firstColumn="1" w:lastColumn="0" w:oddVBand="0" w:evenVBand="0" w:oddHBand="0" w:evenHBand="0" w:firstRowFirstColumn="0" w:firstRowLastColumn="0" w:lastRowFirstColumn="0" w:lastRowLastColumn="0"/>
            <w:tcW w:w="0" w:type="auto"/>
          </w:tcPr>
          <w:p w14:paraId="405FA3AE" w14:textId="77777777" w:rsidR="005A78EE" w:rsidRPr="00220C73" w:rsidRDefault="005A78EE" w:rsidP="00DC2FFC">
            <w:pPr>
              <w:rPr>
                <w:rFonts w:ascii="Helvetica" w:hAnsi="Helvetica" w:cs="Helvetica"/>
                <w:sz w:val="24"/>
                <w:szCs w:val="24"/>
              </w:rPr>
            </w:pPr>
            <w:r w:rsidRPr="00220C73">
              <w:rPr>
                <w:rFonts w:ascii="Helvetica" w:hAnsi="Helvetica" w:cs="Helvetica"/>
                <w:sz w:val="24"/>
                <w:szCs w:val="24"/>
              </w:rPr>
              <w:t>L7</w:t>
            </w:r>
          </w:p>
          <w:p w14:paraId="30171092" w14:textId="77777777" w:rsidR="005A78EE" w:rsidRPr="00220C73" w:rsidRDefault="005A78EE" w:rsidP="00DC2FFC">
            <w:pPr>
              <w:rPr>
                <w:rFonts w:ascii="Helvetica" w:hAnsi="Helvetica" w:cs="Helvetica"/>
                <w:sz w:val="24"/>
                <w:szCs w:val="24"/>
              </w:rPr>
            </w:pPr>
            <w:r w:rsidRPr="00220C73">
              <w:rPr>
                <w:rFonts w:ascii="Helvetica" w:hAnsi="Helvetica" w:cs="Helvetica"/>
                <w:sz w:val="24"/>
                <w:szCs w:val="24"/>
              </w:rPr>
              <w:t>Intermediate occupations</w:t>
            </w:r>
          </w:p>
        </w:tc>
        <w:tc>
          <w:tcPr>
            <w:tcW w:w="0" w:type="auto"/>
          </w:tcPr>
          <w:p w14:paraId="7FE37A04" w14:textId="77777777" w:rsidR="005A78EE" w:rsidRPr="00220C73" w:rsidRDefault="005A78EE" w:rsidP="00DC2FFC">
            <w:pP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3 Intermediate occupations</w:t>
            </w:r>
          </w:p>
        </w:tc>
      </w:tr>
      <w:tr w:rsidR="005A78EE" w:rsidRPr="00220C73" w14:paraId="562B5CD5" w14:textId="77777777" w:rsidTr="00DC2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00A335" w14:textId="77777777" w:rsidR="005A78EE" w:rsidRPr="00220C73" w:rsidRDefault="005A78EE" w:rsidP="00DC2FFC">
            <w:pPr>
              <w:rPr>
                <w:rFonts w:ascii="Helvetica" w:hAnsi="Helvetica" w:cs="Helvetica"/>
                <w:sz w:val="24"/>
                <w:szCs w:val="24"/>
              </w:rPr>
            </w:pPr>
            <w:r w:rsidRPr="00220C73">
              <w:rPr>
                <w:rFonts w:ascii="Helvetica" w:hAnsi="Helvetica" w:cs="Helvetica"/>
                <w:sz w:val="24"/>
                <w:szCs w:val="24"/>
              </w:rPr>
              <w:t>L8</w:t>
            </w:r>
          </w:p>
          <w:p w14:paraId="37821C3E" w14:textId="77777777" w:rsidR="005A78EE" w:rsidRPr="00220C73" w:rsidRDefault="005A78EE" w:rsidP="00DC2FFC">
            <w:pPr>
              <w:rPr>
                <w:rFonts w:ascii="Helvetica" w:hAnsi="Helvetica" w:cs="Helvetica"/>
                <w:sz w:val="24"/>
                <w:szCs w:val="24"/>
              </w:rPr>
            </w:pPr>
            <w:r w:rsidRPr="00220C73">
              <w:rPr>
                <w:rFonts w:ascii="Helvetica" w:hAnsi="Helvetica" w:cs="Helvetica"/>
                <w:sz w:val="24"/>
                <w:szCs w:val="24"/>
              </w:rPr>
              <w:t>Employers in small establishments</w:t>
            </w:r>
          </w:p>
        </w:tc>
        <w:tc>
          <w:tcPr>
            <w:tcW w:w="0" w:type="auto"/>
            <w:vMerge w:val="restart"/>
          </w:tcPr>
          <w:p w14:paraId="15825742" w14:textId="77777777" w:rsidR="005A78EE" w:rsidRPr="00220C73" w:rsidRDefault="005A78EE" w:rsidP="00DC2FFC">
            <w:pP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4</w:t>
            </w:r>
          </w:p>
          <w:p w14:paraId="445A458F" w14:textId="77777777" w:rsidR="005A78EE" w:rsidRPr="00220C73" w:rsidRDefault="005A78EE" w:rsidP="00DC2FFC">
            <w:pP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Small employers and own account wrokers</w:t>
            </w:r>
          </w:p>
        </w:tc>
      </w:tr>
      <w:tr w:rsidR="005A78EE" w:rsidRPr="00220C73" w14:paraId="3E9E7FB0" w14:textId="77777777" w:rsidTr="00DC2FFC">
        <w:tc>
          <w:tcPr>
            <w:cnfStyle w:val="001000000000" w:firstRow="0" w:lastRow="0" w:firstColumn="1" w:lastColumn="0" w:oddVBand="0" w:evenVBand="0" w:oddHBand="0" w:evenHBand="0" w:firstRowFirstColumn="0" w:firstRowLastColumn="0" w:lastRowFirstColumn="0" w:lastRowLastColumn="0"/>
            <w:tcW w:w="0" w:type="auto"/>
          </w:tcPr>
          <w:p w14:paraId="58954812" w14:textId="77777777" w:rsidR="005A78EE" w:rsidRPr="00220C73" w:rsidRDefault="005A78EE" w:rsidP="00DC2FFC">
            <w:pPr>
              <w:rPr>
                <w:rFonts w:ascii="Helvetica" w:hAnsi="Helvetica" w:cs="Helvetica"/>
                <w:sz w:val="24"/>
                <w:szCs w:val="24"/>
              </w:rPr>
            </w:pPr>
            <w:r w:rsidRPr="00220C73">
              <w:rPr>
                <w:rFonts w:ascii="Helvetica" w:hAnsi="Helvetica" w:cs="Helvetica"/>
                <w:sz w:val="24"/>
                <w:szCs w:val="24"/>
              </w:rPr>
              <w:t>L9</w:t>
            </w:r>
          </w:p>
          <w:p w14:paraId="71FABB92" w14:textId="77777777" w:rsidR="005A78EE" w:rsidRPr="00220C73" w:rsidRDefault="005A78EE" w:rsidP="00DC2FFC">
            <w:pPr>
              <w:rPr>
                <w:rFonts w:ascii="Helvetica" w:hAnsi="Helvetica" w:cs="Helvetica"/>
                <w:sz w:val="24"/>
                <w:szCs w:val="24"/>
              </w:rPr>
            </w:pPr>
            <w:r w:rsidRPr="00220C73">
              <w:rPr>
                <w:rFonts w:ascii="Helvetica" w:hAnsi="Helvetica" w:cs="Helvetica"/>
                <w:sz w:val="24"/>
                <w:szCs w:val="24"/>
              </w:rPr>
              <w:lastRenderedPageBreak/>
              <w:t>Own account workers</w:t>
            </w:r>
          </w:p>
        </w:tc>
        <w:tc>
          <w:tcPr>
            <w:tcW w:w="0" w:type="auto"/>
            <w:vMerge/>
          </w:tcPr>
          <w:p w14:paraId="3AFAB27F" w14:textId="77777777" w:rsidR="005A78EE" w:rsidRPr="00220C73" w:rsidRDefault="005A78EE" w:rsidP="00DC2FFC">
            <w:pP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5A78EE" w:rsidRPr="00220C73" w14:paraId="015846CC" w14:textId="77777777" w:rsidTr="00DC2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955CB3" w14:textId="77777777" w:rsidR="005A78EE" w:rsidRPr="00220C73" w:rsidRDefault="005A78EE" w:rsidP="00DC2FFC">
            <w:pPr>
              <w:rPr>
                <w:rFonts w:ascii="Helvetica" w:hAnsi="Helvetica" w:cs="Helvetica"/>
                <w:sz w:val="24"/>
                <w:szCs w:val="24"/>
              </w:rPr>
            </w:pPr>
            <w:r w:rsidRPr="00220C73">
              <w:rPr>
                <w:rFonts w:ascii="Helvetica" w:hAnsi="Helvetica" w:cs="Helvetica"/>
                <w:sz w:val="24"/>
                <w:szCs w:val="24"/>
              </w:rPr>
              <w:t>L10</w:t>
            </w:r>
          </w:p>
          <w:p w14:paraId="3A123018" w14:textId="77777777" w:rsidR="005A78EE" w:rsidRPr="00220C73" w:rsidRDefault="005A78EE" w:rsidP="00DC2FFC">
            <w:pPr>
              <w:rPr>
                <w:rFonts w:ascii="Helvetica" w:hAnsi="Helvetica" w:cs="Helvetica"/>
                <w:sz w:val="24"/>
                <w:szCs w:val="24"/>
              </w:rPr>
            </w:pPr>
            <w:r w:rsidRPr="00220C73">
              <w:rPr>
                <w:rFonts w:ascii="Helvetica" w:hAnsi="Helvetica" w:cs="Helvetica"/>
                <w:sz w:val="24"/>
                <w:szCs w:val="24"/>
              </w:rPr>
              <w:t>Lower supervisory occupations</w:t>
            </w:r>
          </w:p>
        </w:tc>
        <w:tc>
          <w:tcPr>
            <w:tcW w:w="0" w:type="auto"/>
            <w:vMerge w:val="restart"/>
          </w:tcPr>
          <w:p w14:paraId="66CBE63A" w14:textId="77777777" w:rsidR="005A78EE" w:rsidRPr="00220C73" w:rsidRDefault="005A78EE" w:rsidP="00DC2FFC">
            <w:pP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 xml:space="preserve">5 </w:t>
            </w:r>
          </w:p>
          <w:p w14:paraId="374C3349" w14:textId="77777777" w:rsidR="005A78EE" w:rsidRPr="00220C73" w:rsidRDefault="005A78EE" w:rsidP="00DC2FFC">
            <w:pP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Lower supervisory and technical</w:t>
            </w:r>
          </w:p>
        </w:tc>
      </w:tr>
      <w:tr w:rsidR="005A78EE" w:rsidRPr="00220C73" w14:paraId="16CD5BF8" w14:textId="77777777" w:rsidTr="00DC2FFC">
        <w:tc>
          <w:tcPr>
            <w:cnfStyle w:val="001000000000" w:firstRow="0" w:lastRow="0" w:firstColumn="1" w:lastColumn="0" w:oddVBand="0" w:evenVBand="0" w:oddHBand="0" w:evenHBand="0" w:firstRowFirstColumn="0" w:firstRowLastColumn="0" w:lastRowFirstColumn="0" w:lastRowLastColumn="0"/>
            <w:tcW w:w="0" w:type="auto"/>
          </w:tcPr>
          <w:p w14:paraId="32A0BA54" w14:textId="77777777" w:rsidR="005A78EE" w:rsidRPr="00220C73" w:rsidRDefault="005A78EE" w:rsidP="00DC2FFC">
            <w:pPr>
              <w:rPr>
                <w:rFonts w:ascii="Helvetica" w:hAnsi="Helvetica" w:cs="Helvetica"/>
                <w:sz w:val="24"/>
                <w:szCs w:val="24"/>
              </w:rPr>
            </w:pPr>
            <w:r w:rsidRPr="00220C73">
              <w:rPr>
                <w:rFonts w:ascii="Helvetica" w:hAnsi="Helvetica" w:cs="Helvetica"/>
                <w:sz w:val="24"/>
                <w:szCs w:val="24"/>
              </w:rPr>
              <w:t>L11</w:t>
            </w:r>
          </w:p>
          <w:p w14:paraId="5B190786" w14:textId="77777777" w:rsidR="005A78EE" w:rsidRPr="00220C73" w:rsidRDefault="005A78EE" w:rsidP="00DC2FFC">
            <w:pPr>
              <w:rPr>
                <w:rFonts w:ascii="Helvetica" w:hAnsi="Helvetica" w:cs="Helvetica"/>
                <w:sz w:val="24"/>
                <w:szCs w:val="24"/>
              </w:rPr>
            </w:pPr>
            <w:r w:rsidRPr="00220C73">
              <w:rPr>
                <w:rFonts w:ascii="Helvetica" w:hAnsi="Helvetica" w:cs="Helvetica"/>
                <w:sz w:val="24"/>
                <w:szCs w:val="24"/>
              </w:rPr>
              <w:t>Lower technical occupations</w:t>
            </w:r>
          </w:p>
        </w:tc>
        <w:tc>
          <w:tcPr>
            <w:tcW w:w="0" w:type="auto"/>
            <w:vMerge/>
          </w:tcPr>
          <w:p w14:paraId="6A42914E" w14:textId="77777777" w:rsidR="005A78EE" w:rsidRPr="00220C73" w:rsidRDefault="005A78EE" w:rsidP="00DC2FFC">
            <w:pP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5A78EE" w:rsidRPr="00220C73" w14:paraId="779568B9" w14:textId="77777777" w:rsidTr="00DC2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4DEB85" w14:textId="77777777" w:rsidR="005A78EE" w:rsidRPr="00220C73" w:rsidRDefault="005A78EE" w:rsidP="00DC2FFC">
            <w:pPr>
              <w:rPr>
                <w:rFonts w:ascii="Helvetica" w:hAnsi="Helvetica" w:cs="Helvetica"/>
                <w:sz w:val="24"/>
                <w:szCs w:val="24"/>
              </w:rPr>
            </w:pPr>
            <w:r w:rsidRPr="00220C73">
              <w:rPr>
                <w:rFonts w:ascii="Helvetica" w:hAnsi="Helvetica" w:cs="Helvetica"/>
                <w:sz w:val="24"/>
                <w:szCs w:val="24"/>
              </w:rPr>
              <w:t>L12</w:t>
            </w:r>
          </w:p>
          <w:p w14:paraId="4B513085" w14:textId="77777777" w:rsidR="005A78EE" w:rsidRPr="00220C73" w:rsidRDefault="005A78EE" w:rsidP="00DC2FFC">
            <w:pPr>
              <w:rPr>
                <w:rFonts w:ascii="Helvetica" w:hAnsi="Helvetica" w:cs="Helvetica"/>
                <w:sz w:val="24"/>
                <w:szCs w:val="24"/>
              </w:rPr>
            </w:pPr>
            <w:r w:rsidRPr="00220C73">
              <w:rPr>
                <w:rFonts w:ascii="Helvetica" w:hAnsi="Helvetica" w:cs="Helvetica"/>
                <w:sz w:val="24"/>
                <w:szCs w:val="24"/>
              </w:rPr>
              <w:t>Semi-routine occupations</w:t>
            </w:r>
          </w:p>
        </w:tc>
        <w:tc>
          <w:tcPr>
            <w:tcW w:w="0" w:type="auto"/>
          </w:tcPr>
          <w:p w14:paraId="04BF4B0B" w14:textId="77777777" w:rsidR="005A78EE" w:rsidRPr="00220C73" w:rsidRDefault="005A78EE" w:rsidP="00DC2FFC">
            <w:pP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 xml:space="preserve">6 </w:t>
            </w:r>
          </w:p>
          <w:p w14:paraId="39AE879D" w14:textId="77777777" w:rsidR="005A78EE" w:rsidRPr="00220C73" w:rsidRDefault="005A78EE" w:rsidP="00DC2FFC">
            <w:pP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Semi-routine occupations</w:t>
            </w:r>
          </w:p>
        </w:tc>
      </w:tr>
      <w:tr w:rsidR="005A78EE" w:rsidRPr="00220C73" w14:paraId="1F625950" w14:textId="77777777" w:rsidTr="00DC2FFC">
        <w:tc>
          <w:tcPr>
            <w:cnfStyle w:val="001000000000" w:firstRow="0" w:lastRow="0" w:firstColumn="1" w:lastColumn="0" w:oddVBand="0" w:evenVBand="0" w:oddHBand="0" w:evenHBand="0" w:firstRowFirstColumn="0" w:firstRowLastColumn="0" w:lastRowFirstColumn="0" w:lastRowLastColumn="0"/>
            <w:tcW w:w="0" w:type="auto"/>
          </w:tcPr>
          <w:p w14:paraId="39DF877B" w14:textId="77777777" w:rsidR="005A78EE" w:rsidRPr="00220C73" w:rsidRDefault="005A78EE" w:rsidP="00DC2FFC">
            <w:pPr>
              <w:rPr>
                <w:rFonts w:ascii="Helvetica" w:hAnsi="Helvetica" w:cs="Helvetica"/>
                <w:sz w:val="24"/>
                <w:szCs w:val="24"/>
              </w:rPr>
            </w:pPr>
            <w:r w:rsidRPr="00220C73">
              <w:rPr>
                <w:rFonts w:ascii="Helvetica" w:hAnsi="Helvetica" w:cs="Helvetica"/>
                <w:sz w:val="24"/>
                <w:szCs w:val="24"/>
              </w:rPr>
              <w:t>L13</w:t>
            </w:r>
          </w:p>
          <w:p w14:paraId="4F5D4057" w14:textId="77777777" w:rsidR="005A78EE" w:rsidRPr="00220C73" w:rsidRDefault="005A78EE" w:rsidP="00DC2FFC">
            <w:pPr>
              <w:rPr>
                <w:rFonts w:ascii="Helvetica" w:hAnsi="Helvetica" w:cs="Helvetica"/>
                <w:sz w:val="24"/>
                <w:szCs w:val="24"/>
              </w:rPr>
            </w:pPr>
            <w:r w:rsidRPr="00220C73">
              <w:rPr>
                <w:rFonts w:ascii="Helvetica" w:hAnsi="Helvetica" w:cs="Helvetica"/>
                <w:sz w:val="24"/>
                <w:szCs w:val="24"/>
              </w:rPr>
              <w:t>Routine occupations</w:t>
            </w:r>
          </w:p>
        </w:tc>
        <w:tc>
          <w:tcPr>
            <w:tcW w:w="0" w:type="auto"/>
          </w:tcPr>
          <w:p w14:paraId="477A2E75" w14:textId="77777777" w:rsidR="005A78EE" w:rsidRPr="00220C73" w:rsidRDefault="005A78EE" w:rsidP="00DC2FFC">
            <w:pP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 xml:space="preserve">7 </w:t>
            </w:r>
          </w:p>
          <w:p w14:paraId="35552B13" w14:textId="77777777" w:rsidR="005A78EE" w:rsidRPr="00220C73" w:rsidRDefault="005A78EE" w:rsidP="00DC2FFC">
            <w:pP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Routine occupations</w:t>
            </w:r>
          </w:p>
        </w:tc>
      </w:tr>
      <w:tr w:rsidR="005A78EE" w:rsidRPr="00220C73" w14:paraId="7CE58F73" w14:textId="77777777" w:rsidTr="00DC2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090AA3" w14:textId="77777777" w:rsidR="005A78EE" w:rsidRPr="00220C73" w:rsidRDefault="005A78EE" w:rsidP="00DC2FFC">
            <w:pPr>
              <w:rPr>
                <w:rFonts w:ascii="Helvetica" w:hAnsi="Helvetica" w:cs="Helvetica"/>
                <w:sz w:val="24"/>
                <w:szCs w:val="24"/>
              </w:rPr>
            </w:pPr>
            <w:r w:rsidRPr="00220C73">
              <w:rPr>
                <w:rFonts w:ascii="Helvetica" w:hAnsi="Helvetica" w:cs="Helvetica"/>
                <w:sz w:val="24"/>
                <w:szCs w:val="24"/>
              </w:rPr>
              <w:t>L14</w:t>
            </w:r>
          </w:p>
          <w:p w14:paraId="44E9C803" w14:textId="77777777" w:rsidR="005A78EE" w:rsidRPr="00220C73" w:rsidRDefault="005A78EE" w:rsidP="00DC2FFC">
            <w:pPr>
              <w:rPr>
                <w:rFonts w:ascii="Helvetica" w:hAnsi="Helvetica" w:cs="Helvetica"/>
                <w:sz w:val="24"/>
                <w:szCs w:val="24"/>
              </w:rPr>
            </w:pPr>
            <w:r w:rsidRPr="00220C73">
              <w:rPr>
                <w:rFonts w:ascii="Helvetica" w:hAnsi="Helvetica" w:cs="Helvetica"/>
                <w:sz w:val="24"/>
                <w:szCs w:val="24"/>
              </w:rPr>
              <w:t>Never worked and long-term unemployed</w:t>
            </w:r>
          </w:p>
        </w:tc>
        <w:tc>
          <w:tcPr>
            <w:tcW w:w="0" w:type="auto"/>
          </w:tcPr>
          <w:p w14:paraId="57AAE8CA" w14:textId="77777777" w:rsidR="005A78EE" w:rsidRPr="00220C73" w:rsidRDefault="005A78EE" w:rsidP="00DC2FFC">
            <w:pP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 xml:space="preserve">8 </w:t>
            </w:r>
          </w:p>
          <w:p w14:paraId="52B17515" w14:textId="77777777" w:rsidR="005A78EE" w:rsidRPr="00220C73" w:rsidRDefault="005A78EE" w:rsidP="00DC2FFC">
            <w:pP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Never worked and long-term unemployed</w:t>
            </w:r>
          </w:p>
        </w:tc>
      </w:tr>
    </w:tbl>
    <w:p w14:paraId="0DBD3367" w14:textId="77777777" w:rsidR="005A78EE" w:rsidRPr="00220C73" w:rsidRDefault="005A78EE" w:rsidP="005A78EE">
      <w:pPr>
        <w:rPr>
          <w:rFonts w:ascii="Helvetica" w:hAnsi="Helvetica" w:cs="Helvetica"/>
          <w:sz w:val="24"/>
          <w:szCs w:val="24"/>
        </w:rPr>
      </w:pPr>
    </w:p>
    <w:p w14:paraId="2E69BD60" w14:textId="77777777" w:rsidR="005A78EE" w:rsidRPr="00220C73" w:rsidRDefault="005A78EE" w:rsidP="005A78EE">
      <w:pPr>
        <w:rPr>
          <w:rFonts w:ascii="Helvetica" w:hAnsi="Helvetica" w:cs="Helvetica"/>
          <w:sz w:val="24"/>
          <w:szCs w:val="24"/>
        </w:rPr>
      </w:pPr>
      <w:r w:rsidRPr="00220C73">
        <w:rPr>
          <w:rFonts w:ascii="Helvetica" w:hAnsi="Helvetica" w:cs="Helvetica"/>
          <w:sz w:val="24"/>
          <w:szCs w:val="24"/>
        </w:rPr>
        <w:t>As with the RGSC, the NCDS allows for replication of the full NS-SEC class schema. This will provide the basis for comparison and sensitivity analysis of socio-economic measures within this chapter.</w:t>
      </w:r>
    </w:p>
    <w:p w14:paraId="03978E40" w14:textId="0E3FEBCB" w:rsidR="005A78EE" w:rsidRPr="00220C73" w:rsidRDefault="005A78EE" w:rsidP="00666A02">
      <w:pPr>
        <w:pStyle w:val="Heading5"/>
        <w:rPr>
          <w:rFonts w:ascii="Helvetica" w:hAnsi="Helvetica" w:cs="Helvetica"/>
          <w:sz w:val="24"/>
          <w:szCs w:val="24"/>
        </w:rPr>
      </w:pPr>
      <w:r w:rsidRPr="00220C73">
        <w:rPr>
          <w:rFonts w:ascii="Helvetica" w:hAnsi="Helvetica" w:cs="Helvetica"/>
          <w:sz w:val="24"/>
          <w:szCs w:val="24"/>
        </w:rPr>
        <w:t>CAMSIS</w:t>
      </w:r>
    </w:p>
    <w:p w14:paraId="6838E9CA" w14:textId="77777777" w:rsidR="005A78EE" w:rsidRPr="00220C73" w:rsidRDefault="005A78EE" w:rsidP="005A78EE">
      <w:pPr>
        <w:rPr>
          <w:rFonts w:ascii="Helvetica" w:hAnsi="Helvetica" w:cs="Helvetica"/>
          <w:sz w:val="24"/>
          <w:szCs w:val="24"/>
        </w:rPr>
      </w:pPr>
      <w:r w:rsidRPr="00220C73">
        <w:rPr>
          <w:rFonts w:ascii="Helvetica" w:hAnsi="Helvetica" w:cs="Helvetica"/>
          <w:sz w:val="24"/>
          <w:szCs w:val="24"/>
        </w:rPr>
        <w:t>The Cambridge Social Interaction and Stratification scale (CAMSIS) is a subsequent evolution and development of the Cambridge scale. CAMSIS – similar to the Cambridge scale argues that individuals are embedded within socially moderated spaces and networks within which they engage in various social and economic interactions which are different from interactions with persons who are more distant from these networks (</w:t>
      </w:r>
      <w:commentRangeStart w:id="101"/>
      <w:r w:rsidRPr="00220C73">
        <w:rPr>
          <w:rFonts w:ascii="Helvetica" w:hAnsi="Helvetica" w:cs="Helvetica"/>
          <w:sz w:val="24"/>
          <w:szCs w:val="24"/>
        </w:rPr>
        <w:t>Bergman and Joye 2001: 3</w:t>
      </w:r>
      <w:commentRangeEnd w:id="101"/>
      <w:r w:rsidRPr="00220C73">
        <w:rPr>
          <w:rStyle w:val="CommentReference"/>
          <w:rFonts w:ascii="Helvetica" w:hAnsi="Helvetica" w:cs="Helvetica"/>
          <w:sz w:val="24"/>
          <w:szCs w:val="24"/>
        </w:rPr>
        <w:commentReference w:id="101"/>
      </w:r>
      <w:r w:rsidRPr="00220C73">
        <w:rPr>
          <w:rFonts w:ascii="Helvetica" w:hAnsi="Helvetica" w:cs="Helvetica"/>
          <w:sz w:val="24"/>
          <w:szCs w:val="24"/>
        </w:rPr>
        <w:t xml:space="preserve">4). The concept of social structure itself can and does change – there is no a priori assumption (ibid). Just as with the Cambridge scale, CAMSIS offers different scales for both men and women, ‘since holding the same occupation may have different implications for the persons’ social position, depending upon their gender’ (Bergman and Joye 2001: 36). </w:t>
      </w:r>
    </w:p>
    <w:p w14:paraId="6A6DE197" w14:textId="77777777" w:rsidR="005A78EE" w:rsidRPr="00220C73" w:rsidRDefault="005A78EE" w:rsidP="005A78EE">
      <w:pPr>
        <w:rPr>
          <w:rFonts w:ascii="Helvetica" w:hAnsi="Helvetica" w:cs="Helvetica"/>
          <w:sz w:val="24"/>
          <w:szCs w:val="24"/>
        </w:rPr>
      </w:pPr>
      <w:r w:rsidRPr="00220C73">
        <w:rPr>
          <w:rFonts w:ascii="Helvetica" w:hAnsi="Helvetica" w:cs="Helvetica"/>
          <w:sz w:val="24"/>
          <w:szCs w:val="24"/>
        </w:rPr>
        <w:t xml:space="preserve">By its nature, CAMSIS does not delineate between concepts of class and concepts of status (Bergman and Joye 2001: 40). It’s </w:t>
      </w:r>
      <w:commentRangeStart w:id="102"/>
      <w:r w:rsidRPr="00220C73">
        <w:rPr>
          <w:rFonts w:ascii="Helvetica" w:hAnsi="Helvetica" w:cs="Helvetica"/>
          <w:sz w:val="24"/>
          <w:szCs w:val="24"/>
        </w:rPr>
        <w:t xml:space="preserve">continuous nature means that numerical values are attached to occupations, meaning the relative value of each occupational value is only meaningful in comparison to other occupations </w:t>
      </w:r>
      <w:commentRangeEnd w:id="102"/>
      <w:r w:rsidRPr="00220C73">
        <w:rPr>
          <w:rStyle w:val="CommentReference"/>
          <w:rFonts w:ascii="Helvetica" w:hAnsi="Helvetica" w:cs="Helvetica"/>
          <w:sz w:val="24"/>
          <w:szCs w:val="24"/>
        </w:rPr>
        <w:commentReference w:id="102"/>
      </w:r>
      <w:r w:rsidRPr="00220C73">
        <w:rPr>
          <w:rFonts w:ascii="Helvetica" w:hAnsi="Helvetica" w:cs="Helvetica"/>
          <w:sz w:val="24"/>
          <w:szCs w:val="24"/>
        </w:rPr>
        <w:t>on the same scale (Connelly et al 2016: 7). This is meaningful when it comes to interpretation of the CAMSIS measure within models of analysis as the value of the coefficient is always going to be in relation to the comparison to other occupations along the CAMSIS scale.</w:t>
      </w:r>
    </w:p>
    <w:p w14:paraId="5F534AC3" w14:textId="5E8AB2D9" w:rsidR="005A78EE" w:rsidRPr="00220C73" w:rsidRDefault="005A78EE" w:rsidP="00666A02">
      <w:pPr>
        <w:rPr>
          <w:rFonts w:ascii="Helvetica" w:hAnsi="Helvetica" w:cs="Helvetica"/>
          <w:sz w:val="24"/>
          <w:szCs w:val="24"/>
        </w:rPr>
      </w:pPr>
      <w:r w:rsidRPr="00220C73">
        <w:rPr>
          <w:rFonts w:ascii="Helvetica" w:hAnsi="Helvetica" w:cs="Helvetica"/>
          <w:sz w:val="24"/>
          <w:szCs w:val="24"/>
        </w:rPr>
        <w:t xml:space="preserve">As with RGSC and NS-SEC, CAMSIS codes are provided within the NCDS. </w:t>
      </w:r>
    </w:p>
    <w:p w14:paraId="59EAD3B6" w14:textId="5CA02BF6" w:rsidR="00203676" w:rsidRPr="00220C73" w:rsidRDefault="00203676" w:rsidP="00203676">
      <w:pPr>
        <w:pStyle w:val="Heading3"/>
        <w:rPr>
          <w:rFonts w:ascii="Helvetica" w:hAnsi="Helvetica" w:cs="Helvetica"/>
        </w:rPr>
      </w:pPr>
      <w:bookmarkStart w:id="103" w:name="_Toc131406654"/>
      <w:r w:rsidRPr="00220C73">
        <w:rPr>
          <w:rFonts w:ascii="Helvetica" w:hAnsi="Helvetica" w:cs="Helvetica"/>
        </w:rPr>
        <w:t>Analysis Methods</w:t>
      </w:r>
      <w:bookmarkEnd w:id="103"/>
    </w:p>
    <w:p w14:paraId="6E5B8391" w14:textId="77777777" w:rsidR="00F22F46" w:rsidRPr="00220C73" w:rsidRDefault="00F22F46" w:rsidP="00F22F46">
      <w:pPr>
        <w:rPr>
          <w:rFonts w:ascii="Helvetica" w:hAnsi="Helvetica" w:cs="Helvetica"/>
          <w:sz w:val="24"/>
          <w:szCs w:val="24"/>
        </w:rPr>
      </w:pPr>
      <w:r w:rsidRPr="00220C73">
        <w:rPr>
          <w:rFonts w:ascii="Helvetica" w:hAnsi="Helvetica" w:cs="Helvetica"/>
          <w:sz w:val="24"/>
          <w:szCs w:val="24"/>
        </w:rPr>
        <w:t xml:space="preserve">This PhD has been undertaken via the ERSC Advanced Quantitative Methods stipend. This PhD is entirely composed of quantitative methods. Each section will provide in detail the methods employed. Methods and skills used throughout include handling complex social surveys, glmm models, synthetic cohort analysis, handling missing data, using panel data etc. All analyses have been undertaken using the software package Stata. </w:t>
      </w:r>
    </w:p>
    <w:p w14:paraId="47D342AB" w14:textId="77777777" w:rsidR="00F22F46" w:rsidRPr="00220C73" w:rsidRDefault="00F22F46" w:rsidP="00F22F46">
      <w:pPr>
        <w:rPr>
          <w:rFonts w:ascii="Helvetica" w:hAnsi="Helvetica" w:cs="Helvetica"/>
          <w:sz w:val="24"/>
          <w:szCs w:val="24"/>
        </w:rPr>
      </w:pPr>
      <w:r w:rsidRPr="00220C73">
        <w:rPr>
          <w:rFonts w:ascii="Helvetica" w:hAnsi="Helvetica" w:cs="Helvetica"/>
          <w:sz w:val="24"/>
          <w:szCs w:val="24"/>
        </w:rPr>
        <w:lastRenderedPageBreak/>
        <w:t xml:space="preserve">The project will employ multivariate statistical techniques to analyse youth transitions. The work will employ suitable statistical modelling techniques from the generalized linear modelling (glm) framework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{"citationID":"7DCZSyyT","properties":{"formattedCitation":"(McCullough and Nelder, 1989)","plainCitation":"(McCullough and Nelder, 1989)","noteIndex":0},"citationItems":[{"id":10767,"uris":["http://zotero.org/users/8741181/items/BH5NBP66"],"itemData":{"id":10767,"type":"book","publisher":"Chapman Hall: New York","title":"Generalized Linear Models","author":[{"family":"McCullough","given":"P"},{"family":"Nelder","given":"J"}],"issued":{"date-parts":[["1989"]]}}}],"schema":"https://github.com/citation-style-language/schema/raw/master/csl-citation.json"}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(McCullough and Nelder, 1989)</w:t>
      </w:r>
      <w:r w:rsidRPr="00220C73">
        <w:rPr>
          <w:rFonts w:ascii="Helvetica" w:hAnsi="Helvetica" w:cs="Helvetica"/>
          <w:sz w:val="24"/>
          <w:szCs w:val="24"/>
        </w:rPr>
        <w:fldChar w:fldCharType="end"/>
      </w:r>
      <w:r w:rsidRPr="00220C73">
        <w:rPr>
          <w:rFonts w:ascii="Helvetica" w:hAnsi="Helvetica" w:cs="Helvetica"/>
          <w:sz w:val="24"/>
          <w:szCs w:val="24"/>
        </w:rPr>
        <w:t>.</w:t>
      </w:r>
      <w:r w:rsidRPr="00220C73">
        <w:rPr>
          <w:rFonts w:ascii="Helvetica" w:hAnsi="Helvetica" w:cs="Helvetica"/>
          <w:spacing w:val="-9"/>
          <w:sz w:val="24"/>
          <w:szCs w:val="24"/>
        </w:rPr>
        <w:t xml:space="preserve"> </w:t>
      </w:r>
      <w:r w:rsidRPr="00220C73">
        <w:rPr>
          <w:rFonts w:ascii="Helvetica" w:hAnsi="Helvetica" w:cs="Helvetica"/>
          <w:sz w:val="24"/>
          <w:szCs w:val="24"/>
        </w:rPr>
        <w:t>Where</w:t>
      </w:r>
      <w:r w:rsidRPr="00220C73">
        <w:rPr>
          <w:rFonts w:ascii="Helvetica" w:hAnsi="Helvetica" w:cs="Helvetica"/>
          <w:spacing w:val="-12"/>
          <w:sz w:val="24"/>
          <w:szCs w:val="24"/>
        </w:rPr>
        <w:t xml:space="preserve"> </w:t>
      </w:r>
      <w:r w:rsidRPr="00220C73">
        <w:rPr>
          <w:rFonts w:ascii="Helvetica" w:hAnsi="Helvetica" w:cs="Helvetica"/>
          <w:sz w:val="24"/>
          <w:szCs w:val="24"/>
        </w:rPr>
        <w:t>appropriate</w:t>
      </w:r>
      <w:r w:rsidRPr="00220C73">
        <w:rPr>
          <w:rFonts w:ascii="Helvetica" w:hAnsi="Helvetica" w:cs="Helvetica"/>
          <w:spacing w:val="-9"/>
          <w:sz w:val="24"/>
          <w:szCs w:val="24"/>
        </w:rPr>
        <w:t xml:space="preserve"> </w:t>
      </w:r>
      <w:r w:rsidRPr="00220C73">
        <w:rPr>
          <w:rFonts w:ascii="Helvetica" w:hAnsi="Helvetica" w:cs="Helvetica"/>
          <w:sz w:val="24"/>
          <w:szCs w:val="24"/>
        </w:rPr>
        <w:t>the</w:t>
      </w:r>
      <w:r w:rsidRPr="00220C73">
        <w:rPr>
          <w:rFonts w:ascii="Helvetica" w:hAnsi="Helvetica" w:cs="Helvetica"/>
          <w:spacing w:val="-11"/>
          <w:sz w:val="24"/>
          <w:szCs w:val="24"/>
        </w:rPr>
        <w:t xml:space="preserve"> </w:t>
      </w:r>
      <w:r w:rsidRPr="00220C73">
        <w:rPr>
          <w:rFonts w:ascii="Helvetica" w:hAnsi="Helvetica" w:cs="Helvetica"/>
          <w:sz w:val="24"/>
          <w:szCs w:val="24"/>
        </w:rPr>
        <w:t>analysis</w:t>
      </w:r>
      <w:r w:rsidRPr="00220C73">
        <w:rPr>
          <w:rFonts w:ascii="Helvetica" w:hAnsi="Helvetica" w:cs="Helvetica"/>
          <w:spacing w:val="-9"/>
          <w:sz w:val="24"/>
          <w:szCs w:val="24"/>
        </w:rPr>
        <w:t xml:space="preserve"> </w:t>
      </w:r>
      <w:r w:rsidRPr="00220C73">
        <w:rPr>
          <w:rFonts w:ascii="Helvetica" w:hAnsi="Helvetica" w:cs="Helvetica"/>
          <w:sz w:val="24"/>
          <w:szCs w:val="24"/>
        </w:rPr>
        <w:t>of</w:t>
      </w:r>
      <w:r w:rsidRPr="00220C73">
        <w:rPr>
          <w:rFonts w:ascii="Helvetica" w:hAnsi="Helvetica" w:cs="Helvetica"/>
          <w:spacing w:val="-10"/>
          <w:sz w:val="24"/>
          <w:szCs w:val="24"/>
        </w:rPr>
        <w:t xml:space="preserve"> </w:t>
      </w:r>
      <w:r w:rsidRPr="00220C73">
        <w:rPr>
          <w:rFonts w:ascii="Helvetica" w:hAnsi="Helvetica" w:cs="Helvetica"/>
          <w:sz w:val="24"/>
          <w:szCs w:val="24"/>
        </w:rPr>
        <w:t>the</w:t>
      </w:r>
      <w:r w:rsidRPr="00220C73">
        <w:rPr>
          <w:rFonts w:ascii="Helvetica" w:hAnsi="Helvetica" w:cs="Helvetica"/>
          <w:spacing w:val="-9"/>
          <w:sz w:val="24"/>
          <w:szCs w:val="24"/>
        </w:rPr>
        <w:t xml:space="preserve"> </w:t>
      </w:r>
      <w:r w:rsidRPr="00220C73">
        <w:rPr>
          <w:rFonts w:ascii="Helvetica" w:hAnsi="Helvetica" w:cs="Helvetica"/>
          <w:sz w:val="24"/>
          <w:szCs w:val="24"/>
        </w:rPr>
        <w:t>panel</w:t>
      </w:r>
      <w:r w:rsidRPr="00220C73">
        <w:rPr>
          <w:rFonts w:ascii="Helvetica" w:hAnsi="Helvetica" w:cs="Helvetica"/>
          <w:spacing w:val="-12"/>
          <w:sz w:val="24"/>
          <w:szCs w:val="24"/>
        </w:rPr>
        <w:t xml:space="preserve"> </w:t>
      </w:r>
      <w:r w:rsidRPr="00220C73">
        <w:rPr>
          <w:rFonts w:ascii="Helvetica" w:hAnsi="Helvetica" w:cs="Helvetica"/>
          <w:sz w:val="24"/>
          <w:szCs w:val="24"/>
        </w:rPr>
        <w:t>data</w:t>
      </w:r>
      <w:r w:rsidRPr="00220C73">
        <w:rPr>
          <w:rFonts w:ascii="Helvetica" w:hAnsi="Helvetica" w:cs="Helvetica"/>
          <w:spacing w:val="-10"/>
          <w:sz w:val="24"/>
          <w:szCs w:val="24"/>
        </w:rPr>
        <w:t xml:space="preserve"> </w:t>
      </w:r>
      <w:r w:rsidRPr="00220C73">
        <w:rPr>
          <w:rFonts w:ascii="Helvetica" w:hAnsi="Helvetica" w:cs="Helvetica"/>
          <w:sz w:val="24"/>
          <w:szCs w:val="24"/>
        </w:rPr>
        <w:t>will</w:t>
      </w:r>
      <w:r w:rsidRPr="00220C73">
        <w:rPr>
          <w:rFonts w:ascii="Helvetica" w:hAnsi="Helvetica" w:cs="Helvetica"/>
          <w:spacing w:val="-10"/>
          <w:sz w:val="24"/>
          <w:szCs w:val="24"/>
        </w:rPr>
        <w:t xml:space="preserve"> </w:t>
      </w:r>
      <w:r w:rsidRPr="00220C73">
        <w:rPr>
          <w:rFonts w:ascii="Helvetica" w:hAnsi="Helvetica" w:cs="Helvetica"/>
          <w:sz w:val="24"/>
          <w:szCs w:val="24"/>
        </w:rPr>
        <w:t>make</w:t>
      </w:r>
      <w:r w:rsidRPr="00220C73">
        <w:rPr>
          <w:rFonts w:ascii="Helvetica" w:hAnsi="Helvetica" w:cs="Helvetica"/>
          <w:spacing w:val="-9"/>
          <w:sz w:val="24"/>
          <w:szCs w:val="24"/>
        </w:rPr>
        <w:t xml:space="preserve"> </w:t>
      </w:r>
      <w:r w:rsidRPr="00220C73">
        <w:rPr>
          <w:rFonts w:ascii="Helvetica" w:hAnsi="Helvetica" w:cs="Helvetica"/>
          <w:sz w:val="24"/>
          <w:szCs w:val="24"/>
        </w:rPr>
        <w:t>the</w:t>
      </w:r>
      <w:r w:rsidRPr="00220C73">
        <w:rPr>
          <w:rFonts w:ascii="Helvetica" w:hAnsi="Helvetica" w:cs="Helvetica"/>
          <w:spacing w:val="-10"/>
          <w:sz w:val="24"/>
          <w:szCs w:val="24"/>
        </w:rPr>
        <w:t xml:space="preserve"> </w:t>
      </w:r>
      <w:r w:rsidRPr="00220C73">
        <w:rPr>
          <w:rFonts w:ascii="Helvetica" w:hAnsi="Helvetica" w:cs="Helvetica"/>
          <w:sz w:val="24"/>
          <w:szCs w:val="24"/>
        </w:rPr>
        <w:t>logical</w:t>
      </w:r>
      <w:r w:rsidRPr="00220C73">
        <w:rPr>
          <w:rFonts w:ascii="Helvetica" w:hAnsi="Helvetica" w:cs="Helvetica"/>
          <w:spacing w:val="-9"/>
          <w:sz w:val="24"/>
          <w:szCs w:val="24"/>
        </w:rPr>
        <w:t xml:space="preserve"> </w:t>
      </w:r>
      <w:r w:rsidRPr="00220C73">
        <w:rPr>
          <w:rFonts w:ascii="Helvetica" w:hAnsi="Helvetica" w:cs="Helvetica"/>
          <w:sz w:val="24"/>
          <w:szCs w:val="24"/>
        </w:rPr>
        <w:t>extension</w:t>
      </w:r>
      <w:r w:rsidRPr="00220C73">
        <w:rPr>
          <w:rFonts w:ascii="Helvetica" w:hAnsi="Helvetica" w:cs="Helvetica"/>
          <w:spacing w:val="-10"/>
          <w:sz w:val="24"/>
          <w:szCs w:val="24"/>
        </w:rPr>
        <w:t xml:space="preserve"> </w:t>
      </w:r>
      <w:r w:rsidRPr="00220C73">
        <w:rPr>
          <w:rFonts w:ascii="Helvetica" w:hAnsi="Helvetica" w:cs="Helvetica"/>
          <w:sz w:val="24"/>
          <w:szCs w:val="24"/>
        </w:rPr>
        <w:t>to</w:t>
      </w:r>
      <w:r w:rsidRPr="00220C73">
        <w:rPr>
          <w:rFonts w:ascii="Helvetica" w:hAnsi="Helvetica" w:cs="Helvetica"/>
          <w:spacing w:val="-9"/>
          <w:sz w:val="24"/>
          <w:szCs w:val="24"/>
        </w:rPr>
        <w:t xml:space="preserve"> </w:t>
      </w:r>
      <w:r w:rsidRPr="00220C73">
        <w:rPr>
          <w:rFonts w:ascii="Helvetica" w:hAnsi="Helvetica" w:cs="Helvetica"/>
          <w:sz w:val="24"/>
          <w:szCs w:val="24"/>
        </w:rPr>
        <w:t xml:space="preserve">models in the generalized linear mixed modelling (glmm) framework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{"citationID":"5PjsJf7y","properties":{"formattedCitation":"(Hedeker, 2005)","plainCitation":"(Hedeker, 2005)","noteIndex":0},"citationItems":[{"id":10768,"uris":["http://zotero.org/users/8741181/items/CXCW7GSU"],"itemData":{"id":10768,"type":"book","publisher":"Encyclopedia of statistics in behavioral science","title":"Generalized linear mixed models.","author":[{"family":"Hedeker","given":"D"}],"issued":{"date-parts":[["2005"]]}}}],"schema":"https://github.com/citation-style-language/schema/raw/master/csl-citation.json"}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(Hedeker, 2005)</w:t>
      </w:r>
      <w:r w:rsidRPr="00220C73">
        <w:rPr>
          <w:rFonts w:ascii="Helvetica" w:hAnsi="Helvetica" w:cs="Helvetica"/>
          <w:sz w:val="24"/>
          <w:szCs w:val="24"/>
        </w:rPr>
        <w:fldChar w:fldCharType="end"/>
      </w:r>
      <w:r w:rsidRPr="00220C73">
        <w:rPr>
          <w:rFonts w:ascii="Helvetica" w:hAnsi="Helvetica" w:cs="Helvetica"/>
          <w:sz w:val="24"/>
          <w:szCs w:val="24"/>
        </w:rPr>
        <w:t>. An innovative feature of the work</w:t>
      </w:r>
      <w:r w:rsidRPr="00220C73">
        <w:rPr>
          <w:rFonts w:ascii="Helvetica" w:hAnsi="Helvetica" w:cs="Helvetica"/>
          <w:spacing w:val="-18"/>
          <w:sz w:val="24"/>
          <w:szCs w:val="24"/>
        </w:rPr>
        <w:t xml:space="preserve"> </w:t>
      </w:r>
      <w:r w:rsidRPr="00220C73">
        <w:rPr>
          <w:rFonts w:ascii="Helvetica" w:hAnsi="Helvetica" w:cs="Helvetica"/>
          <w:sz w:val="24"/>
          <w:szCs w:val="24"/>
        </w:rPr>
        <w:t>will</w:t>
      </w:r>
      <w:r w:rsidRPr="00220C73">
        <w:rPr>
          <w:rFonts w:ascii="Helvetica" w:hAnsi="Helvetica" w:cs="Helvetica"/>
          <w:spacing w:val="-18"/>
          <w:sz w:val="24"/>
          <w:szCs w:val="24"/>
        </w:rPr>
        <w:t xml:space="preserve"> </w:t>
      </w:r>
      <w:r w:rsidRPr="00220C73">
        <w:rPr>
          <w:rFonts w:ascii="Helvetica" w:hAnsi="Helvetica" w:cs="Helvetica"/>
          <w:sz w:val="24"/>
          <w:szCs w:val="24"/>
        </w:rPr>
        <w:t>be</w:t>
      </w:r>
      <w:r w:rsidRPr="00220C73">
        <w:rPr>
          <w:rFonts w:ascii="Helvetica" w:hAnsi="Helvetica" w:cs="Helvetica"/>
          <w:spacing w:val="-16"/>
          <w:sz w:val="24"/>
          <w:szCs w:val="24"/>
        </w:rPr>
        <w:t xml:space="preserve"> </w:t>
      </w:r>
      <w:r w:rsidRPr="00220C73">
        <w:rPr>
          <w:rFonts w:ascii="Helvetica" w:hAnsi="Helvetica" w:cs="Helvetica"/>
          <w:sz w:val="24"/>
          <w:szCs w:val="24"/>
        </w:rPr>
        <w:t>a</w:t>
      </w:r>
      <w:r w:rsidRPr="00220C73">
        <w:rPr>
          <w:rFonts w:ascii="Helvetica" w:hAnsi="Helvetica" w:cs="Helvetica"/>
          <w:spacing w:val="-17"/>
          <w:sz w:val="24"/>
          <w:szCs w:val="24"/>
        </w:rPr>
        <w:t xml:space="preserve"> </w:t>
      </w:r>
      <w:r w:rsidRPr="00220C73">
        <w:rPr>
          <w:rFonts w:ascii="Helvetica" w:hAnsi="Helvetica" w:cs="Helvetica"/>
          <w:sz w:val="24"/>
          <w:szCs w:val="24"/>
        </w:rPr>
        <w:t>comparison</w:t>
      </w:r>
      <w:r w:rsidRPr="00220C73">
        <w:rPr>
          <w:rFonts w:ascii="Helvetica" w:hAnsi="Helvetica" w:cs="Helvetica"/>
          <w:spacing w:val="-17"/>
          <w:sz w:val="24"/>
          <w:szCs w:val="24"/>
        </w:rPr>
        <w:t xml:space="preserve"> </w:t>
      </w:r>
      <w:r w:rsidRPr="00220C73">
        <w:rPr>
          <w:rFonts w:ascii="Helvetica" w:hAnsi="Helvetica" w:cs="Helvetica"/>
          <w:sz w:val="24"/>
          <w:szCs w:val="24"/>
        </w:rPr>
        <w:t>between</w:t>
      </w:r>
      <w:r w:rsidRPr="00220C73">
        <w:rPr>
          <w:rFonts w:ascii="Helvetica" w:hAnsi="Helvetica" w:cs="Helvetica"/>
          <w:spacing w:val="-16"/>
          <w:sz w:val="24"/>
          <w:szCs w:val="24"/>
        </w:rPr>
        <w:t xml:space="preserve"> </w:t>
      </w:r>
      <w:r w:rsidRPr="00220C73">
        <w:rPr>
          <w:rFonts w:ascii="Helvetica" w:hAnsi="Helvetica" w:cs="Helvetica"/>
          <w:sz w:val="24"/>
          <w:szCs w:val="24"/>
        </w:rPr>
        <w:t>random</w:t>
      </w:r>
      <w:r w:rsidRPr="00220C73">
        <w:rPr>
          <w:rFonts w:ascii="Helvetica" w:hAnsi="Helvetica" w:cs="Helvetica"/>
          <w:spacing w:val="-18"/>
          <w:sz w:val="24"/>
          <w:szCs w:val="24"/>
        </w:rPr>
        <w:t xml:space="preserve"> </w:t>
      </w:r>
      <w:r w:rsidRPr="00220C73">
        <w:rPr>
          <w:rFonts w:ascii="Helvetica" w:hAnsi="Helvetica" w:cs="Helvetica"/>
          <w:sz w:val="24"/>
          <w:szCs w:val="24"/>
        </w:rPr>
        <w:t>effects</w:t>
      </w:r>
      <w:r w:rsidRPr="00220C73">
        <w:rPr>
          <w:rFonts w:ascii="Helvetica" w:hAnsi="Helvetica" w:cs="Helvetica"/>
          <w:spacing w:val="-17"/>
          <w:sz w:val="24"/>
          <w:szCs w:val="24"/>
        </w:rPr>
        <w:t xml:space="preserve"> </w:t>
      </w:r>
      <w:r w:rsidRPr="00220C73">
        <w:rPr>
          <w:rFonts w:ascii="Helvetica" w:hAnsi="Helvetica" w:cs="Helvetica"/>
          <w:sz w:val="24"/>
          <w:szCs w:val="24"/>
        </w:rPr>
        <w:t>models</w:t>
      </w:r>
      <w:r w:rsidRPr="00220C73">
        <w:rPr>
          <w:rFonts w:ascii="Helvetica" w:hAnsi="Helvetica" w:cs="Helvetica"/>
          <w:spacing w:val="-12"/>
          <w:sz w:val="24"/>
          <w:szCs w:val="24"/>
        </w:rPr>
        <w:t xml:space="preserve"> </w:t>
      </w:r>
      <w:r w:rsidRPr="00220C73">
        <w:rPr>
          <w:rFonts w:ascii="Helvetica" w:hAnsi="Helvetica" w:cs="Helvetica"/>
          <w:sz w:val="24"/>
          <w:szCs w:val="24"/>
        </w:rPr>
        <w:t>(see</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{"citationID":"UWT0fFp5","properties":{"formattedCitation":"(Wooldridge, no date)","plainCitation":"(Wooldridge, no date)","dontUpdate":true,"noteIndex":0},"citationItems":[{"id":10769,"uris":["http://zotero.org/users/8741181/items/KT647DM8"],"itemData":{"id":10769,"type":"book","publisher":"MIT Press","title":"Econometric analysis of cross section and panel data","author":[{"family":"Wooldridge","given":"J.M"}],"issued":{"date-parts":[["2010"]]}}}],"schema":"https://github.com/citation-style-language/schema/raw/master/csl-citation.json"}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 xml:space="preserve"> Wooldridge, 2010)</w:t>
      </w:r>
      <w:r w:rsidRPr="00220C73">
        <w:rPr>
          <w:rFonts w:ascii="Helvetica" w:hAnsi="Helvetica" w:cs="Helvetica"/>
          <w:sz w:val="24"/>
          <w:szCs w:val="24"/>
        </w:rPr>
        <w:fldChar w:fldCharType="end"/>
      </w:r>
      <w:r w:rsidRPr="00220C73">
        <w:rPr>
          <w:rFonts w:ascii="Helvetica" w:hAnsi="Helvetica" w:cs="Helvetica"/>
          <w:spacing w:val="-17"/>
          <w:sz w:val="24"/>
          <w:szCs w:val="24"/>
        </w:rPr>
        <w:t xml:space="preserve"> </w:t>
      </w:r>
      <w:r w:rsidRPr="00220C73">
        <w:rPr>
          <w:rFonts w:ascii="Helvetica" w:hAnsi="Helvetica" w:cs="Helvetica"/>
          <w:sz w:val="24"/>
          <w:szCs w:val="24"/>
        </w:rPr>
        <w:t>and</w:t>
      </w:r>
      <w:r w:rsidRPr="00220C73">
        <w:rPr>
          <w:rFonts w:ascii="Helvetica" w:hAnsi="Helvetica" w:cs="Helvetica"/>
          <w:spacing w:val="-16"/>
          <w:sz w:val="24"/>
          <w:szCs w:val="24"/>
        </w:rPr>
        <w:t xml:space="preserve"> </w:t>
      </w:r>
      <w:r w:rsidRPr="00220C73">
        <w:rPr>
          <w:rFonts w:ascii="Helvetica" w:hAnsi="Helvetica" w:cs="Helvetica"/>
          <w:sz w:val="24"/>
          <w:szCs w:val="24"/>
        </w:rPr>
        <w:t>generalized</w:t>
      </w:r>
      <w:r w:rsidRPr="00220C73">
        <w:rPr>
          <w:rFonts w:ascii="Helvetica" w:hAnsi="Helvetica" w:cs="Helvetica"/>
          <w:spacing w:val="-16"/>
          <w:sz w:val="24"/>
          <w:szCs w:val="24"/>
        </w:rPr>
        <w:t xml:space="preserve"> </w:t>
      </w:r>
      <w:r w:rsidRPr="00220C73">
        <w:rPr>
          <w:rFonts w:ascii="Helvetica" w:hAnsi="Helvetica" w:cs="Helvetica"/>
          <w:sz w:val="24"/>
          <w:szCs w:val="24"/>
        </w:rPr>
        <w:t xml:space="preserve">estimating equations (gee models) (see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{"citationID":"baen4PgR","properties":{"formattedCitation":"(Zeger, Liang and Albert, 1988)","plainCitation":"(Zeger, Liang and Albert, 1988)","dontUpdate":true,"noteIndex":0},"citationItems":[{"id":1842,"uris":["http://zotero.org/users/8741181/items/JK72XDGP"],"itemData":{"id":1842,"type":"article-journal","container-title":"Biometrics","DOI":"10.2307/2531734","ISSN":"0006341X","issue":"4","journalAbbreviation":"Biometrics","language":"en","page":"1049","source":"DOI.org (Crossref)","title":"Models for Longitudinal Data: A Generalized Estimating Equation Approach","title-short":"Models for Longitudinal Data","volume":"44","author":[{"family":"Zeger","given":"Scott L."},{"family":"Liang","given":"Kung-Yee"},{"family":"Albert","given":"Paul S."}],"issued":{"date-parts":[["1988",12]]}}}],"schema":"https://github.com/citation-style-language/schema/raw/master/csl-citation.json"}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Zeger et al 1988)</w:t>
      </w:r>
      <w:r w:rsidRPr="00220C73">
        <w:rPr>
          <w:rFonts w:ascii="Helvetica" w:hAnsi="Helvetica" w:cs="Helvetica"/>
          <w:sz w:val="24"/>
          <w:szCs w:val="24"/>
        </w:rPr>
        <w:fldChar w:fldCharType="end"/>
      </w:r>
      <w:r w:rsidRPr="00220C73">
        <w:rPr>
          <w:rFonts w:ascii="Helvetica" w:hAnsi="Helvetica" w:cs="Helvetica"/>
          <w:sz w:val="24"/>
          <w:szCs w:val="24"/>
        </w:rPr>
        <w:t>. Generalized estimating equations have largely been overlooked in sociological and educational studies as a method of estimating ‘population average’ effects in panel data, and they are likely to provide an interesting alternative approach to analysing repeated contacts data.</w:t>
      </w:r>
    </w:p>
    <w:p w14:paraId="5175F621" w14:textId="1FF9E4B7" w:rsidR="00FF4DCB" w:rsidRPr="00220C73" w:rsidRDefault="00F22A7D" w:rsidP="003D4E94">
      <w:pPr>
        <w:rPr>
          <w:rFonts w:ascii="Helvetica" w:hAnsi="Helvetica" w:cs="Helvetica"/>
          <w:sz w:val="24"/>
          <w:szCs w:val="24"/>
        </w:rPr>
      </w:pPr>
      <w:r w:rsidRPr="00220C73">
        <w:rPr>
          <w:rFonts w:ascii="Helvetica" w:hAnsi="Helvetica" w:cs="Helvetica"/>
          <w:sz w:val="24"/>
          <w:szCs w:val="24"/>
        </w:rPr>
        <w:t xml:space="preserve">For the NCDS analysis three main statistical techniques shall be undertaken. </w:t>
      </w:r>
      <w:r w:rsidR="00AF0225" w:rsidRPr="00220C73">
        <w:rPr>
          <w:rFonts w:ascii="Helvetica" w:hAnsi="Helvetica" w:cs="Helvetica"/>
          <w:sz w:val="24"/>
          <w:szCs w:val="24"/>
        </w:rPr>
        <w:t>Firstly,</w:t>
      </w:r>
      <w:r w:rsidRPr="00220C73">
        <w:rPr>
          <w:rFonts w:ascii="Helvetica" w:hAnsi="Helvetica" w:cs="Helvetica"/>
          <w:sz w:val="24"/>
          <w:szCs w:val="24"/>
        </w:rPr>
        <w:t xml:space="preserve"> a CCA multinominal logistic regression will be undertaken of economic activity. Then a </w:t>
      </w:r>
      <w:r w:rsidR="00AF0225" w:rsidRPr="00220C73">
        <w:rPr>
          <w:rFonts w:ascii="Helvetica" w:hAnsi="Helvetica" w:cs="Helvetica"/>
          <w:sz w:val="24"/>
          <w:szCs w:val="24"/>
        </w:rPr>
        <w:t>sensitivity</w:t>
      </w:r>
      <w:r w:rsidRPr="00220C73">
        <w:rPr>
          <w:rFonts w:ascii="Helvetica" w:hAnsi="Helvetica" w:cs="Helvetica"/>
          <w:sz w:val="24"/>
          <w:szCs w:val="24"/>
        </w:rPr>
        <w:t xml:space="preserve"> analysis of socio-economic measures will be undertaken. Average marginal effects will be </w:t>
      </w:r>
      <w:r w:rsidR="00AF0225" w:rsidRPr="00220C73">
        <w:rPr>
          <w:rFonts w:ascii="Helvetica" w:hAnsi="Helvetica" w:cs="Helvetica"/>
          <w:sz w:val="24"/>
          <w:szCs w:val="24"/>
        </w:rPr>
        <w:t>given,</w:t>
      </w:r>
      <w:r w:rsidRPr="00220C73">
        <w:rPr>
          <w:rFonts w:ascii="Helvetica" w:hAnsi="Helvetica" w:cs="Helvetica"/>
          <w:sz w:val="24"/>
          <w:szCs w:val="24"/>
        </w:rPr>
        <w:t xml:space="preserve"> and the predicted probabilities of the chosen social class measure will be graphically presented. Finally, multiple imputation will be undertaken and compared to the CCA</w:t>
      </w:r>
      <w:r w:rsidR="00AF0225" w:rsidRPr="00220C73">
        <w:rPr>
          <w:rFonts w:ascii="Helvetica" w:hAnsi="Helvetica" w:cs="Helvetica"/>
          <w:sz w:val="24"/>
          <w:szCs w:val="24"/>
        </w:rPr>
        <w:t xml:space="preserve"> multinominal logistic regression. </w:t>
      </w:r>
    </w:p>
    <w:p w14:paraId="47DBF504" w14:textId="361B691F" w:rsidR="001E3D6E" w:rsidRPr="00220C73" w:rsidRDefault="001E3D6E" w:rsidP="001E3D6E">
      <w:pPr>
        <w:pStyle w:val="Heading2"/>
        <w:rPr>
          <w:rFonts w:ascii="Helvetica" w:hAnsi="Helvetica" w:cs="Helvetica"/>
          <w:sz w:val="24"/>
          <w:szCs w:val="24"/>
        </w:rPr>
      </w:pPr>
      <w:bookmarkStart w:id="104" w:name="_Toc131406655"/>
      <w:commentRangeStart w:id="105"/>
      <w:r w:rsidRPr="00220C73">
        <w:rPr>
          <w:rFonts w:ascii="Helvetica" w:hAnsi="Helvetica" w:cs="Helvetica"/>
          <w:sz w:val="24"/>
          <w:szCs w:val="24"/>
        </w:rPr>
        <w:t>Descriptive Statistics</w:t>
      </w:r>
      <w:commentRangeEnd w:id="105"/>
      <w:r w:rsidR="00C770F4" w:rsidRPr="00220C73">
        <w:rPr>
          <w:rStyle w:val="CommentReference"/>
          <w:rFonts w:ascii="Helvetica" w:eastAsiaTheme="minorHAnsi" w:hAnsi="Helvetica" w:cs="Helvetica"/>
          <w:color w:val="auto"/>
          <w:sz w:val="24"/>
          <w:szCs w:val="24"/>
        </w:rPr>
        <w:commentReference w:id="105"/>
      </w:r>
      <w:bookmarkEnd w:id="104"/>
    </w:p>
    <w:p w14:paraId="3221A491" w14:textId="5F1774D4" w:rsidR="002162EC" w:rsidRPr="00220C73" w:rsidRDefault="00996C6F" w:rsidP="00996C6F">
      <w:pPr>
        <w:rPr>
          <w:rFonts w:ascii="Helvetica" w:hAnsi="Helvetica" w:cs="Helvetica"/>
          <w:sz w:val="24"/>
          <w:szCs w:val="24"/>
        </w:rPr>
      </w:pPr>
      <w:r w:rsidRPr="00220C73">
        <w:rPr>
          <w:rFonts w:ascii="Helvetica" w:hAnsi="Helvetica" w:cs="Helvetica"/>
          <w:sz w:val="24"/>
          <w:szCs w:val="24"/>
        </w:rPr>
        <w:t xml:space="preserve">Table </w:t>
      </w:r>
      <w:r w:rsidR="00EC0788" w:rsidRPr="00220C73">
        <w:rPr>
          <w:rFonts w:ascii="Helvetica" w:hAnsi="Helvetica" w:cs="Helvetica"/>
          <w:sz w:val="24"/>
          <w:szCs w:val="24"/>
        </w:rPr>
        <w:t>1.</w:t>
      </w:r>
      <w:r w:rsidR="0095687E" w:rsidRPr="00220C73">
        <w:rPr>
          <w:rFonts w:ascii="Helvetica" w:hAnsi="Helvetica" w:cs="Helvetica"/>
          <w:sz w:val="24"/>
          <w:szCs w:val="24"/>
        </w:rPr>
        <w:t>4</w:t>
      </w:r>
      <w:r w:rsidRPr="00220C73">
        <w:rPr>
          <w:rFonts w:ascii="Helvetica" w:hAnsi="Helvetica" w:cs="Helvetica"/>
          <w:sz w:val="24"/>
          <w:szCs w:val="24"/>
        </w:rPr>
        <w:t xml:space="preserve"> shows </w:t>
      </w:r>
      <w:commentRangeStart w:id="106"/>
      <w:r w:rsidRPr="00220C73">
        <w:rPr>
          <w:rFonts w:ascii="Helvetica" w:hAnsi="Helvetica" w:cs="Helvetica"/>
          <w:sz w:val="24"/>
          <w:szCs w:val="24"/>
        </w:rPr>
        <w:t>the frequencies and summary statistics for the NCDS. Overall,</w:t>
      </w:r>
      <w:r w:rsidR="0095687E" w:rsidRPr="00220C73">
        <w:rPr>
          <w:rFonts w:ascii="Helvetica" w:hAnsi="Helvetica" w:cs="Helvetica"/>
          <w:sz w:val="24"/>
          <w:szCs w:val="24"/>
        </w:rPr>
        <w:t xml:space="preserve"> </w:t>
      </w:r>
      <w:r w:rsidR="009071CF" w:rsidRPr="00220C73">
        <w:rPr>
          <w:rFonts w:ascii="Helvetica" w:hAnsi="Helvetica" w:cs="Helvetica"/>
          <w:sz w:val="24"/>
          <w:szCs w:val="24"/>
        </w:rPr>
        <w:t>38.17</w:t>
      </w:r>
      <w:r w:rsidRPr="00220C73">
        <w:rPr>
          <w:rFonts w:ascii="Helvetica" w:hAnsi="Helvetica" w:cs="Helvetica"/>
          <w:sz w:val="24"/>
          <w:szCs w:val="24"/>
        </w:rPr>
        <w:t xml:space="preserve"> per cent of our sample </w:t>
      </w:r>
      <w:commentRangeEnd w:id="106"/>
      <w:r w:rsidR="0024532F" w:rsidRPr="00220C73">
        <w:rPr>
          <w:rStyle w:val="CommentReference"/>
          <w:rFonts w:ascii="Helvetica" w:hAnsi="Helvetica" w:cs="Helvetica"/>
          <w:sz w:val="24"/>
          <w:szCs w:val="24"/>
        </w:rPr>
        <w:commentReference w:id="106"/>
      </w:r>
      <w:r w:rsidRPr="00220C73">
        <w:rPr>
          <w:rFonts w:ascii="Helvetica" w:hAnsi="Helvetica" w:cs="Helvetica"/>
          <w:sz w:val="24"/>
          <w:szCs w:val="24"/>
        </w:rPr>
        <w:t xml:space="preserve">is in full-time employment. Whilst </w:t>
      </w:r>
      <w:r w:rsidR="0095687E" w:rsidRPr="00220C73">
        <w:rPr>
          <w:rFonts w:ascii="Helvetica" w:hAnsi="Helvetica" w:cs="Helvetica"/>
          <w:sz w:val="24"/>
          <w:szCs w:val="24"/>
        </w:rPr>
        <w:t>3</w:t>
      </w:r>
      <w:r w:rsidR="009071CF" w:rsidRPr="00220C73">
        <w:rPr>
          <w:rFonts w:ascii="Helvetica" w:hAnsi="Helvetica" w:cs="Helvetica"/>
          <w:sz w:val="24"/>
          <w:szCs w:val="24"/>
        </w:rPr>
        <w:t>0.42</w:t>
      </w:r>
      <w:r w:rsidRPr="00220C73">
        <w:rPr>
          <w:rFonts w:ascii="Helvetica" w:hAnsi="Helvetica" w:cs="Helvetica"/>
          <w:sz w:val="24"/>
          <w:szCs w:val="24"/>
        </w:rPr>
        <w:t xml:space="preserve"> per cent remain in school </w:t>
      </w:r>
      <w:r w:rsidR="009071CF" w:rsidRPr="00220C73">
        <w:rPr>
          <w:rFonts w:ascii="Helvetica" w:hAnsi="Helvetica" w:cs="Helvetica"/>
          <w:sz w:val="24"/>
          <w:szCs w:val="24"/>
        </w:rPr>
        <w:t>8.82</w:t>
      </w:r>
      <w:r w:rsidRPr="00220C73">
        <w:rPr>
          <w:rFonts w:ascii="Helvetica" w:hAnsi="Helvetica" w:cs="Helvetica"/>
          <w:sz w:val="24"/>
          <w:szCs w:val="24"/>
        </w:rPr>
        <w:t xml:space="preserve"> per cent moved on to full-time post school education. Unemployment and being out of the labour force makes up </w:t>
      </w:r>
      <w:r w:rsidR="009071CF" w:rsidRPr="00220C73">
        <w:rPr>
          <w:rFonts w:ascii="Helvetica" w:hAnsi="Helvetica" w:cs="Helvetica"/>
          <w:sz w:val="24"/>
          <w:szCs w:val="24"/>
        </w:rPr>
        <w:t>3.10</w:t>
      </w:r>
      <w:r w:rsidRPr="00220C73">
        <w:rPr>
          <w:rFonts w:ascii="Helvetica" w:hAnsi="Helvetica" w:cs="Helvetica"/>
          <w:sz w:val="24"/>
          <w:szCs w:val="24"/>
        </w:rPr>
        <w:t xml:space="preserve">. Finally, </w:t>
      </w:r>
      <w:r w:rsidR="0095687E" w:rsidRPr="00220C73">
        <w:rPr>
          <w:rFonts w:ascii="Helvetica" w:hAnsi="Helvetica" w:cs="Helvetica"/>
          <w:sz w:val="24"/>
          <w:szCs w:val="24"/>
        </w:rPr>
        <w:t>19.</w:t>
      </w:r>
      <w:r w:rsidR="009071CF" w:rsidRPr="00220C73">
        <w:rPr>
          <w:rFonts w:ascii="Helvetica" w:hAnsi="Helvetica" w:cs="Helvetica"/>
          <w:sz w:val="24"/>
          <w:szCs w:val="24"/>
        </w:rPr>
        <w:t>48</w:t>
      </w:r>
      <w:r w:rsidRPr="00220C73">
        <w:rPr>
          <w:rFonts w:ascii="Helvetica" w:hAnsi="Helvetica" w:cs="Helvetica"/>
          <w:sz w:val="24"/>
          <w:szCs w:val="24"/>
        </w:rPr>
        <w:t xml:space="preserve"> per cent of the sample are in some kind of training or apprenticeship scheme. </w:t>
      </w:r>
    </w:p>
    <w:p w14:paraId="1E3751DE" w14:textId="14D186E3" w:rsidR="002162EC" w:rsidRPr="00220C73" w:rsidRDefault="00996C6F" w:rsidP="00996C6F">
      <w:pPr>
        <w:rPr>
          <w:rFonts w:ascii="Helvetica" w:hAnsi="Helvetica" w:cs="Helvetica"/>
          <w:sz w:val="24"/>
          <w:szCs w:val="24"/>
        </w:rPr>
      </w:pPr>
      <w:r w:rsidRPr="00220C73">
        <w:rPr>
          <w:rFonts w:ascii="Helvetica" w:hAnsi="Helvetica" w:cs="Helvetica"/>
          <w:sz w:val="24"/>
          <w:szCs w:val="24"/>
        </w:rPr>
        <w:t xml:space="preserve">Educational attainment and sex are two key factors during this time period that are of particular interest. Table </w:t>
      </w:r>
      <w:r w:rsidR="00EC0788" w:rsidRPr="00220C73">
        <w:rPr>
          <w:rFonts w:ascii="Helvetica" w:hAnsi="Helvetica" w:cs="Helvetica"/>
          <w:sz w:val="24"/>
          <w:szCs w:val="24"/>
        </w:rPr>
        <w:t>1.</w:t>
      </w:r>
      <w:r w:rsidR="0095687E" w:rsidRPr="00220C73">
        <w:rPr>
          <w:rFonts w:ascii="Helvetica" w:hAnsi="Helvetica" w:cs="Helvetica"/>
          <w:sz w:val="24"/>
          <w:szCs w:val="24"/>
        </w:rPr>
        <w:t>5</w:t>
      </w:r>
      <w:r w:rsidR="00EC0788" w:rsidRPr="00220C73">
        <w:rPr>
          <w:rFonts w:ascii="Helvetica" w:hAnsi="Helvetica" w:cs="Helvetica"/>
          <w:sz w:val="24"/>
          <w:szCs w:val="24"/>
        </w:rPr>
        <w:t>-1.</w:t>
      </w:r>
      <w:r w:rsidR="0095687E" w:rsidRPr="00220C73">
        <w:rPr>
          <w:rFonts w:ascii="Helvetica" w:hAnsi="Helvetica" w:cs="Helvetica"/>
          <w:sz w:val="24"/>
          <w:szCs w:val="24"/>
        </w:rPr>
        <w:t>7</w:t>
      </w:r>
      <w:r w:rsidRPr="00220C73">
        <w:rPr>
          <w:rFonts w:ascii="Helvetica" w:hAnsi="Helvetica" w:cs="Helvetica"/>
          <w:sz w:val="24"/>
          <w:szCs w:val="24"/>
        </w:rPr>
        <w:t xml:space="preserve"> breaks down economic activity by Sex and Educational Attainment. There is a substantive </w:t>
      </w:r>
      <w:commentRangeStart w:id="107"/>
      <w:r w:rsidRPr="00220C73">
        <w:rPr>
          <w:rFonts w:ascii="Helvetica" w:hAnsi="Helvetica" w:cs="Helvetica"/>
          <w:sz w:val="24"/>
          <w:szCs w:val="24"/>
        </w:rPr>
        <w:t xml:space="preserve">difference for both men and women in fulltime employment by </w:t>
      </w:r>
      <w:r w:rsidR="00EC0788" w:rsidRPr="00220C73">
        <w:rPr>
          <w:rFonts w:ascii="Helvetica" w:hAnsi="Helvetica" w:cs="Helvetica"/>
          <w:sz w:val="24"/>
          <w:szCs w:val="24"/>
        </w:rPr>
        <w:t>whether</w:t>
      </w:r>
      <w:r w:rsidRPr="00220C73">
        <w:rPr>
          <w:rFonts w:ascii="Helvetica" w:hAnsi="Helvetica" w:cs="Helvetica"/>
          <w:sz w:val="24"/>
          <w:szCs w:val="24"/>
        </w:rPr>
        <w:t xml:space="preserve"> they attained less than five O-levels or not. </w:t>
      </w:r>
      <w:r w:rsidR="00F04C86" w:rsidRPr="00220C73">
        <w:rPr>
          <w:rFonts w:ascii="Helvetica" w:hAnsi="Helvetica" w:cs="Helvetica"/>
          <w:sz w:val="24"/>
          <w:szCs w:val="24"/>
        </w:rPr>
        <w:t>20.24</w:t>
      </w:r>
      <w:r w:rsidRPr="00220C73">
        <w:rPr>
          <w:rFonts w:ascii="Helvetica" w:hAnsi="Helvetica" w:cs="Helvetica"/>
          <w:sz w:val="24"/>
          <w:szCs w:val="24"/>
        </w:rPr>
        <w:t xml:space="preserve"> per cent compared to 2.2</w:t>
      </w:r>
      <w:r w:rsidR="00F04C86" w:rsidRPr="00220C73">
        <w:rPr>
          <w:rFonts w:ascii="Helvetica" w:hAnsi="Helvetica" w:cs="Helvetica"/>
          <w:sz w:val="24"/>
          <w:szCs w:val="24"/>
        </w:rPr>
        <w:t>8</w:t>
      </w:r>
      <w:r w:rsidRPr="00220C73">
        <w:rPr>
          <w:rFonts w:ascii="Helvetica" w:hAnsi="Helvetica" w:cs="Helvetica"/>
          <w:sz w:val="24"/>
          <w:szCs w:val="24"/>
        </w:rPr>
        <w:t xml:space="preserve"> per cent of females were in full-time work.</w:t>
      </w:r>
      <w:r w:rsidR="00F04C86" w:rsidRPr="00220C73">
        <w:rPr>
          <w:rFonts w:ascii="Helvetica" w:hAnsi="Helvetica" w:cs="Helvetica"/>
          <w:sz w:val="24"/>
          <w:szCs w:val="24"/>
        </w:rPr>
        <w:t xml:space="preserve"> 12.97</w:t>
      </w:r>
      <w:r w:rsidRPr="00220C73">
        <w:rPr>
          <w:rFonts w:ascii="Helvetica" w:hAnsi="Helvetica" w:cs="Helvetica"/>
          <w:sz w:val="24"/>
          <w:szCs w:val="24"/>
        </w:rPr>
        <w:t xml:space="preserve"> per cent compared to </w:t>
      </w:r>
      <w:r w:rsidR="00F04C86" w:rsidRPr="00220C73">
        <w:rPr>
          <w:rFonts w:ascii="Helvetica" w:hAnsi="Helvetica" w:cs="Helvetica"/>
          <w:sz w:val="24"/>
          <w:szCs w:val="24"/>
        </w:rPr>
        <w:t>1.27</w:t>
      </w:r>
      <w:r w:rsidRPr="00220C73">
        <w:rPr>
          <w:rFonts w:ascii="Helvetica" w:hAnsi="Helvetica" w:cs="Helvetica"/>
          <w:sz w:val="24"/>
          <w:szCs w:val="24"/>
        </w:rPr>
        <w:t xml:space="preserve"> per cent of males were in full-time work</w:t>
      </w:r>
      <w:commentRangeEnd w:id="107"/>
      <w:r w:rsidR="002162EC" w:rsidRPr="00220C73">
        <w:rPr>
          <w:rStyle w:val="CommentReference"/>
          <w:rFonts w:ascii="Helvetica" w:hAnsi="Helvetica" w:cs="Helvetica"/>
          <w:sz w:val="24"/>
          <w:szCs w:val="24"/>
        </w:rPr>
        <w:commentReference w:id="107"/>
      </w:r>
      <w:r w:rsidRPr="00220C73">
        <w:rPr>
          <w:rFonts w:ascii="Helvetica" w:hAnsi="Helvetica" w:cs="Helvetica"/>
          <w:sz w:val="24"/>
          <w:szCs w:val="24"/>
        </w:rPr>
        <w:t xml:space="preserve">. </w:t>
      </w:r>
      <w:r w:rsidR="00F04C86" w:rsidRPr="00220C73">
        <w:rPr>
          <w:rFonts w:ascii="Helvetica" w:hAnsi="Helvetica" w:cs="Helvetica"/>
          <w:sz w:val="24"/>
          <w:szCs w:val="24"/>
        </w:rPr>
        <w:t>M</w:t>
      </w:r>
      <w:r w:rsidRPr="00220C73">
        <w:rPr>
          <w:rFonts w:ascii="Helvetica" w:hAnsi="Helvetica" w:cs="Helvetica"/>
          <w:sz w:val="24"/>
          <w:szCs w:val="24"/>
        </w:rPr>
        <w:t xml:space="preserve">ore women who achieved less than five O-levels appear to be in full-time employment compared to men, by </w:t>
      </w:r>
      <w:r w:rsidR="00F04C86" w:rsidRPr="00220C73">
        <w:rPr>
          <w:rFonts w:ascii="Helvetica" w:hAnsi="Helvetica" w:cs="Helvetica"/>
          <w:sz w:val="24"/>
          <w:szCs w:val="24"/>
        </w:rPr>
        <w:t>over 7</w:t>
      </w:r>
      <w:r w:rsidRPr="00220C73">
        <w:rPr>
          <w:rFonts w:ascii="Helvetica" w:hAnsi="Helvetica" w:cs="Helvetica"/>
          <w:sz w:val="24"/>
          <w:szCs w:val="24"/>
        </w:rPr>
        <w:t xml:space="preserve"> per cent. </w:t>
      </w:r>
    </w:p>
    <w:p w14:paraId="6D56F612" w14:textId="45306411" w:rsidR="002162EC" w:rsidRPr="00220C73" w:rsidRDefault="00996C6F" w:rsidP="00996C6F">
      <w:pPr>
        <w:rPr>
          <w:rFonts w:ascii="Helvetica" w:hAnsi="Helvetica" w:cs="Helvetica"/>
          <w:sz w:val="24"/>
          <w:szCs w:val="24"/>
        </w:rPr>
      </w:pPr>
      <w:r w:rsidRPr="00220C73">
        <w:rPr>
          <w:rFonts w:ascii="Helvetica" w:hAnsi="Helvetica" w:cs="Helvetica"/>
          <w:sz w:val="24"/>
          <w:szCs w:val="24"/>
        </w:rPr>
        <w:t xml:space="preserve">There are negligible differences between men and women when it came to school as their main economic activity across educational attainment. Those that received less than </w:t>
      </w:r>
      <w:r w:rsidR="00F04C86" w:rsidRPr="00220C73">
        <w:rPr>
          <w:rFonts w:ascii="Helvetica" w:hAnsi="Helvetica" w:cs="Helvetica"/>
          <w:sz w:val="24"/>
          <w:szCs w:val="24"/>
        </w:rPr>
        <w:t>five</w:t>
      </w:r>
      <w:r w:rsidRPr="00220C73">
        <w:rPr>
          <w:rFonts w:ascii="Helvetica" w:hAnsi="Helvetica" w:cs="Helvetica"/>
          <w:sz w:val="24"/>
          <w:szCs w:val="24"/>
        </w:rPr>
        <w:t xml:space="preserve"> O-levels made up 5.</w:t>
      </w:r>
      <w:r w:rsidR="00F04C86" w:rsidRPr="00220C73">
        <w:rPr>
          <w:rFonts w:ascii="Helvetica" w:hAnsi="Helvetica" w:cs="Helvetica"/>
          <w:sz w:val="24"/>
          <w:szCs w:val="24"/>
        </w:rPr>
        <w:t>21</w:t>
      </w:r>
      <w:r w:rsidRPr="00220C73">
        <w:rPr>
          <w:rFonts w:ascii="Helvetica" w:hAnsi="Helvetica" w:cs="Helvetica"/>
          <w:sz w:val="24"/>
          <w:szCs w:val="24"/>
        </w:rPr>
        <w:t xml:space="preserve"> per cent of main economic activity for that grouping compared to </w:t>
      </w:r>
      <w:r w:rsidR="00F04C86" w:rsidRPr="00220C73">
        <w:rPr>
          <w:rFonts w:ascii="Helvetica" w:hAnsi="Helvetica" w:cs="Helvetica"/>
          <w:sz w:val="24"/>
          <w:szCs w:val="24"/>
        </w:rPr>
        <w:t>26</w:t>
      </w:r>
      <w:r w:rsidRPr="00220C73">
        <w:rPr>
          <w:rFonts w:ascii="Helvetica" w:hAnsi="Helvetica" w:cs="Helvetica"/>
          <w:sz w:val="24"/>
          <w:szCs w:val="24"/>
        </w:rPr>
        <w:t>.</w:t>
      </w:r>
      <w:r w:rsidR="00F04C86" w:rsidRPr="00220C73">
        <w:rPr>
          <w:rFonts w:ascii="Helvetica" w:hAnsi="Helvetica" w:cs="Helvetica"/>
          <w:sz w:val="24"/>
          <w:szCs w:val="24"/>
        </w:rPr>
        <w:t>41</w:t>
      </w:r>
      <w:r w:rsidRPr="00220C73">
        <w:rPr>
          <w:rFonts w:ascii="Helvetica" w:hAnsi="Helvetica" w:cs="Helvetica"/>
          <w:sz w:val="24"/>
          <w:szCs w:val="24"/>
        </w:rPr>
        <w:t xml:space="preserve"> per cent of main economic activity for the</w:t>
      </w:r>
      <w:r w:rsidR="00F04C86" w:rsidRPr="00220C73">
        <w:rPr>
          <w:rFonts w:ascii="Helvetica" w:hAnsi="Helvetica" w:cs="Helvetica"/>
          <w:sz w:val="24"/>
          <w:szCs w:val="24"/>
        </w:rPr>
        <w:t xml:space="preserve"> greater than five</w:t>
      </w:r>
      <w:r w:rsidRPr="00220C73">
        <w:rPr>
          <w:rFonts w:ascii="Helvetica" w:hAnsi="Helvetica" w:cs="Helvetica"/>
          <w:sz w:val="24"/>
          <w:szCs w:val="24"/>
        </w:rPr>
        <w:t xml:space="preserve"> O-level group. </w:t>
      </w:r>
    </w:p>
    <w:p w14:paraId="59CF6A8C" w14:textId="7EF2AC3C" w:rsidR="00996C6F" w:rsidRPr="00220C73" w:rsidRDefault="00996C6F" w:rsidP="00996C6F">
      <w:pPr>
        <w:rPr>
          <w:rFonts w:ascii="Helvetica" w:hAnsi="Helvetica" w:cs="Helvetica"/>
          <w:sz w:val="24"/>
          <w:szCs w:val="24"/>
        </w:rPr>
      </w:pPr>
      <w:r w:rsidRPr="00220C73">
        <w:rPr>
          <w:rFonts w:ascii="Helvetica" w:hAnsi="Helvetica" w:cs="Helvetica"/>
          <w:sz w:val="24"/>
          <w:szCs w:val="24"/>
        </w:rPr>
        <w:t xml:space="preserve">A final thing to note, whilst there is a small difference between men and women in the </w:t>
      </w:r>
      <w:r w:rsidR="00F04C86" w:rsidRPr="00220C73">
        <w:rPr>
          <w:rFonts w:ascii="Helvetica" w:hAnsi="Helvetica" w:cs="Helvetica"/>
          <w:sz w:val="24"/>
          <w:szCs w:val="24"/>
        </w:rPr>
        <w:t>greater than five</w:t>
      </w:r>
      <w:r w:rsidRPr="00220C73">
        <w:rPr>
          <w:rFonts w:ascii="Helvetica" w:hAnsi="Helvetica" w:cs="Helvetica"/>
          <w:sz w:val="24"/>
          <w:szCs w:val="24"/>
        </w:rPr>
        <w:t xml:space="preserve"> O-level group for being in training/apprenticeships, only 2.</w:t>
      </w:r>
      <w:r w:rsidR="00F04C86" w:rsidRPr="00220C73">
        <w:rPr>
          <w:rFonts w:ascii="Helvetica" w:hAnsi="Helvetica" w:cs="Helvetica"/>
          <w:sz w:val="24"/>
          <w:szCs w:val="24"/>
        </w:rPr>
        <w:t>82</w:t>
      </w:r>
      <w:r w:rsidRPr="00220C73">
        <w:rPr>
          <w:rFonts w:ascii="Helvetica" w:hAnsi="Helvetica" w:cs="Helvetica"/>
          <w:sz w:val="24"/>
          <w:szCs w:val="24"/>
        </w:rPr>
        <w:t xml:space="preserve"> per cent of women compared to </w:t>
      </w:r>
      <w:r w:rsidR="00F04C86" w:rsidRPr="00220C73">
        <w:rPr>
          <w:rFonts w:ascii="Helvetica" w:hAnsi="Helvetica" w:cs="Helvetica"/>
          <w:sz w:val="24"/>
          <w:szCs w:val="24"/>
        </w:rPr>
        <w:t>14</w:t>
      </w:r>
      <w:r w:rsidRPr="00220C73">
        <w:rPr>
          <w:rFonts w:ascii="Helvetica" w:hAnsi="Helvetica" w:cs="Helvetica"/>
          <w:sz w:val="24"/>
          <w:szCs w:val="24"/>
        </w:rPr>
        <w:t>.</w:t>
      </w:r>
      <w:r w:rsidR="00F04C86" w:rsidRPr="00220C73">
        <w:rPr>
          <w:rFonts w:ascii="Helvetica" w:hAnsi="Helvetica" w:cs="Helvetica"/>
          <w:sz w:val="24"/>
          <w:szCs w:val="24"/>
        </w:rPr>
        <w:t>12</w:t>
      </w:r>
      <w:r w:rsidRPr="00220C73">
        <w:rPr>
          <w:rFonts w:ascii="Helvetica" w:hAnsi="Helvetica" w:cs="Helvetica"/>
          <w:sz w:val="24"/>
          <w:szCs w:val="24"/>
        </w:rPr>
        <w:t xml:space="preserve"> per cent of men in the less than five O-level grouping are in training/apprenticeships as their main economic activity. These descriptive statistics demonstrate that descriptively, there are differences in economic activity across educational attainment and sex that will be investigated for further analyses. </w:t>
      </w:r>
    </w:p>
    <w:p w14:paraId="79938D5A" w14:textId="48D81A2C" w:rsidR="00996C6F" w:rsidRPr="00220C73" w:rsidRDefault="00996C6F" w:rsidP="00996C6F">
      <w:pPr>
        <w:rPr>
          <w:rFonts w:ascii="Helvetica" w:hAnsi="Helvetica" w:cs="Helvetica"/>
          <w:sz w:val="24"/>
          <w:szCs w:val="24"/>
        </w:rPr>
      </w:pPr>
    </w:p>
    <w:p w14:paraId="2570E792" w14:textId="77777777" w:rsidR="00CB38A1" w:rsidRPr="00220C73" w:rsidRDefault="00CB38A1" w:rsidP="00996C6F">
      <w:pPr>
        <w:rPr>
          <w:ins w:id="108" w:author="Scott Oatley" w:date="2023-04-01T11:43:00Z"/>
          <w:rFonts w:ascii="Helvetica" w:hAnsi="Helvetica" w:cs="Helvetica"/>
          <w:sz w:val="24"/>
          <w:szCs w:val="24"/>
        </w:rPr>
      </w:pPr>
    </w:p>
    <w:tbl>
      <w:tblPr>
        <w:tblStyle w:val="GridTable2"/>
        <w:tblW w:w="0" w:type="auto"/>
        <w:jc w:val="center"/>
        <w:tblLook w:val="04A0" w:firstRow="1" w:lastRow="0" w:firstColumn="1" w:lastColumn="0" w:noHBand="0" w:noVBand="1"/>
      </w:tblPr>
      <w:tblGrid>
        <w:gridCol w:w="7179"/>
        <w:gridCol w:w="817"/>
        <w:gridCol w:w="1030"/>
      </w:tblGrid>
      <w:tr w:rsidR="000E60F3" w:rsidRPr="00220C73" w14:paraId="38DE5DAD" w14:textId="77777777" w:rsidTr="008446E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3"/>
          </w:tcPr>
          <w:p w14:paraId="3075F901" w14:textId="2DAF9BEB" w:rsidR="000E60F3" w:rsidRPr="00220C73" w:rsidRDefault="000E60F3" w:rsidP="00DC2FFC">
            <w:pPr>
              <w:rPr>
                <w:rFonts w:ascii="Helvetica" w:hAnsi="Helvetica" w:cs="Helvetica"/>
                <w:sz w:val="24"/>
                <w:szCs w:val="24"/>
              </w:rPr>
            </w:pPr>
            <w:r w:rsidRPr="00220C73">
              <w:rPr>
                <w:rFonts w:ascii="Helvetica" w:hAnsi="Helvetica" w:cs="Helvetica"/>
                <w:sz w:val="24"/>
                <w:szCs w:val="24"/>
              </w:rPr>
              <w:t>Table 1</w:t>
            </w:r>
            <w:r w:rsidR="002020E2">
              <w:rPr>
                <w:rFonts w:ascii="Helvetica" w:hAnsi="Helvetica" w:cs="Helvetica"/>
                <w:sz w:val="24"/>
                <w:szCs w:val="24"/>
              </w:rPr>
              <w:t>.5</w:t>
            </w:r>
            <w:r w:rsidRPr="00220C73">
              <w:rPr>
                <w:rFonts w:ascii="Helvetica" w:hAnsi="Helvetica" w:cs="Helvetica"/>
                <w:sz w:val="24"/>
                <w:szCs w:val="24"/>
              </w:rPr>
              <w:t>: Descriptive Statistics for Economic Activity</w:t>
            </w:r>
          </w:p>
        </w:tc>
      </w:tr>
      <w:tr w:rsidR="000E60F3" w:rsidRPr="00220C73" w14:paraId="0E51C071" w14:textId="77777777" w:rsidTr="008446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5BC862C" w14:textId="77777777" w:rsidR="000E60F3" w:rsidRPr="00220C73" w:rsidRDefault="000E60F3" w:rsidP="00DC2FFC">
            <w:pPr>
              <w:rPr>
                <w:rFonts w:ascii="Helvetica" w:hAnsi="Helvetica" w:cs="Helvetica"/>
                <w:sz w:val="24"/>
                <w:szCs w:val="24"/>
              </w:rPr>
            </w:pPr>
          </w:p>
        </w:tc>
        <w:tc>
          <w:tcPr>
            <w:tcW w:w="0" w:type="auto"/>
          </w:tcPr>
          <w:p w14:paraId="6C741508" w14:textId="77777777" w:rsidR="000E60F3" w:rsidRPr="00220C73" w:rsidRDefault="000E60F3" w:rsidP="00DC2FFC">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n</w:t>
            </w:r>
          </w:p>
        </w:tc>
        <w:tc>
          <w:tcPr>
            <w:tcW w:w="0" w:type="auto"/>
          </w:tcPr>
          <w:p w14:paraId="3C57C5F3" w14:textId="77777777" w:rsidR="000E60F3" w:rsidRPr="00220C73" w:rsidRDefault="000E60F3" w:rsidP="00DC2FFC">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0E60F3" w:rsidRPr="00220C73" w14:paraId="1B3D0C38" w14:textId="77777777" w:rsidTr="008446E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1505543" w14:textId="6739E28F" w:rsidR="000E60F3" w:rsidRPr="00220C73" w:rsidRDefault="000E60F3" w:rsidP="00DC2FFC">
            <w:pPr>
              <w:rPr>
                <w:rFonts w:ascii="Helvetica" w:hAnsi="Helvetica" w:cs="Helvetica"/>
                <w:sz w:val="24"/>
                <w:szCs w:val="24"/>
              </w:rPr>
            </w:pPr>
            <w:r w:rsidRPr="00220C73">
              <w:rPr>
                <w:rFonts w:ascii="Helvetica" w:hAnsi="Helvetica" w:cs="Helvetica"/>
                <w:sz w:val="24"/>
                <w:szCs w:val="24"/>
              </w:rPr>
              <w:t>Economic Activity</w:t>
            </w:r>
          </w:p>
        </w:tc>
        <w:tc>
          <w:tcPr>
            <w:tcW w:w="0" w:type="auto"/>
          </w:tcPr>
          <w:p w14:paraId="31E3DD9B" w14:textId="77777777" w:rsidR="000E60F3" w:rsidRPr="00220C73" w:rsidRDefault="000E60F3" w:rsidP="008446E3">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0DB95D4D" w14:textId="77777777" w:rsidR="000E60F3" w:rsidRPr="00220C73" w:rsidRDefault="000E60F3" w:rsidP="008446E3">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0E60F3" w:rsidRPr="00220C73" w14:paraId="38FF9F00" w14:textId="77777777" w:rsidTr="008446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00A917F" w14:textId="77777777" w:rsidR="000E60F3" w:rsidRPr="00220C73" w:rsidRDefault="000E60F3" w:rsidP="00DC2FFC">
            <w:pPr>
              <w:rPr>
                <w:rFonts w:ascii="Helvetica" w:hAnsi="Helvetica" w:cs="Helvetica"/>
                <w:i/>
                <w:iCs/>
                <w:sz w:val="24"/>
                <w:szCs w:val="24"/>
              </w:rPr>
            </w:pPr>
            <w:r w:rsidRPr="00220C73">
              <w:rPr>
                <w:rFonts w:ascii="Helvetica" w:hAnsi="Helvetica" w:cs="Helvetica"/>
                <w:i/>
                <w:iCs/>
                <w:sz w:val="24"/>
                <w:szCs w:val="24"/>
              </w:rPr>
              <w:t xml:space="preserve">  Employment</w:t>
            </w:r>
          </w:p>
        </w:tc>
        <w:tc>
          <w:tcPr>
            <w:tcW w:w="0" w:type="auto"/>
          </w:tcPr>
          <w:p w14:paraId="007C5DC1" w14:textId="77777777" w:rsidR="000E60F3" w:rsidRPr="00220C73" w:rsidRDefault="000E60F3" w:rsidP="008446E3">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3,225</w:t>
            </w:r>
          </w:p>
        </w:tc>
        <w:tc>
          <w:tcPr>
            <w:tcW w:w="0" w:type="auto"/>
          </w:tcPr>
          <w:p w14:paraId="3E255376" w14:textId="77777777" w:rsidR="000E60F3" w:rsidRPr="00220C73" w:rsidRDefault="000E60F3" w:rsidP="008446E3">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38.17%</w:t>
            </w:r>
          </w:p>
        </w:tc>
      </w:tr>
      <w:tr w:rsidR="000E60F3" w:rsidRPr="00220C73" w14:paraId="0464E85C" w14:textId="77777777" w:rsidTr="008446E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1838CBB" w14:textId="77777777" w:rsidR="000E60F3" w:rsidRPr="00220C73" w:rsidRDefault="000E60F3" w:rsidP="00DC2FFC">
            <w:pPr>
              <w:rPr>
                <w:rFonts w:ascii="Helvetica" w:hAnsi="Helvetica" w:cs="Helvetica"/>
                <w:i/>
                <w:iCs/>
                <w:sz w:val="24"/>
                <w:szCs w:val="24"/>
              </w:rPr>
            </w:pPr>
            <w:r w:rsidRPr="00220C73">
              <w:rPr>
                <w:rFonts w:ascii="Helvetica" w:hAnsi="Helvetica" w:cs="Helvetica"/>
                <w:i/>
                <w:iCs/>
                <w:sz w:val="24"/>
                <w:szCs w:val="24"/>
              </w:rPr>
              <w:t xml:space="preserve">  Post-Schooling Education</w:t>
            </w:r>
          </w:p>
        </w:tc>
        <w:tc>
          <w:tcPr>
            <w:tcW w:w="0" w:type="auto"/>
          </w:tcPr>
          <w:p w14:paraId="6EBAB194" w14:textId="77777777" w:rsidR="000E60F3" w:rsidRPr="00220C73" w:rsidRDefault="000E60F3" w:rsidP="008446E3">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745</w:t>
            </w:r>
          </w:p>
        </w:tc>
        <w:tc>
          <w:tcPr>
            <w:tcW w:w="0" w:type="auto"/>
          </w:tcPr>
          <w:p w14:paraId="0B3B7E32" w14:textId="77777777" w:rsidR="000E60F3" w:rsidRPr="00220C73" w:rsidRDefault="000E60F3" w:rsidP="008446E3">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8.82%</w:t>
            </w:r>
          </w:p>
        </w:tc>
      </w:tr>
      <w:tr w:rsidR="000E60F3" w:rsidRPr="00220C73" w14:paraId="34B9D850" w14:textId="77777777" w:rsidTr="008446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E32BAA2" w14:textId="77777777" w:rsidR="000E60F3" w:rsidRPr="00220C73" w:rsidRDefault="000E60F3" w:rsidP="00DC2FFC">
            <w:pPr>
              <w:rPr>
                <w:rFonts w:ascii="Helvetica" w:hAnsi="Helvetica" w:cs="Helvetica"/>
                <w:i/>
                <w:iCs/>
                <w:sz w:val="24"/>
                <w:szCs w:val="24"/>
              </w:rPr>
            </w:pPr>
            <w:r w:rsidRPr="00220C73">
              <w:rPr>
                <w:rFonts w:ascii="Helvetica" w:hAnsi="Helvetica" w:cs="Helvetica"/>
                <w:i/>
                <w:iCs/>
                <w:sz w:val="24"/>
                <w:szCs w:val="24"/>
              </w:rPr>
              <w:t xml:space="preserve">  School</w:t>
            </w:r>
          </w:p>
        </w:tc>
        <w:tc>
          <w:tcPr>
            <w:tcW w:w="0" w:type="auto"/>
          </w:tcPr>
          <w:p w14:paraId="6B2EAEF1" w14:textId="77777777" w:rsidR="000E60F3" w:rsidRPr="00220C73" w:rsidRDefault="000E60F3" w:rsidP="008446E3">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2,570</w:t>
            </w:r>
          </w:p>
        </w:tc>
        <w:tc>
          <w:tcPr>
            <w:tcW w:w="0" w:type="auto"/>
          </w:tcPr>
          <w:p w14:paraId="78FA4870" w14:textId="77777777" w:rsidR="000E60F3" w:rsidRPr="00220C73" w:rsidRDefault="000E60F3" w:rsidP="008446E3">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30.42%</w:t>
            </w:r>
          </w:p>
        </w:tc>
      </w:tr>
      <w:tr w:rsidR="000E60F3" w:rsidRPr="00220C73" w14:paraId="6FC61402" w14:textId="77777777" w:rsidTr="008446E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8AC56FE" w14:textId="77777777" w:rsidR="000E60F3" w:rsidRPr="00220C73" w:rsidRDefault="000E60F3" w:rsidP="00DC2FFC">
            <w:pPr>
              <w:rPr>
                <w:rFonts w:ascii="Helvetica" w:hAnsi="Helvetica" w:cs="Helvetica"/>
                <w:i/>
                <w:iCs/>
                <w:sz w:val="24"/>
                <w:szCs w:val="24"/>
              </w:rPr>
            </w:pPr>
            <w:r w:rsidRPr="00220C73">
              <w:rPr>
                <w:rFonts w:ascii="Helvetica" w:hAnsi="Helvetica" w:cs="Helvetica"/>
                <w:i/>
                <w:iCs/>
                <w:sz w:val="24"/>
                <w:szCs w:val="24"/>
              </w:rPr>
              <w:t xml:space="preserve">  Training/Apprenticeships</w:t>
            </w:r>
          </w:p>
        </w:tc>
        <w:tc>
          <w:tcPr>
            <w:tcW w:w="0" w:type="auto"/>
          </w:tcPr>
          <w:p w14:paraId="6692379F" w14:textId="77777777" w:rsidR="000E60F3" w:rsidRPr="00220C73" w:rsidRDefault="000E60F3" w:rsidP="008446E3">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1,646</w:t>
            </w:r>
          </w:p>
        </w:tc>
        <w:tc>
          <w:tcPr>
            <w:tcW w:w="0" w:type="auto"/>
          </w:tcPr>
          <w:p w14:paraId="126CB771" w14:textId="77777777" w:rsidR="000E60F3" w:rsidRPr="00220C73" w:rsidRDefault="000E60F3" w:rsidP="008446E3">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19.48%</w:t>
            </w:r>
          </w:p>
        </w:tc>
      </w:tr>
      <w:tr w:rsidR="000E60F3" w:rsidRPr="00220C73" w14:paraId="57CF4CF1" w14:textId="77777777" w:rsidTr="008446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CFA8624" w14:textId="77777777" w:rsidR="000E60F3" w:rsidRPr="00220C73" w:rsidRDefault="000E60F3" w:rsidP="00DC2FFC">
            <w:pPr>
              <w:rPr>
                <w:rFonts w:ascii="Helvetica" w:hAnsi="Helvetica" w:cs="Helvetica"/>
                <w:i/>
                <w:iCs/>
                <w:sz w:val="24"/>
                <w:szCs w:val="24"/>
              </w:rPr>
            </w:pPr>
            <w:r w:rsidRPr="00220C73">
              <w:rPr>
                <w:rFonts w:ascii="Helvetica" w:hAnsi="Helvetica" w:cs="Helvetica"/>
                <w:i/>
                <w:iCs/>
                <w:sz w:val="24"/>
                <w:szCs w:val="24"/>
              </w:rPr>
              <w:t xml:space="preserve">  Unemployment and OLF</w:t>
            </w:r>
          </w:p>
        </w:tc>
        <w:tc>
          <w:tcPr>
            <w:tcW w:w="0" w:type="auto"/>
          </w:tcPr>
          <w:p w14:paraId="51F8DED4" w14:textId="77777777" w:rsidR="000E60F3" w:rsidRPr="00220C73" w:rsidRDefault="000E60F3" w:rsidP="008446E3">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262</w:t>
            </w:r>
          </w:p>
        </w:tc>
        <w:tc>
          <w:tcPr>
            <w:tcW w:w="0" w:type="auto"/>
          </w:tcPr>
          <w:p w14:paraId="53895D5B" w14:textId="77777777" w:rsidR="000E60F3" w:rsidRPr="00220C73" w:rsidRDefault="000E60F3" w:rsidP="008446E3">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3.10%</w:t>
            </w:r>
          </w:p>
        </w:tc>
      </w:tr>
      <w:tr w:rsidR="000E60F3" w:rsidRPr="00220C73" w14:paraId="647AFE4E" w14:textId="77777777" w:rsidTr="008446E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6C78E12" w14:textId="145C118B" w:rsidR="000E60F3" w:rsidRPr="00220C73" w:rsidRDefault="000E60F3" w:rsidP="00DC2FFC">
            <w:pPr>
              <w:rPr>
                <w:rFonts w:ascii="Helvetica" w:hAnsi="Helvetica" w:cs="Helvetica"/>
                <w:sz w:val="24"/>
                <w:szCs w:val="24"/>
              </w:rPr>
            </w:pPr>
            <w:r w:rsidRPr="00220C73">
              <w:rPr>
                <w:rFonts w:ascii="Helvetica" w:hAnsi="Helvetica" w:cs="Helvetica"/>
                <w:sz w:val="24"/>
                <w:szCs w:val="24"/>
              </w:rPr>
              <w:t>Educational Attainment</w:t>
            </w:r>
          </w:p>
        </w:tc>
        <w:tc>
          <w:tcPr>
            <w:tcW w:w="0" w:type="auto"/>
          </w:tcPr>
          <w:p w14:paraId="70A21E2E" w14:textId="77777777" w:rsidR="000E60F3" w:rsidRPr="00220C73" w:rsidRDefault="000E60F3" w:rsidP="008446E3">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166CBC28" w14:textId="77777777" w:rsidR="000E60F3" w:rsidRPr="00220C73" w:rsidRDefault="000E60F3" w:rsidP="008446E3">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0E60F3" w:rsidRPr="00220C73" w14:paraId="30B3D9CF" w14:textId="77777777" w:rsidTr="008446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D7AE3E1" w14:textId="77777777" w:rsidR="000E60F3" w:rsidRPr="00220C73" w:rsidRDefault="000E60F3" w:rsidP="00DC2FFC">
            <w:pPr>
              <w:rPr>
                <w:rFonts w:ascii="Helvetica" w:hAnsi="Helvetica" w:cs="Helvetica"/>
                <w:i/>
                <w:iCs/>
                <w:sz w:val="24"/>
                <w:szCs w:val="24"/>
              </w:rPr>
            </w:pPr>
            <w:r w:rsidRPr="00220C73">
              <w:rPr>
                <w:rFonts w:ascii="Helvetica" w:hAnsi="Helvetica" w:cs="Helvetica"/>
                <w:i/>
                <w:iCs/>
                <w:sz w:val="24"/>
                <w:szCs w:val="24"/>
              </w:rPr>
              <w:t xml:space="preserve">  &lt;5 O-Levels</w:t>
            </w:r>
          </w:p>
        </w:tc>
        <w:tc>
          <w:tcPr>
            <w:tcW w:w="0" w:type="auto"/>
          </w:tcPr>
          <w:p w14:paraId="4E851E02" w14:textId="77777777" w:rsidR="000E60F3" w:rsidRPr="00220C73" w:rsidRDefault="000E60F3" w:rsidP="008446E3">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5,447</w:t>
            </w:r>
          </w:p>
        </w:tc>
        <w:tc>
          <w:tcPr>
            <w:tcW w:w="0" w:type="auto"/>
          </w:tcPr>
          <w:p w14:paraId="63DD0273" w14:textId="77777777" w:rsidR="000E60F3" w:rsidRPr="00220C73" w:rsidRDefault="000E60F3" w:rsidP="008446E3">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64.48%</w:t>
            </w:r>
          </w:p>
        </w:tc>
      </w:tr>
      <w:tr w:rsidR="000E60F3" w:rsidRPr="00220C73" w14:paraId="53DEAABE" w14:textId="77777777" w:rsidTr="008446E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EB7A07A" w14:textId="77777777" w:rsidR="000E60F3" w:rsidRPr="00220C73" w:rsidRDefault="000E60F3" w:rsidP="00DC2FFC">
            <w:pPr>
              <w:rPr>
                <w:rFonts w:ascii="Helvetica" w:hAnsi="Helvetica" w:cs="Helvetica"/>
                <w:i/>
                <w:iCs/>
                <w:sz w:val="24"/>
                <w:szCs w:val="24"/>
              </w:rPr>
            </w:pPr>
            <w:r w:rsidRPr="00220C73">
              <w:rPr>
                <w:rFonts w:ascii="Helvetica" w:hAnsi="Helvetica" w:cs="Helvetica"/>
                <w:i/>
                <w:iCs/>
                <w:sz w:val="24"/>
                <w:szCs w:val="24"/>
              </w:rPr>
              <w:t xml:space="preserve">  &gt;5 O-Levels</w:t>
            </w:r>
          </w:p>
        </w:tc>
        <w:tc>
          <w:tcPr>
            <w:tcW w:w="0" w:type="auto"/>
          </w:tcPr>
          <w:p w14:paraId="6594770F" w14:textId="77777777" w:rsidR="000E60F3" w:rsidRPr="00220C73" w:rsidRDefault="000E60F3" w:rsidP="008446E3">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3,001</w:t>
            </w:r>
          </w:p>
        </w:tc>
        <w:tc>
          <w:tcPr>
            <w:tcW w:w="0" w:type="auto"/>
          </w:tcPr>
          <w:p w14:paraId="0BA85557" w14:textId="77777777" w:rsidR="000E60F3" w:rsidRPr="00220C73" w:rsidRDefault="000E60F3" w:rsidP="008446E3">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35.52%</w:t>
            </w:r>
          </w:p>
        </w:tc>
      </w:tr>
      <w:tr w:rsidR="000E60F3" w:rsidRPr="00220C73" w14:paraId="4FFBFE34" w14:textId="77777777" w:rsidTr="008446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0492772" w14:textId="401BD246" w:rsidR="000E60F3" w:rsidRPr="00220C73" w:rsidRDefault="000E60F3" w:rsidP="00DC2FFC">
            <w:pPr>
              <w:rPr>
                <w:rFonts w:ascii="Helvetica" w:hAnsi="Helvetica" w:cs="Helvetica"/>
                <w:sz w:val="24"/>
                <w:szCs w:val="24"/>
              </w:rPr>
            </w:pPr>
            <w:r w:rsidRPr="00220C73">
              <w:rPr>
                <w:rFonts w:ascii="Helvetica" w:hAnsi="Helvetica" w:cs="Helvetica"/>
                <w:sz w:val="24"/>
                <w:szCs w:val="24"/>
              </w:rPr>
              <w:t>Sex</w:t>
            </w:r>
          </w:p>
        </w:tc>
        <w:tc>
          <w:tcPr>
            <w:tcW w:w="0" w:type="auto"/>
          </w:tcPr>
          <w:p w14:paraId="317B13E3" w14:textId="77777777" w:rsidR="000E60F3" w:rsidRPr="00220C73" w:rsidRDefault="000E60F3" w:rsidP="008446E3">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59B6AC47" w14:textId="77777777" w:rsidR="000E60F3" w:rsidRPr="00220C73" w:rsidRDefault="000E60F3" w:rsidP="008446E3">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0E60F3" w:rsidRPr="00220C73" w14:paraId="180E9B78" w14:textId="77777777" w:rsidTr="008446E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153E5A3" w14:textId="77777777" w:rsidR="000E60F3" w:rsidRPr="00220C73" w:rsidRDefault="000E60F3" w:rsidP="00DC2FFC">
            <w:pPr>
              <w:rPr>
                <w:rFonts w:ascii="Helvetica" w:hAnsi="Helvetica" w:cs="Helvetica"/>
                <w:i/>
                <w:iCs/>
                <w:sz w:val="24"/>
                <w:szCs w:val="24"/>
              </w:rPr>
            </w:pPr>
            <w:r w:rsidRPr="00220C73">
              <w:rPr>
                <w:rFonts w:ascii="Helvetica" w:hAnsi="Helvetica" w:cs="Helvetica"/>
                <w:i/>
                <w:iCs/>
                <w:sz w:val="24"/>
                <w:szCs w:val="24"/>
              </w:rPr>
              <w:t xml:space="preserve">  Female</w:t>
            </w:r>
          </w:p>
        </w:tc>
        <w:tc>
          <w:tcPr>
            <w:tcW w:w="0" w:type="auto"/>
          </w:tcPr>
          <w:p w14:paraId="5A9D6266" w14:textId="77777777" w:rsidR="000E60F3" w:rsidRPr="00220C73" w:rsidRDefault="000E60F3" w:rsidP="008446E3">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4,235</w:t>
            </w:r>
          </w:p>
        </w:tc>
        <w:tc>
          <w:tcPr>
            <w:tcW w:w="0" w:type="auto"/>
          </w:tcPr>
          <w:p w14:paraId="62D4C822" w14:textId="77777777" w:rsidR="000E60F3" w:rsidRPr="00220C73" w:rsidRDefault="000E60F3" w:rsidP="008446E3">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50.13%</w:t>
            </w:r>
          </w:p>
        </w:tc>
      </w:tr>
      <w:tr w:rsidR="000E60F3" w:rsidRPr="00220C73" w14:paraId="0B9834FA" w14:textId="77777777" w:rsidTr="008446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36EF947" w14:textId="77777777" w:rsidR="000E60F3" w:rsidRPr="00220C73" w:rsidRDefault="000E60F3" w:rsidP="00DC2FFC">
            <w:pPr>
              <w:rPr>
                <w:rFonts w:ascii="Helvetica" w:hAnsi="Helvetica" w:cs="Helvetica"/>
                <w:i/>
                <w:iCs/>
                <w:sz w:val="24"/>
                <w:szCs w:val="24"/>
              </w:rPr>
            </w:pPr>
            <w:r w:rsidRPr="00220C73">
              <w:rPr>
                <w:rFonts w:ascii="Helvetica" w:hAnsi="Helvetica" w:cs="Helvetica"/>
                <w:i/>
                <w:iCs/>
                <w:sz w:val="24"/>
                <w:szCs w:val="24"/>
              </w:rPr>
              <w:t xml:space="preserve">  Male</w:t>
            </w:r>
          </w:p>
        </w:tc>
        <w:tc>
          <w:tcPr>
            <w:tcW w:w="0" w:type="auto"/>
          </w:tcPr>
          <w:p w14:paraId="535DD27D" w14:textId="77777777" w:rsidR="000E60F3" w:rsidRPr="00220C73" w:rsidRDefault="000E60F3" w:rsidP="008446E3">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4,213</w:t>
            </w:r>
          </w:p>
        </w:tc>
        <w:tc>
          <w:tcPr>
            <w:tcW w:w="0" w:type="auto"/>
          </w:tcPr>
          <w:p w14:paraId="5160DA01" w14:textId="77777777" w:rsidR="000E60F3" w:rsidRPr="00220C73" w:rsidRDefault="000E60F3" w:rsidP="008446E3">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49.87%</w:t>
            </w:r>
          </w:p>
        </w:tc>
      </w:tr>
      <w:tr w:rsidR="000E60F3" w:rsidRPr="00220C73" w14:paraId="098757CF" w14:textId="77777777" w:rsidTr="008446E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93521C6" w14:textId="35076C66" w:rsidR="000E60F3" w:rsidRPr="00220C73" w:rsidRDefault="000E60F3" w:rsidP="00DC2FFC">
            <w:pPr>
              <w:rPr>
                <w:rFonts w:ascii="Helvetica" w:hAnsi="Helvetica" w:cs="Helvetica"/>
                <w:sz w:val="24"/>
                <w:szCs w:val="24"/>
              </w:rPr>
            </w:pPr>
            <w:r w:rsidRPr="00220C73">
              <w:rPr>
                <w:rFonts w:ascii="Helvetica" w:hAnsi="Helvetica" w:cs="Helvetica"/>
                <w:sz w:val="24"/>
                <w:szCs w:val="24"/>
              </w:rPr>
              <w:t>Housing Tenure</w:t>
            </w:r>
          </w:p>
        </w:tc>
        <w:tc>
          <w:tcPr>
            <w:tcW w:w="0" w:type="auto"/>
          </w:tcPr>
          <w:p w14:paraId="365DA9A8" w14:textId="77777777" w:rsidR="000E60F3" w:rsidRPr="00220C73" w:rsidRDefault="000E60F3" w:rsidP="008446E3">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42426E1E" w14:textId="77777777" w:rsidR="000E60F3" w:rsidRPr="00220C73" w:rsidRDefault="000E60F3" w:rsidP="008446E3">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0E60F3" w:rsidRPr="00220C73" w14:paraId="689F6DA5" w14:textId="77777777" w:rsidTr="008446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8404AAF" w14:textId="77777777" w:rsidR="000E60F3" w:rsidRPr="00220C73" w:rsidRDefault="000E60F3" w:rsidP="00DC2FFC">
            <w:pPr>
              <w:rPr>
                <w:rFonts w:ascii="Helvetica" w:hAnsi="Helvetica" w:cs="Helvetica"/>
                <w:i/>
                <w:iCs/>
                <w:sz w:val="24"/>
                <w:szCs w:val="24"/>
              </w:rPr>
            </w:pPr>
            <w:r w:rsidRPr="00220C73">
              <w:rPr>
                <w:rFonts w:ascii="Helvetica" w:hAnsi="Helvetica" w:cs="Helvetica"/>
                <w:i/>
                <w:iCs/>
                <w:sz w:val="24"/>
                <w:szCs w:val="24"/>
              </w:rPr>
              <w:t xml:space="preserve">  Own Home</w:t>
            </w:r>
          </w:p>
        </w:tc>
        <w:tc>
          <w:tcPr>
            <w:tcW w:w="0" w:type="auto"/>
          </w:tcPr>
          <w:p w14:paraId="457DF50A" w14:textId="77777777" w:rsidR="000E60F3" w:rsidRPr="00220C73" w:rsidRDefault="000E60F3" w:rsidP="008446E3">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4,061</w:t>
            </w:r>
          </w:p>
        </w:tc>
        <w:tc>
          <w:tcPr>
            <w:tcW w:w="0" w:type="auto"/>
          </w:tcPr>
          <w:p w14:paraId="0C2E55D4" w14:textId="77777777" w:rsidR="000E60F3" w:rsidRPr="00220C73" w:rsidRDefault="000E60F3" w:rsidP="008446E3">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48.07%</w:t>
            </w:r>
          </w:p>
        </w:tc>
      </w:tr>
      <w:tr w:rsidR="000E60F3" w:rsidRPr="00220C73" w14:paraId="5D305ED3" w14:textId="77777777" w:rsidTr="008446E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73E45A8" w14:textId="77777777" w:rsidR="000E60F3" w:rsidRPr="00220C73" w:rsidRDefault="000E60F3" w:rsidP="00DC2FFC">
            <w:pPr>
              <w:rPr>
                <w:rFonts w:ascii="Helvetica" w:hAnsi="Helvetica" w:cs="Helvetica"/>
                <w:i/>
                <w:iCs/>
                <w:sz w:val="24"/>
                <w:szCs w:val="24"/>
              </w:rPr>
            </w:pPr>
            <w:r w:rsidRPr="00220C73">
              <w:rPr>
                <w:rFonts w:ascii="Helvetica" w:hAnsi="Helvetica" w:cs="Helvetica"/>
                <w:i/>
                <w:iCs/>
                <w:sz w:val="24"/>
                <w:szCs w:val="24"/>
              </w:rPr>
              <w:t xml:space="preserve">  Don't Own Home</w:t>
            </w:r>
          </w:p>
        </w:tc>
        <w:tc>
          <w:tcPr>
            <w:tcW w:w="0" w:type="auto"/>
          </w:tcPr>
          <w:p w14:paraId="3B031B64" w14:textId="77777777" w:rsidR="000E60F3" w:rsidRPr="00220C73" w:rsidRDefault="000E60F3" w:rsidP="008446E3">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4,387</w:t>
            </w:r>
          </w:p>
        </w:tc>
        <w:tc>
          <w:tcPr>
            <w:tcW w:w="0" w:type="auto"/>
          </w:tcPr>
          <w:p w14:paraId="013EB19C" w14:textId="77777777" w:rsidR="000E60F3" w:rsidRPr="00220C73" w:rsidRDefault="000E60F3" w:rsidP="008446E3">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51.93%</w:t>
            </w:r>
          </w:p>
        </w:tc>
      </w:tr>
      <w:tr w:rsidR="000E60F3" w:rsidRPr="00220C73" w14:paraId="0E451D8F" w14:textId="77777777" w:rsidTr="008446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3B2A47D" w14:textId="5681A6D7" w:rsidR="000E60F3" w:rsidRPr="00220C73" w:rsidRDefault="000E60F3" w:rsidP="00DC2FFC">
            <w:pPr>
              <w:rPr>
                <w:rFonts w:ascii="Helvetica" w:hAnsi="Helvetica" w:cs="Helvetica"/>
                <w:sz w:val="24"/>
                <w:szCs w:val="24"/>
              </w:rPr>
            </w:pPr>
            <w:r w:rsidRPr="00220C73">
              <w:rPr>
                <w:rFonts w:ascii="Helvetica" w:hAnsi="Helvetica" w:cs="Helvetica"/>
                <w:sz w:val="24"/>
                <w:szCs w:val="24"/>
              </w:rPr>
              <w:t>NS-SEC</w:t>
            </w:r>
          </w:p>
        </w:tc>
        <w:tc>
          <w:tcPr>
            <w:tcW w:w="0" w:type="auto"/>
          </w:tcPr>
          <w:p w14:paraId="175D1A91" w14:textId="77777777" w:rsidR="000E60F3" w:rsidRPr="00220C73" w:rsidRDefault="000E60F3" w:rsidP="008446E3">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69D0E744" w14:textId="77777777" w:rsidR="000E60F3" w:rsidRPr="00220C73" w:rsidRDefault="000E60F3" w:rsidP="008446E3">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0E60F3" w:rsidRPr="00220C73" w14:paraId="57CCF139" w14:textId="77777777" w:rsidTr="008446E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C8BA21D" w14:textId="28564665" w:rsidR="000E60F3" w:rsidRPr="00220C73" w:rsidRDefault="000E60F3" w:rsidP="00DC2FFC">
            <w:pPr>
              <w:rPr>
                <w:rFonts w:ascii="Helvetica" w:hAnsi="Helvetica" w:cs="Helvetica"/>
                <w:i/>
                <w:iCs/>
                <w:sz w:val="24"/>
                <w:szCs w:val="24"/>
              </w:rPr>
            </w:pPr>
            <w:r w:rsidRPr="00220C73">
              <w:rPr>
                <w:rFonts w:ascii="Helvetica" w:hAnsi="Helvetica" w:cs="Helvetica"/>
                <w:i/>
                <w:iCs/>
                <w:sz w:val="24"/>
                <w:szCs w:val="24"/>
              </w:rPr>
              <w:t xml:space="preserve"> Higher managerial, administrative and professional occupations</w:t>
            </w:r>
          </w:p>
        </w:tc>
        <w:tc>
          <w:tcPr>
            <w:tcW w:w="0" w:type="auto"/>
          </w:tcPr>
          <w:p w14:paraId="63D6D79F" w14:textId="77777777" w:rsidR="000E60F3" w:rsidRPr="00220C73" w:rsidRDefault="000E60F3" w:rsidP="008446E3">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1,365</w:t>
            </w:r>
          </w:p>
        </w:tc>
        <w:tc>
          <w:tcPr>
            <w:tcW w:w="0" w:type="auto"/>
          </w:tcPr>
          <w:p w14:paraId="441AEB98" w14:textId="77777777" w:rsidR="000E60F3" w:rsidRPr="00220C73" w:rsidRDefault="000E60F3" w:rsidP="008446E3">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16.16%</w:t>
            </w:r>
          </w:p>
        </w:tc>
      </w:tr>
      <w:tr w:rsidR="000E60F3" w:rsidRPr="00220C73" w14:paraId="1AB3B0C2" w14:textId="77777777" w:rsidTr="008446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C4EEABA" w14:textId="77777777" w:rsidR="000E60F3" w:rsidRPr="00220C73" w:rsidRDefault="000E60F3" w:rsidP="00DC2FFC">
            <w:pPr>
              <w:rPr>
                <w:rFonts w:ascii="Helvetica" w:hAnsi="Helvetica" w:cs="Helvetica"/>
                <w:i/>
                <w:iCs/>
                <w:sz w:val="24"/>
                <w:szCs w:val="24"/>
              </w:rPr>
            </w:pPr>
            <w:r w:rsidRPr="00220C73">
              <w:rPr>
                <w:rFonts w:ascii="Helvetica" w:hAnsi="Helvetica" w:cs="Helvetica"/>
                <w:i/>
                <w:iCs/>
                <w:sz w:val="24"/>
                <w:szCs w:val="24"/>
              </w:rPr>
              <w:t xml:space="preserve">  Lower managerial, administrative and professional occupations</w:t>
            </w:r>
          </w:p>
        </w:tc>
        <w:tc>
          <w:tcPr>
            <w:tcW w:w="0" w:type="auto"/>
          </w:tcPr>
          <w:p w14:paraId="2A8FC54D" w14:textId="77777777" w:rsidR="000E60F3" w:rsidRPr="00220C73" w:rsidRDefault="000E60F3" w:rsidP="008446E3">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1,186</w:t>
            </w:r>
          </w:p>
        </w:tc>
        <w:tc>
          <w:tcPr>
            <w:tcW w:w="0" w:type="auto"/>
          </w:tcPr>
          <w:p w14:paraId="6890EBD1" w14:textId="77777777" w:rsidR="000E60F3" w:rsidRPr="00220C73" w:rsidRDefault="000E60F3" w:rsidP="008446E3">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14.04%</w:t>
            </w:r>
          </w:p>
        </w:tc>
      </w:tr>
      <w:tr w:rsidR="000E60F3" w:rsidRPr="00220C73" w14:paraId="64C7FCCB" w14:textId="77777777" w:rsidTr="008446E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A90B14E" w14:textId="77777777" w:rsidR="000E60F3" w:rsidRPr="00220C73" w:rsidRDefault="000E60F3" w:rsidP="00DC2FFC">
            <w:pPr>
              <w:rPr>
                <w:rFonts w:ascii="Helvetica" w:hAnsi="Helvetica" w:cs="Helvetica"/>
                <w:i/>
                <w:iCs/>
                <w:sz w:val="24"/>
                <w:szCs w:val="24"/>
              </w:rPr>
            </w:pPr>
            <w:r w:rsidRPr="00220C73">
              <w:rPr>
                <w:rFonts w:ascii="Helvetica" w:hAnsi="Helvetica" w:cs="Helvetica"/>
                <w:i/>
                <w:iCs/>
                <w:sz w:val="24"/>
                <w:szCs w:val="24"/>
              </w:rPr>
              <w:t xml:space="preserve">  Intermediate occupations</w:t>
            </w:r>
          </w:p>
        </w:tc>
        <w:tc>
          <w:tcPr>
            <w:tcW w:w="0" w:type="auto"/>
          </w:tcPr>
          <w:p w14:paraId="1BEEEB55" w14:textId="77777777" w:rsidR="000E60F3" w:rsidRPr="00220C73" w:rsidRDefault="000E60F3" w:rsidP="008446E3">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173</w:t>
            </w:r>
          </w:p>
        </w:tc>
        <w:tc>
          <w:tcPr>
            <w:tcW w:w="0" w:type="auto"/>
          </w:tcPr>
          <w:p w14:paraId="37C6E83B" w14:textId="77777777" w:rsidR="000E60F3" w:rsidRPr="00220C73" w:rsidRDefault="000E60F3" w:rsidP="008446E3">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2.05%</w:t>
            </w:r>
          </w:p>
        </w:tc>
      </w:tr>
      <w:tr w:rsidR="000E60F3" w:rsidRPr="00220C73" w14:paraId="70298530" w14:textId="77777777" w:rsidTr="008446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739DE05" w14:textId="77777777" w:rsidR="000E60F3" w:rsidRPr="00220C73" w:rsidRDefault="000E60F3" w:rsidP="00DC2FFC">
            <w:pPr>
              <w:rPr>
                <w:rFonts w:ascii="Helvetica" w:hAnsi="Helvetica" w:cs="Helvetica"/>
                <w:i/>
                <w:iCs/>
                <w:sz w:val="24"/>
                <w:szCs w:val="24"/>
              </w:rPr>
            </w:pPr>
            <w:r w:rsidRPr="00220C73">
              <w:rPr>
                <w:rFonts w:ascii="Helvetica" w:hAnsi="Helvetica" w:cs="Helvetica"/>
                <w:i/>
                <w:iCs/>
                <w:sz w:val="24"/>
                <w:szCs w:val="24"/>
              </w:rPr>
              <w:t xml:space="preserve">  Small employers and own account workers</w:t>
            </w:r>
          </w:p>
        </w:tc>
        <w:tc>
          <w:tcPr>
            <w:tcW w:w="0" w:type="auto"/>
          </w:tcPr>
          <w:p w14:paraId="320763B2" w14:textId="77777777" w:rsidR="000E60F3" w:rsidRPr="00220C73" w:rsidRDefault="000E60F3" w:rsidP="008446E3">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851</w:t>
            </w:r>
          </w:p>
        </w:tc>
        <w:tc>
          <w:tcPr>
            <w:tcW w:w="0" w:type="auto"/>
          </w:tcPr>
          <w:p w14:paraId="6088837F" w14:textId="77777777" w:rsidR="000E60F3" w:rsidRPr="00220C73" w:rsidRDefault="000E60F3" w:rsidP="008446E3">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10.07%</w:t>
            </w:r>
          </w:p>
        </w:tc>
      </w:tr>
      <w:tr w:rsidR="000E60F3" w:rsidRPr="00220C73" w14:paraId="14CC33D7" w14:textId="77777777" w:rsidTr="008446E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3E76B6B" w14:textId="77777777" w:rsidR="000E60F3" w:rsidRPr="00220C73" w:rsidRDefault="000E60F3" w:rsidP="00DC2FFC">
            <w:pPr>
              <w:rPr>
                <w:rFonts w:ascii="Helvetica" w:hAnsi="Helvetica" w:cs="Helvetica"/>
                <w:i/>
                <w:iCs/>
                <w:sz w:val="24"/>
                <w:szCs w:val="24"/>
              </w:rPr>
            </w:pPr>
            <w:r w:rsidRPr="00220C73">
              <w:rPr>
                <w:rFonts w:ascii="Helvetica" w:hAnsi="Helvetica" w:cs="Helvetica"/>
                <w:i/>
                <w:iCs/>
                <w:sz w:val="24"/>
                <w:szCs w:val="24"/>
              </w:rPr>
              <w:t xml:space="preserve">  Lower supervisory and technical occupations</w:t>
            </w:r>
          </w:p>
        </w:tc>
        <w:tc>
          <w:tcPr>
            <w:tcW w:w="0" w:type="auto"/>
          </w:tcPr>
          <w:p w14:paraId="6010876A" w14:textId="77777777" w:rsidR="000E60F3" w:rsidRPr="00220C73" w:rsidRDefault="000E60F3" w:rsidP="008446E3">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1,372</w:t>
            </w:r>
          </w:p>
        </w:tc>
        <w:tc>
          <w:tcPr>
            <w:tcW w:w="0" w:type="auto"/>
          </w:tcPr>
          <w:p w14:paraId="7527D967" w14:textId="77777777" w:rsidR="000E60F3" w:rsidRPr="00220C73" w:rsidRDefault="000E60F3" w:rsidP="008446E3">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16.24%</w:t>
            </w:r>
          </w:p>
        </w:tc>
      </w:tr>
      <w:tr w:rsidR="000E60F3" w:rsidRPr="00220C73" w14:paraId="4CA9EACC" w14:textId="77777777" w:rsidTr="008446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8ED7679" w14:textId="77777777" w:rsidR="000E60F3" w:rsidRPr="00220C73" w:rsidRDefault="000E60F3" w:rsidP="00DC2FFC">
            <w:pPr>
              <w:rPr>
                <w:rFonts w:ascii="Helvetica" w:hAnsi="Helvetica" w:cs="Helvetica"/>
                <w:i/>
                <w:iCs/>
                <w:sz w:val="24"/>
                <w:szCs w:val="24"/>
              </w:rPr>
            </w:pPr>
            <w:r w:rsidRPr="00220C73">
              <w:rPr>
                <w:rFonts w:ascii="Helvetica" w:hAnsi="Helvetica" w:cs="Helvetica"/>
                <w:i/>
                <w:iCs/>
                <w:sz w:val="24"/>
                <w:szCs w:val="24"/>
              </w:rPr>
              <w:t xml:space="preserve">  Semi-routine occupations</w:t>
            </w:r>
          </w:p>
        </w:tc>
        <w:tc>
          <w:tcPr>
            <w:tcW w:w="0" w:type="auto"/>
          </w:tcPr>
          <w:p w14:paraId="48E70913" w14:textId="77777777" w:rsidR="000E60F3" w:rsidRPr="00220C73" w:rsidRDefault="000E60F3" w:rsidP="008446E3">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1,485</w:t>
            </w:r>
          </w:p>
        </w:tc>
        <w:tc>
          <w:tcPr>
            <w:tcW w:w="0" w:type="auto"/>
          </w:tcPr>
          <w:p w14:paraId="62540753" w14:textId="77777777" w:rsidR="000E60F3" w:rsidRPr="00220C73" w:rsidRDefault="000E60F3" w:rsidP="008446E3">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17.58%</w:t>
            </w:r>
          </w:p>
        </w:tc>
      </w:tr>
      <w:tr w:rsidR="000E60F3" w:rsidRPr="00220C73" w14:paraId="03423472" w14:textId="77777777" w:rsidTr="008446E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DA16050" w14:textId="77777777" w:rsidR="000E60F3" w:rsidRPr="00220C73" w:rsidRDefault="000E60F3" w:rsidP="00DC2FFC">
            <w:pPr>
              <w:rPr>
                <w:rFonts w:ascii="Helvetica" w:hAnsi="Helvetica" w:cs="Helvetica"/>
                <w:i/>
                <w:iCs/>
                <w:sz w:val="24"/>
                <w:szCs w:val="24"/>
              </w:rPr>
            </w:pPr>
            <w:r w:rsidRPr="00220C73">
              <w:rPr>
                <w:rFonts w:ascii="Helvetica" w:hAnsi="Helvetica" w:cs="Helvetica"/>
                <w:i/>
                <w:iCs/>
                <w:sz w:val="24"/>
                <w:szCs w:val="24"/>
              </w:rPr>
              <w:t xml:space="preserve">  Routine occupations</w:t>
            </w:r>
          </w:p>
        </w:tc>
        <w:tc>
          <w:tcPr>
            <w:tcW w:w="0" w:type="auto"/>
          </w:tcPr>
          <w:p w14:paraId="22F8AC7D" w14:textId="77777777" w:rsidR="000E60F3" w:rsidRPr="00220C73" w:rsidRDefault="000E60F3" w:rsidP="008446E3">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2,016</w:t>
            </w:r>
          </w:p>
        </w:tc>
        <w:tc>
          <w:tcPr>
            <w:tcW w:w="0" w:type="auto"/>
          </w:tcPr>
          <w:p w14:paraId="38FDFF91" w14:textId="77777777" w:rsidR="000E60F3" w:rsidRPr="00220C73" w:rsidRDefault="000E60F3" w:rsidP="008446E3">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23.86%</w:t>
            </w:r>
          </w:p>
        </w:tc>
      </w:tr>
      <w:tr w:rsidR="000E60F3" w:rsidRPr="00220C73" w14:paraId="73E9B7A1" w14:textId="77777777" w:rsidTr="008446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DE2B9EE" w14:textId="1BCFA1C2" w:rsidR="000E60F3" w:rsidRPr="00220C73" w:rsidRDefault="000E60F3" w:rsidP="00DC2FFC">
            <w:pPr>
              <w:rPr>
                <w:rFonts w:ascii="Helvetica" w:hAnsi="Helvetica" w:cs="Helvetica"/>
                <w:sz w:val="24"/>
                <w:szCs w:val="24"/>
              </w:rPr>
            </w:pPr>
            <w:r w:rsidRPr="00220C73">
              <w:rPr>
                <w:rFonts w:ascii="Helvetica" w:hAnsi="Helvetica" w:cs="Helvetica"/>
                <w:sz w:val="24"/>
                <w:szCs w:val="24"/>
              </w:rPr>
              <w:t>RGSC</w:t>
            </w:r>
          </w:p>
        </w:tc>
        <w:tc>
          <w:tcPr>
            <w:tcW w:w="0" w:type="auto"/>
          </w:tcPr>
          <w:p w14:paraId="1E03A201" w14:textId="77777777" w:rsidR="000E60F3" w:rsidRPr="00220C73" w:rsidRDefault="000E60F3" w:rsidP="008446E3">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0C6AAFDF" w14:textId="77777777" w:rsidR="000E60F3" w:rsidRPr="00220C73" w:rsidRDefault="000E60F3" w:rsidP="008446E3">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0E60F3" w:rsidRPr="00220C73" w14:paraId="0E2C7D02" w14:textId="77777777" w:rsidTr="008446E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8368F7A" w14:textId="77777777" w:rsidR="000E60F3" w:rsidRPr="00220C73" w:rsidRDefault="000E60F3" w:rsidP="00DC2FFC">
            <w:pPr>
              <w:rPr>
                <w:rFonts w:ascii="Helvetica" w:hAnsi="Helvetica" w:cs="Helvetica"/>
                <w:i/>
                <w:iCs/>
                <w:sz w:val="24"/>
                <w:szCs w:val="24"/>
              </w:rPr>
            </w:pPr>
            <w:r w:rsidRPr="00220C73">
              <w:rPr>
                <w:rFonts w:ascii="Helvetica" w:hAnsi="Helvetica" w:cs="Helvetica"/>
                <w:i/>
                <w:iCs/>
                <w:sz w:val="24"/>
                <w:szCs w:val="24"/>
              </w:rPr>
              <w:t xml:space="preserve">  Professional</w:t>
            </w:r>
          </w:p>
        </w:tc>
        <w:tc>
          <w:tcPr>
            <w:tcW w:w="0" w:type="auto"/>
          </w:tcPr>
          <w:p w14:paraId="102B1C0E" w14:textId="77777777" w:rsidR="000E60F3" w:rsidRPr="00220C73" w:rsidRDefault="000E60F3" w:rsidP="008446E3">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362</w:t>
            </w:r>
          </w:p>
        </w:tc>
        <w:tc>
          <w:tcPr>
            <w:tcW w:w="0" w:type="auto"/>
          </w:tcPr>
          <w:p w14:paraId="60E00BAB" w14:textId="77777777" w:rsidR="000E60F3" w:rsidRPr="00220C73" w:rsidRDefault="000E60F3" w:rsidP="008446E3">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4.29%</w:t>
            </w:r>
          </w:p>
        </w:tc>
      </w:tr>
      <w:tr w:rsidR="000E60F3" w:rsidRPr="00220C73" w14:paraId="26FB7776" w14:textId="77777777" w:rsidTr="008446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BC4800E" w14:textId="77777777" w:rsidR="000E60F3" w:rsidRPr="00220C73" w:rsidRDefault="000E60F3" w:rsidP="00DC2FFC">
            <w:pPr>
              <w:rPr>
                <w:rFonts w:ascii="Helvetica" w:hAnsi="Helvetica" w:cs="Helvetica"/>
                <w:i/>
                <w:iCs/>
                <w:sz w:val="24"/>
                <w:szCs w:val="24"/>
              </w:rPr>
            </w:pPr>
            <w:r w:rsidRPr="00220C73">
              <w:rPr>
                <w:rFonts w:ascii="Helvetica" w:hAnsi="Helvetica" w:cs="Helvetica"/>
                <w:i/>
                <w:iCs/>
                <w:sz w:val="24"/>
                <w:szCs w:val="24"/>
              </w:rPr>
              <w:t xml:space="preserve">  Managerial and Technical</w:t>
            </w:r>
          </w:p>
        </w:tc>
        <w:tc>
          <w:tcPr>
            <w:tcW w:w="0" w:type="auto"/>
          </w:tcPr>
          <w:p w14:paraId="1C717A1F" w14:textId="77777777" w:rsidR="000E60F3" w:rsidRPr="00220C73" w:rsidRDefault="000E60F3" w:rsidP="008446E3">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1,738</w:t>
            </w:r>
          </w:p>
        </w:tc>
        <w:tc>
          <w:tcPr>
            <w:tcW w:w="0" w:type="auto"/>
          </w:tcPr>
          <w:p w14:paraId="4866B35B" w14:textId="77777777" w:rsidR="000E60F3" w:rsidRPr="00220C73" w:rsidRDefault="000E60F3" w:rsidP="008446E3">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20.57%</w:t>
            </w:r>
          </w:p>
        </w:tc>
      </w:tr>
      <w:tr w:rsidR="000E60F3" w:rsidRPr="00220C73" w14:paraId="5930E037" w14:textId="77777777" w:rsidTr="008446E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822B5B3" w14:textId="77777777" w:rsidR="000E60F3" w:rsidRPr="00220C73" w:rsidRDefault="000E60F3" w:rsidP="00DC2FFC">
            <w:pPr>
              <w:rPr>
                <w:rFonts w:ascii="Helvetica" w:hAnsi="Helvetica" w:cs="Helvetica"/>
                <w:i/>
                <w:iCs/>
                <w:sz w:val="24"/>
                <w:szCs w:val="24"/>
              </w:rPr>
            </w:pPr>
            <w:r w:rsidRPr="00220C73">
              <w:rPr>
                <w:rFonts w:ascii="Helvetica" w:hAnsi="Helvetica" w:cs="Helvetica"/>
                <w:i/>
                <w:iCs/>
                <w:sz w:val="24"/>
                <w:szCs w:val="24"/>
              </w:rPr>
              <w:t xml:space="preserve">  Skilled non-manual</w:t>
            </w:r>
          </w:p>
        </w:tc>
        <w:tc>
          <w:tcPr>
            <w:tcW w:w="0" w:type="auto"/>
          </w:tcPr>
          <w:p w14:paraId="06A1409D" w14:textId="77777777" w:rsidR="000E60F3" w:rsidRPr="00220C73" w:rsidRDefault="000E60F3" w:rsidP="008446E3">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924</w:t>
            </w:r>
          </w:p>
        </w:tc>
        <w:tc>
          <w:tcPr>
            <w:tcW w:w="0" w:type="auto"/>
          </w:tcPr>
          <w:p w14:paraId="73387D6E" w14:textId="77777777" w:rsidR="000E60F3" w:rsidRPr="00220C73" w:rsidRDefault="000E60F3" w:rsidP="008446E3">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10.94%</w:t>
            </w:r>
          </w:p>
        </w:tc>
      </w:tr>
      <w:tr w:rsidR="000E60F3" w:rsidRPr="00220C73" w14:paraId="158815D7" w14:textId="77777777" w:rsidTr="008446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316968A" w14:textId="77777777" w:rsidR="000E60F3" w:rsidRPr="00220C73" w:rsidRDefault="000E60F3" w:rsidP="00DC2FFC">
            <w:pPr>
              <w:rPr>
                <w:rFonts w:ascii="Helvetica" w:hAnsi="Helvetica" w:cs="Helvetica"/>
                <w:i/>
                <w:iCs/>
                <w:sz w:val="24"/>
                <w:szCs w:val="24"/>
              </w:rPr>
            </w:pPr>
            <w:r w:rsidRPr="00220C73">
              <w:rPr>
                <w:rFonts w:ascii="Helvetica" w:hAnsi="Helvetica" w:cs="Helvetica"/>
                <w:i/>
                <w:iCs/>
                <w:sz w:val="24"/>
                <w:szCs w:val="24"/>
              </w:rPr>
              <w:t xml:space="preserve">  Skilled manual</w:t>
            </w:r>
          </w:p>
        </w:tc>
        <w:tc>
          <w:tcPr>
            <w:tcW w:w="0" w:type="auto"/>
          </w:tcPr>
          <w:p w14:paraId="549A0FF0" w14:textId="77777777" w:rsidR="000E60F3" w:rsidRPr="00220C73" w:rsidRDefault="000E60F3" w:rsidP="008446E3">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3,501</w:t>
            </w:r>
          </w:p>
        </w:tc>
        <w:tc>
          <w:tcPr>
            <w:tcW w:w="0" w:type="auto"/>
          </w:tcPr>
          <w:p w14:paraId="356241EE" w14:textId="77777777" w:rsidR="000E60F3" w:rsidRPr="00220C73" w:rsidRDefault="000E60F3" w:rsidP="008446E3">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41.44%</w:t>
            </w:r>
          </w:p>
        </w:tc>
      </w:tr>
      <w:tr w:rsidR="000E60F3" w:rsidRPr="00220C73" w14:paraId="0BDCC21C" w14:textId="77777777" w:rsidTr="008446E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0BA8C6F" w14:textId="77777777" w:rsidR="000E60F3" w:rsidRPr="00220C73" w:rsidRDefault="000E60F3" w:rsidP="00DC2FFC">
            <w:pPr>
              <w:rPr>
                <w:rFonts w:ascii="Helvetica" w:hAnsi="Helvetica" w:cs="Helvetica"/>
                <w:i/>
                <w:iCs/>
                <w:sz w:val="24"/>
                <w:szCs w:val="24"/>
              </w:rPr>
            </w:pPr>
            <w:r w:rsidRPr="00220C73">
              <w:rPr>
                <w:rFonts w:ascii="Helvetica" w:hAnsi="Helvetica" w:cs="Helvetica"/>
                <w:i/>
                <w:iCs/>
                <w:sz w:val="24"/>
                <w:szCs w:val="24"/>
              </w:rPr>
              <w:t xml:space="preserve">  Partly skilled</w:t>
            </w:r>
          </w:p>
        </w:tc>
        <w:tc>
          <w:tcPr>
            <w:tcW w:w="0" w:type="auto"/>
          </w:tcPr>
          <w:p w14:paraId="2FAA4210" w14:textId="77777777" w:rsidR="000E60F3" w:rsidRPr="00220C73" w:rsidRDefault="000E60F3" w:rsidP="008446E3">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1,205</w:t>
            </w:r>
          </w:p>
        </w:tc>
        <w:tc>
          <w:tcPr>
            <w:tcW w:w="0" w:type="auto"/>
          </w:tcPr>
          <w:p w14:paraId="31B51B15" w14:textId="77777777" w:rsidR="000E60F3" w:rsidRPr="00220C73" w:rsidRDefault="000E60F3" w:rsidP="008446E3">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14.26%</w:t>
            </w:r>
          </w:p>
        </w:tc>
      </w:tr>
      <w:tr w:rsidR="000E60F3" w:rsidRPr="00220C73" w14:paraId="2C0056DC" w14:textId="77777777" w:rsidTr="008446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F0F589B" w14:textId="77777777" w:rsidR="000E60F3" w:rsidRPr="00220C73" w:rsidRDefault="000E60F3" w:rsidP="00DC2FFC">
            <w:pPr>
              <w:rPr>
                <w:rFonts w:ascii="Helvetica" w:hAnsi="Helvetica" w:cs="Helvetica"/>
                <w:i/>
                <w:iCs/>
                <w:sz w:val="24"/>
                <w:szCs w:val="24"/>
              </w:rPr>
            </w:pPr>
            <w:r w:rsidRPr="00220C73">
              <w:rPr>
                <w:rFonts w:ascii="Helvetica" w:hAnsi="Helvetica" w:cs="Helvetica"/>
                <w:i/>
                <w:iCs/>
                <w:sz w:val="24"/>
                <w:szCs w:val="24"/>
              </w:rPr>
              <w:t xml:space="preserve">  Unskilled</w:t>
            </w:r>
          </w:p>
        </w:tc>
        <w:tc>
          <w:tcPr>
            <w:tcW w:w="0" w:type="auto"/>
          </w:tcPr>
          <w:p w14:paraId="7AC70121" w14:textId="77777777" w:rsidR="000E60F3" w:rsidRPr="00220C73" w:rsidRDefault="000E60F3" w:rsidP="008446E3">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718</w:t>
            </w:r>
          </w:p>
        </w:tc>
        <w:tc>
          <w:tcPr>
            <w:tcW w:w="0" w:type="auto"/>
          </w:tcPr>
          <w:p w14:paraId="3F83527D" w14:textId="77777777" w:rsidR="000E60F3" w:rsidRPr="00220C73" w:rsidRDefault="000E60F3" w:rsidP="008446E3">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8.50%</w:t>
            </w:r>
          </w:p>
        </w:tc>
      </w:tr>
      <w:tr w:rsidR="000E60F3" w:rsidRPr="00220C73" w14:paraId="5496989F" w14:textId="77777777" w:rsidTr="008446E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410FA69" w14:textId="77777777" w:rsidR="000E60F3" w:rsidRPr="00220C73" w:rsidRDefault="000E60F3" w:rsidP="00DC2FFC">
            <w:pPr>
              <w:rPr>
                <w:rFonts w:ascii="Helvetica" w:hAnsi="Helvetica" w:cs="Helvetica"/>
                <w:sz w:val="24"/>
                <w:szCs w:val="24"/>
              </w:rPr>
            </w:pPr>
          </w:p>
        </w:tc>
        <w:tc>
          <w:tcPr>
            <w:tcW w:w="0" w:type="auto"/>
          </w:tcPr>
          <w:p w14:paraId="3A63425F" w14:textId="77777777" w:rsidR="000E60F3" w:rsidRPr="00220C73" w:rsidRDefault="000E60F3" w:rsidP="008446E3">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0CF60125" w14:textId="77777777" w:rsidR="000E60F3" w:rsidRPr="00220C73" w:rsidRDefault="000E60F3" w:rsidP="008446E3">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0E60F3" w:rsidRPr="00220C73" w14:paraId="1F402252" w14:textId="77777777" w:rsidTr="008446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069DDBC" w14:textId="77777777" w:rsidR="000E60F3" w:rsidRPr="00220C73" w:rsidRDefault="000E60F3" w:rsidP="00DC2FFC">
            <w:pPr>
              <w:rPr>
                <w:rFonts w:ascii="Helvetica" w:hAnsi="Helvetica" w:cs="Helvetica"/>
                <w:sz w:val="24"/>
                <w:szCs w:val="24"/>
              </w:rPr>
            </w:pPr>
          </w:p>
        </w:tc>
        <w:tc>
          <w:tcPr>
            <w:tcW w:w="0" w:type="auto"/>
          </w:tcPr>
          <w:p w14:paraId="686C4432" w14:textId="77777777" w:rsidR="000E60F3" w:rsidRPr="00220C73" w:rsidRDefault="000E60F3" w:rsidP="008446E3">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Mean</w:t>
            </w:r>
          </w:p>
        </w:tc>
        <w:tc>
          <w:tcPr>
            <w:tcW w:w="0" w:type="auto"/>
          </w:tcPr>
          <w:p w14:paraId="1C811645" w14:textId="77777777" w:rsidR="000E60F3" w:rsidRPr="00220C73" w:rsidRDefault="000E60F3" w:rsidP="008446E3">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SD</w:t>
            </w:r>
          </w:p>
        </w:tc>
      </w:tr>
      <w:tr w:rsidR="000E60F3" w:rsidRPr="00220C73" w14:paraId="2E0F7BFC" w14:textId="77777777" w:rsidTr="008446E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A7161AD" w14:textId="2BC54809" w:rsidR="000E60F3" w:rsidRPr="00220C73" w:rsidRDefault="000E60F3" w:rsidP="00DC2FFC">
            <w:pPr>
              <w:rPr>
                <w:rFonts w:ascii="Helvetica" w:hAnsi="Helvetica" w:cs="Helvetica"/>
                <w:sz w:val="24"/>
                <w:szCs w:val="24"/>
              </w:rPr>
            </w:pPr>
            <w:r w:rsidRPr="00220C73">
              <w:rPr>
                <w:rFonts w:ascii="Helvetica" w:hAnsi="Helvetica" w:cs="Helvetica"/>
                <w:sz w:val="24"/>
                <w:szCs w:val="24"/>
              </w:rPr>
              <w:t>CAMSIS</w:t>
            </w:r>
          </w:p>
        </w:tc>
        <w:tc>
          <w:tcPr>
            <w:tcW w:w="0" w:type="auto"/>
          </w:tcPr>
          <w:p w14:paraId="6ABD2B65" w14:textId="77777777" w:rsidR="000E60F3" w:rsidRPr="00220C73" w:rsidRDefault="000E60F3" w:rsidP="008446E3">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4.44</w:t>
            </w:r>
          </w:p>
        </w:tc>
        <w:tc>
          <w:tcPr>
            <w:tcW w:w="0" w:type="auto"/>
          </w:tcPr>
          <w:p w14:paraId="7636C423" w14:textId="77777777" w:rsidR="000E60F3" w:rsidRPr="00220C73" w:rsidRDefault="000E60F3" w:rsidP="008446E3">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1.38</w:t>
            </w:r>
          </w:p>
        </w:tc>
      </w:tr>
      <w:tr w:rsidR="000E60F3" w:rsidRPr="00220C73" w14:paraId="6F137933" w14:textId="77777777" w:rsidTr="008446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3144366" w14:textId="77777777" w:rsidR="000E60F3" w:rsidRPr="00220C73" w:rsidRDefault="000E60F3" w:rsidP="00DC2FFC">
            <w:pPr>
              <w:rPr>
                <w:rFonts w:ascii="Helvetica" w:hAnsi="Helvetica" w:cs="Helvetica"/>
                <w:sz w:val="24"/>
                <w:szCs w:val="24"/>
              </w:rPr>
            </w:pPr>
          </w:p>
        </w:tc>
        <w:tc>
          <w:tcPr>
            <w:tcW w:w="0" w:type="auto"/>
          </w:tcPr>
          <w:p w14:paraId="5B6A5328" w14:textId="77777777" w:rsidR="000E60F3" w:rsidRPr="00220C73" w:rsidRDefault="000E60F3" w:rsidP="008446E3">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1904FABA" w14:textId="77777777" w:rsidR="000E60F3" w:rsidRPr="00220C73" w:rsidRDefault="000E60F3" w:rsidP="008446E3">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0E60F3" w:rsidRPr="00220C73" w14:paraId="499A59A5" w14:textId="77777777" w:rsidTr="008446E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91D8C3E" w14:textId="77777777" w:rsidR="000E60F3" w:rsidRPr="00220C73" w:rsidRDefault="000E60F3" w:rsidP="00DC2FFC">
            <w:pPr>
              <w:rPr>
                <w:rFonts w:ascii="Helvetica" w:hAnsi="Helvetica" w:cs="Helvetica"/>
                <w:sz w:val="24"/>
                <w:szCs w:val="24"/>
              </w:rPr>
            </w:pPr>
            <w:r w:rsidRPr="00220C73">
              <w:rPr>
                <w:rFonts w:ascii="Helvetica" w:hAnsi="Helvetica" w:cs="Helvetica"/>
                <w:sz w:val="24"/>
                <w:szCs w:val="24"/>
              </w:rPr>
              <w:t>n</w:t>
            </w:r>
          </w:p>
        </w:tc>
        <w:tc>
          <w:tcPr>
            <w:tcW w:w="0" w:type="auto"/>
          </w:tcPr>
          <w:p w14:paraId="5D9A03F5" w14:textId="77777777" w:rsidR="000E60F3" w:rsidRPr="00220C73" w:rsidRDefault="000E60F3" w:rsidP="008446E3">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7896BB3F" w14:textId="77777777" w:rsidR="000E60F3" w:rsidRPr="00220C73" w:rsidRDefault="000E60F3" w:rsidP="008446E3">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8448</w:t>
            </w:r>
          </w:p>
        </w:tc>
      </w:tr>
      <w:tr w:rsidR="000E60F3" w:rsidRPr="00220C73" w14:paraId="317F4735" w14:textId="77777777" w:rsidTr="008446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3"/>
          </w:tcPr>
          <w:p w14:paraId="416DEF39" w14:textId="77777777" w:rsidR="000E60F3" w:rsidRPr="00220C73" w:rsidRDefault="000E60F3" w:rsidP="00DC2FFC">
            <w:pPr>
              <w:rPr>
                <w:rFonts w:ascii="Helvetica" w:hAnsi="Helvetica" w:cs="Helvetica"/>
                <w:sz w:val="24"/>
                <w:szCs w:val="24"/>
              </w:rPr>
            </w:pPr>
            <w:r w:rsidRPr="00220C73">
              <w:rPr>
                <w:rFonts w:ascii="Helvetica" w:hAnsi="Helvetica" w:cs="Helvetica"/>
                <w:sz w:val="24"/>
                <w:szCs w:val="24"/>
              </w:rPr>
              <w:t>Data Source: NCDS</w:t>
            </w:r>
          </w:p>
        </w:tc>
      </w:tr>
    </w:tbl>
    <w:p w14:paraId="548D45BB" w14:textId="24C91077" w:rsidR="000E60F3" w:rsidRPr="00220C73" w:rsidRDefault="000E60F3" w:rsidP="00996C6F">
      <w:pPr>
        <w:rPr>
          <w:rFonts w:ascii="Helvetica" w:hAnsi="Helvetica" w:cs="Helvetica"/>
          <w:sz w:val="24"/>
          <w:szCs w:val="24"/>
        </w:rPr>
      </w:pPr>
    </w:p>
    <w:p w14:paraId="2CA2BAD8" w14:textId="77777777" w:rsidR="00996C6F" w:rsidRPr="00220C73" w:rsidRDefault="00996C6F" w:rsidP="00996C6F">
      <w:pPr>
        <w:pStyle w:val="Caption"/>
        <w:keepNext/>
        <w:rPr>
          <w:rFonts w:ascii="Helvetica" w:hAnsi="Helvetica" w:cs="Helvetica"/>
          <w:color w:val="auto"/>
          <w:sz w:val="24"/>
          <w:szCs w:val="24"/>
        </w:rPr>
      </w:pPr>
    </w:p>
    <w:p w14:paraId="79E6C1C3" w14:textId="0749DDAC" w:rsidR="00996C6F" w:rsidRPr="00220C73" w:rsidRDefault="00996C6F" w:rsidP="00F04C86">
      <w:pPr>
        <w:pStyle w:val="Caption"/>
        <w:keepNext/>
        <w:rPr>
          <w:rFonts w:ascii="Helvetica" w:hAnsi="Helvetica" w:cs="Helvetica"/>
          <w:color w:val="auto"/>
          <w:sz w:val="24"/>
          <w:szCs w:val="24"/>
        </w:rPr>
      </w:pPr>
      <w:r w:rsidRPr="00220C73">
        <w:rPr>
          <w:rFonts w:ascii="Helvetica" w:hAnsi="Helvetica" w:cs="Helvetica"/>
          <w:color w:val="auto"/>
          <w:sz w:val="24"/>
          <w:szCs w:val="24"/>
          <w:highlight w:val="yellow"/>
        </w:rPr>
        <w:t>Table 1.</w:t>
      </w:r>
      <w:r w:rsidR="002020E2">
        <w:rPr>
          <w:rFonts w:ascii="Helvetica" w:hAnsi="Helvetica" w:cs="Helvetica"/>
          <w:color w:val="auto"/>
          <w:sz w:val="24"/>
          <w:szCs w:val="24"/>
          <w:highlight w:val="yellow"/>
        </w:rPr>
        <w:t>6</w:t>
      </w:r>
      <w:r w:rsidRPr="00220C73">
        <w:rPr>
          <w:rFonts w:ascii="Helvetica" w:hAnsi="Helvetica" w:cs="Helvetica"/>
          <w:color w:val="auto"/>
          <w:sz w:val="24"/>
          <w:szCs w:val="24"/>
          <w:highlight w:val="yellow"/>
        </w:rPr>
        <w:t xml:space="preserve"> Descriptive Statistics for Economic Activity by Sex and &lt;5 O-levels, unweighted</w:t>
      </w:r>
    </w:p>
    <w:tbl>
      <w:tblPr>
        <w:tblStyle w:val="GridTable2"/>
        <w:tblW w:w="0" w:type="auto"/>
        <w:tblLook w:val="04A0" w:firstRow="1" w:lastRow="0" w:firstColumn="1" w:lastColumn="0" w:noHBand="0" w:noVBand="1"/>
      </w:tblPr>
      <w:tblGrid>
        <w:gridCol w:w="3336"/>
        <w:gridCol w:w="1017"/>
        <w:gridCol w:w="817"/>
        <w:gridCol w:w="817"/>
      </w:tblGrid>
      <w:tr w:rsidR="000E60F3" w:rsidRPr="00220C73" w14:paraId="41DF21B8" w14:textId="77777777" w:rsidTr="000E60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4"/>
          </w:tcPr>
          <w:p w14:paraId="0CB2C93F" w14:textId="08003BA8" w:rsidR="000E60F3" w:rsidRPr="00220C73" w:rsidRDefault="000E60F3" w:rsidP="00DC2FFC">
            <w:pPr>
              <w:rPr>
                <w:rFonts w:ascii="Helvetica" w:hAnsi="Helvetica" w:cs="Helvetica"/>
                <w:sz w:val="24"/>
                <w:szCs w:val="24"/>
              </w:rPr>
            </w:pPr>
            <w:r w:rsidRPr="00220C73">
              <w:rPr>
                <w:rFonts w:ascii="Helvetica" w:hAnsi="Helvetica" w:cs="Helvetica"/>
                <w:sz w:val="24"/>
                <w:szCs w:val="24"/>
              </w:rPr>
              <w:t>Less than five O-Levels</w:t>
            </w:r>
            <w:r w:rsidR="00E81E09" w:rsidRPr="00220C73">
              <w:rPr>
                <w:rFonts w:ascii="Helvetica" w:hAnsi="Helvetica" w:cs="Helvetica"/>
                <w:sz w:val="24"/>
                <w:szCs w:val="24"/>
              </w:rPr>
              <w:t xml:space="preserve"> (%)</w:t>
            </w:r>
          </w:p>
        </w:tc>
      </w:tr>
      <w:tr w:rsidR="000E60F3" w:rsidRPr="00220C73" w14:paraId="1B18BDBD" w14:textId="77777777" w:rsidTr="000E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81D73A6" w14:textId="77777777" w:rsidR="000E60F3" w:rsidRPr="00220C73" w:rsidRDefault="000E60F3" w:rsidP="00DC2FFC">
            <w:pPr>
              <w:rPr>
                <w:rFonts w:ascii="Helvetica" w:hAnsi="Helvetica" w:cs="Helvetica"/>
                <w:sz w:val="24"/>
                <w:szCs w:val="24"/>
              </w:rPr>
            </w:pPr>
          </w:p>
        </w:tc>
        <w:tc>
          <w:tcPr>
            <w:tcW w:w="0" w:type="auto"/>
            <w:gridSpan w:val="3"/>
          </w:tcPr>
          <w:p w14:paraId="0CEA7F0D" w14:textId="6D7ED2F5" w:rsidR="000E60F3" w:rsidRPr="00220C73" w:rsidRDefault="000E60F3" w:rsidP="00DC2FF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Sex</w:t>
            </w:r>
          </w:p>
        </w:tc>
      </w:tr>
      <w:tr w:rsidR="000E60F3" w:rsidRPr="00220C73" w14:paraId="159BB0B0" w14:textId="77777777" w:rsidTr="000E60F3">
        <w:tc>
          <w:tcPr>
            <w:cnfStyle w:val="001000000000" w:firstRow="0" w:lastRow="0" w:firstColumn="1" w:lastColumn="0" w:oddVBand="0" w:evenVBand="0" w:oddHBand="0" w:evenHBand="0" w:firstRowFirstColumn="0" w:firstRowLastColumn="0" w:lastRowFirstColumn="0" w:lastRowLastColumn="0"/>
            <w:tcW w:w="0" w:type="auto"/>
          </w:tcPr>
          <w:p w14:paraId="1F33AEFD" w14:textId="77777777" w:rsidR="000E60F3" w:rsidRPr="00220C73" w:rsidRDefault="000E60F3" w:rsidP="00DC2FFC">
            <w:pPr>
              <w:rPr>
                <w:rFonts w:ascii="Helvetica" w:hAnsi="Helvetica" w:cs="Helvetica"/>
                <w:sz w:val="24"/>
                <w:szCs w:val="24"/>
              </w:rPr>
            </w:pPr>
          </w:p>
        </w:tc>
        <w:tc>
          <w:tcPr>
            <w:tcW w:w="0" w:type="auto"/>
          </w:tcPr>
          <w:p w14:paraId="1CCCE3A6" w14:textId="77777777" w:rsidR="000E60F3" w:rsidRPr="00220C73" w:rsidRDefault="000E60F3" w:rsidP="00DC2FFC">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Female</w:t>
            </w:r>
          </w:p>
        </w:tc>
        <w:tc>
          <w:tcPr>
            <w:tcW w:w="0" w:type="auto"/>
          </w:tcPr>
          <w:p w14:paraId="7B461292" w14:textId="77777777" w:rsidR="000E60F3" w:rsidRPr="00220C73" w:rsidRDefault="000E60F3" w:rsidP="00DC2FFC">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Male</w:t>
            </w:r>
          </w:p>
        </w:tc>
        <w:tc>
          <w:tcPr>
            <w:tcW w:w="0" w:type="auto"/>
          </w:tcPr>
          <w:p w14:paraId="4A435EE1" w14:textId="19D60BC6" w:rsidR="000E60F3" w:rsidRPr="00220C73" w:rsidRDefault="000E60F3" w:rsidP="00DC2FFC">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Total</w:t>
            </w:r>
          </w:p>
        </w:tc>
      </w:tr>
      <w:tr w:rsidR="00220C73" w:rsidRPr="00220C73" w14:paraId="0F2D8DB5" w14:textId="77777777" w:rsidTr="000E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D60657" w14:textId="53FFCC1C" w:rsidR="000E60F3" w:rsidRPr="00220C73" w:rsidRDefault="000E60F3" w:rsidP="00DC2FFC">
            <w:pPr>
              <w:rPr>
                <w:rFonts w:ascii="Helvetica" w:hAnsi="Helvetica" w:cs="Helvetica"/>
                <w:sz w:val="24"/>
                <w:szCs w:val="24"/>
              </w:rPr>
            </w:pPr>
            <w:r w:rsidRPr="00220C73">
              <w:rPr>
                <w:rFonts w:ascii="Helvetica" w:hAnsi="Helvetica" w:cs="Helvetica"/>
                <w:sz w:val="24"/>
                <w:szCs w:val="24"/>
              </w:rPr>
              <w:t>Economic Activity</w:t>
            </w:r>
          </w:p>
        </w:tc>
        <w:tc>
          <w:tcPr>
            <w:tcW w:w="0" w:type="auto"/>
          </w:tcPr>
          <w:p w14:paraId="7DBDE622" w14:textId="77777777" w:rsidR="000E60F3" w:rsidRPr="00220C73" w:rsidRDefault="000E60F3" w:rsidP="00DC2FFC">
            <w:pP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79329ED5" w14:textId="77777777" w:rsidR="000E60F3" w:rsidRPr="00220C73" w:rsidRDefault="000E60F3" w:rsidP="00DC2FFC">
            <w:pP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26045495" w14:textId="77777777" w:rsidR="000E60F3" w:rsidRPr="00220C73" w:rsidRDefault="000E60F3" w:rsidP="00DC2FFC">
            <w:pP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0E60F3" w:rsidRPr="00220C73" w14:paraId="069558E3" w14:textId="77777777" w:rsidTr="000E60F3">
        <w:tc>
          <w:tcPr>
            <w:cnfStyle w:val="001000000000" w:firstRow="0" w:lastRow="0" w:firstColumn="1" w:lastColumn="0" w:oddVBand="0" w:evenVBand="0" w:oddHBand="0" w:evenHBand="0" w:firstRowFirstColumn="0" w:firstRowLastColumn="0" w:lastRowFirstColumn="0" w:lastRowLastColumn="0"/>
            <w:tcW w:w="0" w:type="auto"/>
          </w:tcPr>
          <w:p w14:paraId="61A2075C" w14:textId="77777777" w:rsidR="000E60F3" w:rsidRPr="00220C73" w:rsidRDefault="000E60F3" w:rsidP="00DC2FFC">
            <w:pPr>
              <w:rPr>
                <w:rFonts w:ascii="Helvetica" w:hAnsi="Helvetica" w:cs="Helvetica"/>
                <w:sz w:val="24"/>
                <w:szCs w:val="24"/>
              </w:rPr>
            </w:pPr>
            <w:r w:rsidRPr="00220C73">
              <w:rPr>
                <w:rFonts w:ascii="Helvetica" w:hAnsi="Helvetica" w:cs="Helvetica"/>
                <w:sz w:val="24"/>
                <w:szCs w:val="24"/>
              </w:rPr>
              <w:t xml:space="preserve">  Employment</w:t>
            </w:r>
          </w:p>
        </w:tc>
        <w:tc>
          <w:tcPr>
            <w:tcW w:w="0" w:type="auto"/>
          </w:tcPr>
          <w:p w14:paraId="20012D84" w14:textId="77777777" w:rsidR="000E60F3" w:rsidRPr="00220C73" w:rsidRDefault="000E60F3" w:rsidP="00DC2FFC">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20.94</w:t>
            </w:r>
          </w:p>
        </w:tc>
        <w:tc>
          <w:tcPr>
            <w:tcW w:w="0" w:type="auto"/>
          </w:tcPr>
          <w:p w14:paraId="683BD34E" w14:textId="77777777" w:rsidR="000E60F3" w:rsidRPr="00220C73" w:rsidRDefault="000E60F3" w:rsidP="00DC2FFC">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13.74</w:t>
            </w:r>
          </w:p>
        </w:tc>
        <w:tc>
          <w:tcPr>
            <w:tcW w:w="0" w:type="auto"/>
          </w:tcPr>
          <w:p w14:paraId="5A263392" w14:textId="77777777" w:rsidR="000E60F3" w:rsidRPr="00220C73" w:rsidRDefault="000E60F3" w:rsidP="00DC2FFC">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34.68</w:t>
            </w:r>
          </w:p>
        </w:tc>
      </w:tr>
      <w:tr w:rsidR="00220C73" w:rsidRPr="00220C73" w14:paraId="4C7E4A74" w14:textId="77777777" w:rsidTr="000E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A7F9EB5" w14:textId="77777777" w:rsidR="000E60F3" w:rsidRPr="00220C73" w:rsidRDefault="000E60F3" w:rsidP="00DC2FFC">
            <w:pPr>
              <w:rPr>
                <w:rFonts w:ascii="Helvetica" w:hAnsi="Helvetica" w:cs="Helvetica"/>
                <w:sz w:val="24"/>
                <w:szCs w:val="24"/>
              </w:rPr>
            </w:pPr>
            <w:r w:rsidRPr="00220C73">
              <w:rPr>
                <w:rFonts w:ascii="Helvetica" w:hAnsi="Helvetica" w:cs="Helvetica"/>
                <w:sz w:val="24"/>
                <w:szCs w:val="24"/>
              </w:rPr>
              <w:t xml:space="preserve">  Post-Schooling Education</w:t>
            </w:r>
          </w:p>
        </w:tc>
        <w:tc>
          <w:tcPr>
            <w:tcW w:w="0" w:type="auto"/>
          </w:tcPr>
          <w:p w14:paraId="7CF85FF7" w14:textId="77777777" w:rsidR="000E60F3" w:rsidRPr="00220C73" w:rsidRDefault="000E60F3" w:rsidP="00DC2FFC">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3.57</w:t>
            </w:r>
          </w:p>
        </w:tc>
        <w:tc>
          <w:tcPr>
            <w:tcW w:w="0" w:type="auto"/>
          </w:tcPr>
          <w:p w14:paraId="5F867B3E" w14:textId="77777777" w:rsidR="000E60F3" w:rsidRPr="00220C73" w:rsidRDefault="000E60F3" w:rsidP="00DC2FFC">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1.21</w:t>
            </w:r>
          </w:p>
        </w:tc>
        <w:tc>
          <w:tcPr>
            <w:tcW w:w="0" w:type="auto"/>
          </w:tcPr>
          <w:p w14:paraId="4532E4BF" w14:textId="77777777" w:rsidR="000E60F3" w:rsidRPr="00220C73" w:rsidRDefault="000E60F3" w:rsidP="00DC2FFC">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4.78</w:t>
            </w:r>
          </w:p>
        </w:tc>
      </w:tr>
      <w:tr w:rsidR="000E60F3" w:rsidRPr="00220C73" w14:paraId="2FA74009" w14:textId="77777777" w:rsidTr="000E60F3">
        <w:tc>
          <w:tcPr>
            <w:cnfStyle w:val="001000000000" w:firstRow="0" w:lastRow="0" w:firstColumn="1" w:lastColumn="0" w:oddVBand="0" w:evenVBand="0" w:oddHBand="0" w:evenHBand="0" w:firstRowFirstColumn="0" w:firstRowLastColumn="0" w:lastRowFirstColumn="0" w:lastRowLastColumn="0"/>
            <w:tcW w:w="0" w:type="auto"/>
          </w:tcPr>
          <w:p w14:paraId="23FB2087" w14:textId="77777777" w:rsidR="000E60F3" w:rsidRPr="00220C73" w:rsidRDefault="000E60F3" w:rsidP="00DC2FFC">
            <w:pPr>
              <w:rPr>
                <w:rFonts w:ascii="Helvetica" w:hAnsi="Helvetica" w:cs="Helvetica"/>
                <w:sz w:val="24"/>
                <w:szCs w:val="24"/>
              </w:rPr>
            </w:pPr>
            <w:r w:rsidRPr="00220C73">
              <w:rPr>
                <w:rFonts w:ascii="Helvetica" w:hAnsi="Helvetica" w:cs="Helvetica"/>
                <w:sz w:val="24"/>
                <w:szCs w:val="24"/>
              </w:rPr>
              <w:t xml:space="preserve">  School</w:t>
            </w:r>
          </w:p>
        </w:tc>
        <w:tc>
          <w:tcPr>
            <w:tcW w:w="0" w:type="auto"/>
          </w:tcPr>
          <w:p w14:paraId="741BB375" w14:textId="77777777" w:rsidR="000E60F3" w:rsidRPr="00220C73" w:rsidRDefault="000E60F3" w:rsidP="00DC2FFC">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2.65</w:t>
            </w:r>
          </w:p>
        </w:tc>
        <w:tc>
          <w:tcPr>
            <w:tcW w:w="0" w:type="auto"/>
          </w:tcPr>
          <w:p w14:paraId="65C0763B" w14:textId="77777777" w:rsidR="000E60F3" w:rsidRPr="00220C73" w:rsidRDefault="000E60F3" w:rsidP="00DC2FFC">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2.53</w:t>
            </w:r>
          </w:p>
        </w:tc>
        <w:tc>
          <w:tcPr>
            <w:tcW w:w="0" w:type="auto"/>
          </w:tcPr>
          <w:p w14:paraId="23849079" w14:textId="77777777" w:rsidR="000E60F3" w:rsidRPr="00220C73" w:rsidRDefault="000E60F3" w:rsidP="00DC2FFC">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5.18</w:t>
            </w:r>
          </w:p>
        </w:tc>
      </w:tr>
      <w:tr w:rsidR="00220C73" w:rsidRPr="00220C73" w14:paraId="40D7E8B4" w14:textId="77777777" w:rsidTr="000E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505716" w14:textId="77777777" w:rsidR="000E60F3" w:rsidRPr="00220C73" w:rsidRDefault="000E60F3" w:rsidP="00DC2FFC">
            <w:pPr>
              <w:rPr>
                <w:rFonts w:ascii="Helvetica" w:hAnsi="Helvetica" w:cs="Helvetica"/>
                <w:sz w:val="24"/>
                <w:szCs w:val="24"/>
              </w:rPr>
            </w:pPr>
            <w:r w:rsidRPr="00220C73">
              <w:rPr>
                <w:rFonts w:ascii="Helvetica" w:hAnsi="Helvetica" w:cs="Helvetica"/>
                <w:sz w:val="24"/>
                <w:szCs w:val="24"/>
              </w:rPr>
              <w:t xml:space="preserve">  Training/Apprenticeships</w:t>
            </w:r>
          </w:p>
        </w:tc>
        <w:tc>
          <w:tcPr>
            <w:tcW w:w="0" w:type="auto"/>
          </w:tcPr>
          <w:p w14:paraId="2B29BB37" w14:textId="77777777" w:rsidR="000E60F3" w:rsidRPr="00220C73" w:rsidRDefault="000E60F3" w:rsidP="00DC2FFC">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2.97</w:t>
            </w:r>
          </w:p>
        </w:tc>
        <w:tc>
          <w:tcPr>
            <w:tcW w:w="0" w:type="auto"/>
          </w:tcPr>
          <w:p w14:paraId="7AFFE6BF" w14:textId="77777777" w:rsidR="000E60F3" w:rsidRPr="00220C73" w:rsidRDefault="000E60F3" w:rsidP="00DC2FFC">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13.94</w:t>
            </w:r>
          </w:p>
        </w:tc>
        <w:tc>
          <w:tcPr>
            <w:tcW w:w="0" w:type="auto"/>
          </w:tcPr>
          <w:p w14:paraId="46442F50" w14:textId="77777777" w:rsidR="000E60F3" w:rsidRPr="00220C73" w:rsidRDefault="000E60F3" w:rsidP="00DC2FFC">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16.92</w:t>
            </w:r>
          </w:p>
        </w:tc>
      </w:tr>
      <w:tr w:rsidR="000E60F3" w:rsidRPr="00220C73" w14:paraId="10A2F55C" w14:textId="77777777" w:rsidTr="000E60F3">
        <w:tc>
          <w:tcPr>
            <w:cnfStyle w:val="001000000000" w:firstRow="0" w:lastRow="0" w:firstColumn="1" w:lastColumn="0" w:oddVBand="0" w:evenVBand="0" w:oddHBand="0" w:evenHBand="0" w:firstRowFirstColumn="0" w:firstRowLastColumn="0" w:lastRowFirstColumn="0" w:lastRowLastColumn="0"/>
            <w:tcW w:w="0" w:type="auto"/>
          </w:tcPr>
          <w:p w14:paraId="360716A9" w14:textId="77777777" w:rsidR="000E60F3" w:rsidRPr="00220C73" w:rsidRDefault="000E60F3" w:rsidP="00DC2FFC">
            <w:pPr>
              <w:rPr>
                <w:rFonts w:ascii="Helvetica" w:hAnsi="Helvetica" w:cs="Helvetica"/>
                <w:sz w:val="24"/>
                <w:szCs w:val="24"/>
              </w:rPr>
            </w:pPr>
            <w:r w:rsidRPr="00220C73">
              <w:rPr>
                <w:rFonts w:ascii="Helvetica" w:hAnsi="Helvetica" w:cs="Helvetica"/>
                <w:sz w:val="24"/>
                <w:szCs w:val="24"/>
              </w:rPr>
              <w:t xml:space="preserve">  Unemployment and OLF</w:t>
            </w:r>
          </w:p>
        </w:tc>
        <w:tc>
          <w:tcPr>
            <w:tcW w:w="0" w:type="auto"/>
          </w:tcPr>
          <w:p w14:paraId="48FD1FFE" w14:textId="77777777" w:rsidR="000E60F3" w:rsidRPr="00220C73" w:rsidRDefault="000E60F3" w:rsidP="00DC2FFC">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1.72</w:t>
            </w:r>
          </w:p>
        </w:tc>
        <w:tc>
          <w:tcPr>
            <w:tcW w:w="0" w:type="auto"/>
          </w:tcPr>
          <w:p w14:paraId="31C141DE" w14:textId="77777777" w:rsidR="000E60F3" w:rsidRPr="00220C73" w:rsidRDefault="000E60F3" w:rsidP="00DC2FFC">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1.20</w:t>
            </w:r>
          </w:p>
        </w:tc>
        <w:tc>
          <w:tcPr>
            <w:tcW w:w="0" w:type="auto"/>
          </w:tcPr>
          <w:p w14:paraId="5E08BF62" w14:textId="77777777" w:rsidR="000E60F3" w:rsidRPr="00220C73" w:rsidRDefault="000E60F3" w:rsidP="00DC2FFC">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2.91</w:t>
            </w:r>
          </w:p>
        </w:tc>
      </w:tr>
      <w:tr w:rsidR="00220C73" w:rsidRPr="00220C73" w14:paraId="772AEF7B" w14:textId="77777777" w:rsidTr="000E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AB8D55" w14:textId="120F1982" w:rsidR="000E60F3" w:rsidRPr="00220C73" w:rsidRDefault="000E60F3" w:rsidP="00DC2FFC">
            <w:pPr>
              <w:rPr>
                <w:rFonts w:ascii="Helvetica" w:hAnsi="Helvetica" w:cs="Helvetica"/>
                <w:sz w:val="24"/>
                <w:szCs w:val="24"/>
              </w:rPr>
            </w:pPr>
            <w:r w:rsidRPr="00220C73">
              <w:rPr>
                <w:rFonts w:ascii="Helvetica" w:hAnsi="Helvetica" w:cs="Helvetica"/>
                <w:sz w:val="24"/>
                <w:szCs w:val="24"/>
              </w:rPr>
              <w:t xml:space="preserve">  </w:t>
            </w:r>
            <w:r w:rsidR="00E81E09" w:rsidRPr="00220C73">
              <w:rPr>
                <w:rFonts w:ascii="Helvetica" w:hAnsi="Helvetica" w:cs="Helvetica"/>
                <w:sz w:val="24"/>
                <w:szCs w:val="24"/>
              </w:rPr>
              <w:t xml:space="preserve">Overall </w:t>
            </w:r>
            <w:r w:rsidRPr="00220C73">
              <w:rPr>
                <w:rFonts w:ascii="Helvetica" w:hAnsi="Helvetica" w:cs="Helvetica"/>
                <w:sz w:val="24"/>
                <w:szCs w:val="24"/>
              </w:rPr>
              <w:t>Total</w:t>
            </w:r>
          </w:p>
        </w:tc>
        <w:tc>
          <w:tcPr>
            <w:tcW w:w="0" w:type="auto"/>
          </w:tcPr>
          <w:p w14:paraId="0E59D797" w14:textId="77777777" w:rsidR="000E60F3" w:rsidRPr="00220C73" w:rsidRDefault="000E60F3" w:rsidP="00DC2FFC">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31.85</w:t>
            </w:r>
          </w:p>
        </w:tc>
        <w:tc>
          <w:tcPr>
            <w:tcW w:w="0" w:type="auto"/>
          </w:tcPr>
          <w:p w14:paraId="27B069F0" w14:textId="77777777" w:rsidR="000E60F3" w:rsidRPr="00220C73" w:rsidRDefault="000E60F3" w:rsidP="00DC2FFC">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32.62</w:t>
            </w:r>
          </w:p>
        </w:tc>
        <w:tc>
          <w:tcPr>
            <w:tcW w:w="0" w:type="auto"/>
          </w:tcPr>
          <w:p w14:paraId="35DCEADD" w14:textId="77777777" w:rsidR="000E60F3" w:rsidRPr="00220C73" w:rsidRDefault="000E60F3" w:rsidP="00DC2FFC">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64.48</w:t>
            </w:r>
          </w:p>
        </w:tc>
      </w:tr>
    </w:tbl>
    <w:p w14:paraId="78406686" w14:textId="77777777" w:rsidR="00996C6F" w:rsidRPr="00220C73" w:rsidRDefault="00996C6F" w:rsidP="00996C6F">
      <w:pPr>
        <w:rPr>
          <w:rFonts w:ascii="Helvetica" w:hAnsi="Helvetica" w:cs="Helvetica"/>
          <w:sz w:val="24"/>
          <w:szCs w:val="24"/>
        </w:rPr>
      </w:pPr>
    </w:p>
    <w:p w14:paraId="59AA1CF6" w14:textId="5348FD87" w:rsidR="00996C6F" w:rsidRPr="00220C73" w:rsidRDefault="00996C6F" w:rsidP="00F04C86">
      <w:pPr>
        <w:pStyle w:val="Caption"/>
        <w:keepNext/>
        <w:rPr>
          <w:rFonts w:ascii="Helvetica" w:hAnsi="Helvetica" w:cs="Helvetica"/>
          <w:color w:val="auto"/>
          <w:sz w:val="24"/>
          <w:szCs w:val="24"/>
        </w:rPr>
      </w:pPr>
      <w:r w:rsidRPr="00220C73">
        <w:rPr>
          <w:rFonts w:ascii="Helvetica" w:hAnsi="Helvetica" w:cs="Helvetica"/>
          <w:color w:val="auto"/>
          <w:sz w:val="24"/>
          <w:szCs w:val="24"/>
          <w:highlight w:val="yellow"/>
        </w:rPr>
        <w:t>Table 1.</w:t>
      </w:r>
      <w:r w:rsidR="002020E2">
        <w:rPr>
          <w:rFonts w:ascii="Helvetica" w:hAnsi="Helvetica" w:cs="Helvetica"/>
          <w:color w:val="auto"/>
          <w:sz w:val="24"/>
          <w:szCs w:val="24"/>
          <w:highlight w:val="yellow"/>
        </w:rPr>
        <w:t>7</w:t>
      </w:r>
      <w:r w:rsidRPr="00220C73">
        <w:rPr>
          <w:rFonts w:ascii="Helvetica" w:hAnsi="Helvetica" w:cs="Helvetica"/>
          <w:color w:val="auto"/>
          <w:sz w:val="24"/>
          <w:szCs w:val="24"/>
          <w:highlight w:val="yellow"/>
        </w:rPr>
        <w:t xml:space="preserve"> Descriptive Statistics for Economic Activity by Sex and </w:t>
      </w:r>
      <w:commentRangeStart w:id="109"/>
      <w:r w:rsidRPr="00220C73">
        <w:rPr>
          <w:rFonts w:ascii="Helvetica" w:hAnsi="Helvetica" w:cs="Helvetica"/>
          <w:color w:val="auto"/>
          <w:sz w:val="24"/>
          <w:szCs w:val="24"/>
          <w:highlight w:val="yellow"/>
        </w:rPr>
        <w:t xml:space="preserve">=&gt;5 </w:t>
      </w:r>
      <w:commentRangeEnd w:id="109"/>
      <w:r w:rsidR="002162EC" w:rsidRPr="00220C73">
        <w:rPr>
          <w:rStyle w:val="CommentReference"/>
          <w:rFonts w:ascii="Helvetica" w:hAnsi="Helvetica" w:cs="Helvetica"/>
          <w:b w:val="0"/>
          <w:bCs w:val="0"/>
          <w:color w:val="auto"/>
          <w:sz w:val="24"/>
          <w:szCs w:val="24"/>
          <w:highlight w:val="yellow"/>
          <w:lang w:val="en-GB"/>
        </w:rPr>
        <w:commentReference w:id="109"/>
      </w:r>
      <w:r w:rsidRPr="00220C73">
        <w:rPr>
          <w:rFonts w:ascii="Helvetica" w:hAnsi="Helvetica" w:cs="Helvetica"/>
          <w:color w:val="auto"/>
          <w:sz w:val="24"/>
          <w:szCs w:val="24"/>
          <w:highlight w:val="yellow"/>
        </w:rPr>
        <w:t>O-levels, unweighted</w:t>
      </w:r>
    </w:p>
    <w:tbl>
      <w:tblPr>
        <w:tblStyle w:val="GridTable2"/>
        <w:tblW w:w="0" w:type="auto"/>
        <w:tblLook w:val="04A0" w:firstRow="1" w:lastRow="0" w:firstColumn="1" w:lastColumn="0" w:noHBand="0" w:noVBand="1"/>
      </w:tblPr>
      <w:tblGrid>
        <w:gridCol w:w="3336"/>
        <w:gridCol w:w="1017"/>
        <w:gridCol w:w="817"/>
        <w:gridCol w:w="817"/>
      </w:tblGrid>
      <w:tr w:rsidR="00E81E09" w:rsidRPr="00220C73" w14:paraId="31024282" w14:textId="77777777" w:rsidTr="00E81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4"/>
          </w:tcPr>
          <w:p w14:paraId="48BA6004" w14:textId="0F1E82C7" w:rsidR="00E81E09" w:rsidRPr="00220C73" w:rsidRDefault="00E81E09" w:rsidP="00DC2FFC">
            <w:pPr>
              <w:rPr>
                <w:rFonts w:ascii="Helvetica" w:hAnsi="Helvetica" w:cs="Helvetica"/>
                <w:sz w:val="24"/>
                <w:szCs w:val="24"/>
              </w:rPr>
            </w:pPr>
            <w:r w:rsidRPr="00220C73">
              <w:rPr>
                <w:rFonts w:ascii="Helvetica" w:hAnsi="Helvetica" w:cs="Helvetica"/>
                <w:sz w:val="24"/>
                <w:szCs w:val="24"/>
              </w:rPr>
              <w:t>Five or more O-Levels (%)</w:t>
            </w:r>
          </w:p>
        </w:tc>
      </w:tr>
      <w:tr w:rsidR="00E81E09" w:rsidRPr="00220C73" w14:paraId="645646A5" w14:textId="77777777" w:rsidTr="00E81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BE52E3" w14:textId="77777777" w:rsidR="00E81E09" w:rsidRPr="00220C73" w:rsidRDefault="00E81E09" w:rsidP="00DC2FFC">
            <w:pPr>
              <w:rPr>
                <w:rFonts w:ascii="Helvetica" w:hAnsi="Helvetica" w:cs="Helvetica"/>
                <w:sz w:val="24"/>
                <w:szCs w:val="24"/>
              </w:rPr>
            </w:pPr>
          </w:p>
        </w:tc>
        <w:tc>
          <w:tcPr>
            <w:tcW w:w="0" w:type="auto"/>
            <w:gridSpan w:val="3"/>
          </w:tcPr>
          <w:p w14:paraId="267EAA41" w14:textId="5EA4A768" w:rsidR="00E81E09" w:rsidRPr="00220C73" w:rsidRDefault="00E81E09" w:rsidP="00DC2FF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Sex</w:t>
            </w:r>
          </w:p>
        </w:tc>
      </w:tr>
      <w:tr w:rsidR="00E81E09" w:rsidRPr="00220C73" w14:paraId="6F925BE0" w14:textId="77777777" w:rsidTr="00E81E09">
        <w:tc>
          <w:tcPr>
            <w:cnfStyle w:val="001000000000" w:firstRow="0" w:lastRow="0" w:firstColumn="1" w:lastColumn="0" w:oddVBand="0" w:evenVBand="0" w:oddHBand="0" w:evenHBand="0" w:firstRowFirstColumn="0" w:firstRowLastColumn="0" w:lastRowFirstColumn="0" w:lastRowLastColumn="0"/>
            <w:tcW w:w="0" w:type="auto"/>
          </w:tcPr>
          <w:p w14:paraId="5CE10946" w14:textId="77777777" w:rsidR="00E81E09" w:rsidRPr="00220C73" w:rsidRDefault="00E81E09" w:rsidP="00DC2FFC">
            <w:pPr>
              <w:rPr>
                <w:rFonts w:ascii="Helvetica" w:hAnsi="Helvetica" w:cs="Helvetica"/>
                <w:sz w:val="24"/>
                <w:szCs w:val="24"/>
              </w:rPr>
            </w:pPr>
          </w:p>
        </w:tc>
        <w:tc>
          <w:tcPr>
            <w:tcW w:w="0" w:type="auto"/>
          </w:tcPr>
          <w:p w14:paraId="402D9A65" w14:textId="77777777" w:rsidR="00E81E09" w:rsidRPr="00220C73" w:rsidRDefault="00E81E09" w:rsidP="00DC2FFC">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Female</w:t>
            </w:r>
          </w:p>
        </w:tc>
        <w:tc>
          <w:tcPr>
            <w:tcW w:w="0" w:type="auto"/>
          </w:tcPr>
          <w:p w14:paraId="3088F7F9" w14:textId="77777777" w:rsidR="00E81E09" w:rsidRPr="00220C73" w:rsidRDefault="00E81E09" w:rsidP="00DC2FFC">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Male</w:t>
            </w:r>
          </w:p>
        </w:tc>
        <w:tc>
          <w:tcPr>
            <w:tcW w:w="0" w:type="auto"/>
          </w:tcPr>
          <w:p w14:paraId="119DD8C9" w14:textId="73E5A1F9" w:rsidR="00E81E09" w:rsidRPr="00220C73" w:rsidRDefault="00E81E09" w:rsidP="00DC2FFC">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Total</w:t>
            </w:r>
          </w:p>
        </w:tc>
      </w:tr>
      <w:tr w:rsidR="00E81E09" w:rsidRPr="00220C73" w14:paraId="1B1D3306" w14:textId="77777777" w:rsidTr="00E81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DB9DCE" w14:textId="252BC9D9" w:rsidR="00E81E09" w:rsidRPr="00220C73" w:rsidRDefault="00E81E09" w:rsidP="00DC2FFC">
            <w:pPr>
              <w:rPr>
                <w:rFonts w:ascii="Helvetica" w:hAnsi="Helvetica" w:cs="Helvetica"/>
                <w:sz w:val="24"/>
                <w:szCs w:val="24"/>
              </w:rPr>
            </w:pPr>
            <w:r w:rsidRPr="00220C73">
              <w:rPr>
                <w:rFonts w:ascii="Helvetica" w:hAnsi="Helvetica" w:cs="Helvetica"/>
                <w:sz w:val="24"/>
                <w:szCs w:val="24"/>
              </w:rPr>
              <w:t>Economic Activity</w:t>
            </w:r>
          </w:p>
        </w:tc>
        <w:tc>
          <w:tcPr>
            <w:tcW w:w="0" w:type="auto"/>
          </w:tcPr>
          <w:p w14:paraId="7041C45F" w14:textId="77777777" w:rsidR="00E81E09" w:rsidRPr="00220C73" w:rsidRDefault="00E81E09" w:rsidP="00DC2FFC">
            <w:pP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261756DE" w14:textId="77777777" w:rsidR="00E81E09" w:rsidRPr="00220C73" w:rsidRDefault="00E81E09" w:rsidP="00DC2FFC">
            <w:pP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686C3AEB" w14:textId="77777777" w:rsidR="00E81E09" w:rsidRPr="00220C73" w:rsidRDefault="00E81E09" w:rsidP="00DC2FFC">
            <w:pP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E81E09" w:rsidRPr="00220C73" w14:paraId="2E2E5B42" w14:textId="77777777" w:rsidTr="00E81E09">
        <w:tc>
          <w:tcPr>
            <w:cnfStyle w:val="001000000000" w:firstRow="0" w:lastRow="0" w:firstColumn="1" w:lastColumn="0" w:oddVBand="0" w:evenVBand="0" w:oddHBand="0" w:evenHBand="0" w:firstRowFirstColumn="0" w:firstRowLastColumn="0" w:lastRowFirstColumn="0" w:lastRowLastColumn="0"/>
            <w:tcW w:w="0" w:type="auto"/>
          </w:tcPr>
          <w:p w14:paraId="4A3B2500" w14:textId="77777777" w:rsidR="00E81E09" w:rsidRPr="00220C73" w:rsidRDefault="00E81E09" w:rsidP="00DC2FFC">
            <w:pPr>
              <w:rPr>
                <w:rFonts w:ascii="Helvetica" w:hAnsi="Helvetica" w:cs="Helvetica"/>
                <w:sz w:val="24"/>
                <w:szCs w:val="24"/>
              </w:rPr>
            </w:pPr>
            <w:r w:rsidRPr="00220C73">
              <w:rPr>
                <w:rFonts w:ascii="Helvetica" w:hAnsi="Helvetica" w:cs="Helvetica"/>
                <w:sz w:val="24"/>
                <w:szCs w:val="24"/>
              </w:rPr>
              <w:t xml:space="preserve">  Employment</w:t>
            </w:r>
          </w:p>
        </w:tc>
        <w:tc>
          <w:tcPr>
            <w:tcW w:w="0" w:type="auto"/>
          </w:tcPr>
          <w:p w14:paraId="5A075733" w14:textId="77777777" w:rsidR="00E81E09" w:rsidRPr="00220C73" w:rsidRDefault="00E81E09" w:rsidP="00DC2FFC">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2.24</w:t>
            </w:r>
          </w:p>
        </w:tc>
        <w:tc>
          <w:tcPr>
            <w:tcW w:w="0" w:type="auto"/>
          </w:tcPr>
          <w:p w14:paraId="66A93670" w14:textId="77777777" w:rsidR="00E81E09" w:rsidRPr="00220C73" w:rsidRDefault="00E81E09" w:rsidP="00DC2FFC">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1.25</w:t>
            </w:r>
          </w:p>
        </w:tc>
        <w:tc>
          <w:tcPr>
            <w:tcW w:w="0" w:type="auto"/>
          </w:tcPr>
          <w:p w14:paraId="049A4AA5" w14:textId="77777777" w:rsidR="00E81E09" w:rsidRPr="00220C73" w:rsidRDefault="00E81E09" w:rsidP="00DC2FFC">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3.49</w:t>
            </w:r>
          </w:p>
        </w:tc>
      </w:tr>
      <w:tr w:rsidR="00E81E09" w:rsidRPr="00220C73" w14:paraId="75655A5A" w14:textId="77777777" w:rsidTr="00E81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6FB91C" w14:textId="77777777" w:rsidR="00E81E09" w:rsidRPr="00220C73" w:rsidRDefault="00E81E09" w:rsidP="00DC2FFC">
            <w:pPr>
              <w:rPr>
                <w:rFonts w:ascii="Helvetica" w:hAnsi="Helvetica" w:cs="Helvetica"/>
                <w:sz w:val="24"/>
                <w:szCs w:val="24"/>
              </w:rPr>
            </w:pPr>
            <w:r w:rsidRPr="00220C73">
              <w:rPr>
                <w:rFonts w:ascii="Helvetica" w:hAnsi="Helvetica" w:cs="Helvetica"/>
                <w:sz w:val="24"/>
                <w:szCs w:val="24"/>
              </w:rPr>
              <w:t xml:space="preserve">  Post-Schooling Education</w:t>
            </w:r>
          </w:p>
        </w:tc>
        <w:tc>
          <w:tcPr>
            <w:tcW w:w="0" w:type="auto"/>
          </w:tcPr>
          <w:p w14:paraId="301D419D" w14:textId="77777777" w:rsidR="00E81E09" w:rsidRPr="00220C73" w:rsidRDefault="00E81E09" w:rsidP="00DC2FFC">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2.60</w:t>
            </w:r>
          </w:p>
        </w:tc>
        <w:tc>
          <w:tcPr>
            <w:tcW w:w="0" w:type="auto"/>
          </w:tcPr>
          <w:p w14:paraId="6D6AE0BA" w14:textId="77777777" w:rsidR="00E81E09" w:rsidRPr="00220C73" w:rsidRDefault="00E81E09" w:rsidP="00DC2FFC">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1.43</w:t>
            </w:r>
          </w:p>
        </w:tc>
        <w:tc>
          <w:tcPr>
            <w:tcW w:w="0" w:type="auto"/>
          </w:tcPr>
          <w:p w14:paraId="383C1E5B" w14:textId="77777777" w:rsidR="00E81E09" w:rsidRPr="00220C73" w:rsidRDefault="00E81E09" w:rsidP="00DC2FFC">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4.04</w:t>
            </w:r>
          </w:p>
        </w:tc>
      </w:tr>
      <w:tr w:rsidR="00E81E09" w:rsidRPr="00220C73" w14:paraId="61A3A099" w14:textId="77777777" w:rsidTr="00E81E09">
        <w:tc>
          <w:tcPr>
            <w:cnfStyle w:val="001000000000" w:firstRow="0" w:lastRow="0" w:firstColumn="1" w:lastColumn="0" w:oddVBand="0" w:evenVBand="0" w:oddHBand="0" w:evenHBand="0" w:firstRowFirstColumn="0" w:firstRowLastColumn="0" w:lastRowFirstColumn="0" w:lastRowLastColumn="0"/>
            <w:tcW w:w="0" w:type="auto"/>
          </w:tcPr>
          <w:p w14:paraId="4C4831F8" w14:textId="77777777" w:rsidR="00E81E09" w:rsidRPr="00220C73" w:rsidRDefault="00E81E09" w:rsidP="00DC2FFC">
            <w:pPr>
              <w:rPr>
                <w:rFonts w:ascii="Helvetica" w:hAnsi="Helvetica" w:cs="Helvetica"/>
                <w:sz w:val="24"/>
                <w:szCs w:val="24"/>
              </w:rPr>
            </w:pPr>
            <w:r w:rsidRPr="00220C73">
              <w:rPr>
                <w:rFonts w:ascii="Helvetica" w:hAnsi="Helvetica" w:cs="Helvetica"/>
                <w:sz w:val="24"/>
                <w:szCs w:val="24"/>
              </w:rPr>
              <w:t xml:space="preserve">  School</w:t>
            </w:r>
          </w:p>
        </w:tc>
        <w:tc>
          <w:tcPr>
            <w:tcW w:w="0" w:type="auto"/>
          </w:tcPr>
          <w:p w14:paraId="08B1D9EE" w14:textId="77777777" w:rsidR="00E81E09" w:rsidRPr="00220C73" w:rsidRDefault="00E81E09" w:rsidP="00DC2FFC">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12.65</w:t>
            </w:r>
          </w:p>
        </w:tc>
        <w:tc>
          <w:tcPr>
            <w:tcW w:w="0" w:type="auto"/>
          </w:tcPr>
          <w:p w14:paraId="2A0222FB" w14:textId="77777777" w:rsidR="00E81E09" w:rsidRPr="00220C73" w:rsidRDefault="00E81E09" w:rsidP="00DC2FFC">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12.58</w:t>
            </w:r>
          </w:p>
        </w:tc>
        <w:tc>
          <w:tcPr>
            <w:tcW w:w="0" w:type="auto"/>
          </w:tcPr>
          <w:p w14:paraId="2F04AE68" w14:textId="77777777" w:rsidR="00E81E09" w:rsidRPr="00220C73" w:rsidRDefault="00E81E09" w:rsidP="00DC2FFC">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25.24</w:t>
            </w:r>
          </w:p>
        </w:tc>
      </w:tr>
      <w:tr w:rsidR="00E81E09" w:rsidRPr="00220C73" w14:paraId="6DCB8A78" w14:textId="77777777" w:rsidTr="00E81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54FF19" w14:textId="77777777" w:rsidR="00E81E09" w:rsidRPr="00220C73" w:rsidRDefault="00E81E09" w:rsidP="00DC2FFC">
            <w:pPr>
              <w:rPr>
                <w:rFonts w:ascii="Helvetica" w:hAnsi="Helvetica" w:cs="Helvetica"/>
                <w:sz w:val="24"/>
                <w:szCs w:val="24"/>
              </w:rPr>
            </w:pPr>
            <w:r w:rsidRPr="00220C73">
              <w:rPr>
                <w:rFonts w:ascii="Helvetica" w:hAnsi="Helvetica" w:cs="Helvetica"/>
                <w:sz w:val="24"/>
                <w:szCs w:val="24"/>
              </w:rPr>
              <w:t xml:space="preserve">  Training/Apprenticeships</w:t>
            </w:r>
          </w:p>
        </w:tc>
        <w:tc>
          <w:tcPr>
            <w:tcW w:w="0" w:type="auto"/>
          </w:tcPr>
          <w:p w14:paraId="20CB430B" w14:textId="77777777" w:rsidR="00E81E09" w:rsidRPr="00220C73" w:rsidRDefault="00E81E09" w:rsidP="00DC2FFC">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0.63</w:t>
            </w:r>
          </w:p>
        </w:tc>
        <w:tc>
          <w:tcPr>
            <w:tcW w:w="0" w:type="auto"/>
          </w:tcPr>
          <w:p w14:paraId="30D7B21F" w14:textId="77777777" w:rsidR="00E81E09" w:rsidRPr="00220C73" w:rsidRDefault="00E81E09" w:rsidP="00DC2FFC">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1.94</w:t>
            </w:r>
          </w:p>
        </w:tc>
        <w:tc>
          <w:tcPr>
            <w:tcW w:w="0" w:type="auto"/>
          </w:tcPr>
          <w:p w14:paraId="5DD920C8" w14:textId="77777777" w:rsidR="00E81E09" w:rsidRPr="00220C73" w:rsidRDefault="00E81E09" w:rsidP="00DC2FFC">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2.57</w:t>
            </w:r>
          </w:p>
        </w:tc>
      </w:tr>
      <w:tr w:rsidR="00E81E09" w:rsidRPr="00220C73" w14:paraId="028E3ACA" w14:textId="77777777" w:rsidTr="00E81E09">
        <w:tc>
          <w:tcPr>
            <w:cnfStyle w:val="001000000000" w:firstRow="0" w:lastRow="0" w:firstColumn="1" w:lastColumn="0" w:oddVBand="0" w:evenVBand="0" w:oddHBand="0" w:evenHBand="0" w:firstRowFirstColumn="0" w:firstRowLastColumn="0" w:lastRowFirstColumn="0" w:lastRowLastColumn="0"/>
            <w:tcW w:w="0" w:type="auto"/>
          </w:tcPr>
          <w:p w14:paraId="348C1A6D" w14:textId="77777777" w:rsidR="00E81E09" w:rsidRPr="00220C73" w:rsidRDefault="00E81E09" w:rsidP="00DC2FFC">
            <w:pPr>
              <w:rPr>
                <w:rFonts w:ascii="Helvetica" w:hAnsi="Helvetica" w:cs="Helvetica"/>
                <w:sz w:val="24"/>
                <w:szCs w:val="24"/>
              </w:rPr>
            </w:pPr>
            <w:r w:rsidRPr="00220C73">
              <w:rPr>
                <w:rFonts w:ascii="Helvetica" w:hAnsi="Helvetica" w:cs="Helvetica"/>
                <w:sz w:val="24"/>
                <w:szCs w:val="24"/>
              </w:rPr>
              <w:t xml:space="preserve">  Unemployment and OLF</w:t>
            </w:r>
          </w:p>
        </w:tc>
        <w:tc>
          <w:tcPr>
            <w:tcW w:w="0" w:type="auto"/>
          </w:tcPr>
          <w:p w14:paraId="7DDE92BF" w14:textId="77777777" w:rsidR="00E81E09" w:rsidRPr="00220C73" w:rsidRDefault="00E81E09" w:rsidP="00DC2FFC">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0.15</w:t>
            </w:r>
          </w:p>
        </w:tc>
        <w:tc>
          <w:tcPr>
            <w:tcW w:w="0" w:type="auto"/>
          </w:tcPr>
          <w:p w14:paraId="5EB0B0B5" w14:textId="77777777" w:rsidR="00E81E09" w:rsidRPr="00220C73" w:rsidRDefault="00E81E09" w:rsidP="00DC2FFC">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0.04</w:t>
            </w:r>
          </w:p>
        </w:tc>
        <w:tc>
          <w:tcPr>
            <w:tcW w:w="0" w:type="auto"/>
          </w:tcPr>
          <w:p w14:paraId="3B77EB64" w14:textId="77777777" w:rsidR="00E81E09" w:rsidRPr="00220C73" w:rsidRDefault="00E81E09" w:rsidP="00DC2FFC">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0.19</w:t>
            </w:r>
          </w:p>
        </w:tc>
      </w:tr>
      <w:tr w:rsidR="00E81E09" w:rsidRPr="00220C73" w14:paraId="2CAF583B" w14:textId="77777777" w:rsidTr="00E81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721A98" w14:textId="3EB8925E" w:rsidR="00E81E09" w:rsidRPr="00220C73" w:rsidRDefault="00E81E09" w:rsidP="00DC2FFC">
            <w:pPr>
              <w:rPr>
                <w:rFonts w:ascii="Helvetica" w:hAnsi="Helvetica" w:cs="Helvetica"/>
                <w:sz w:val="24"/>
                <w:szCs w:val="24"/>
              </w:rPr>
            </w:pPr>
            <w:r w:rsidRPr="00220C73">
              <w:rPr>
                <w:rFonts w:ascii="Helvetica" w:hAnsi="Helvetica" w:cs="Helvetica"/>
                <w:sz w:val="24"/>
                <w:szCs w:val="24"/>
              </w:rPr>
              <w:t xml:space="preserve">  </w:t>
            </w:r>
            <w:r w:rsidRPr="00220C73">
              <w:rPr>
                <w:rFonts w:ascii="Helvetica" w:hAnsi="Helvetica" w:cs="Helvetica"/>
                <w:sz w:val="24"/>
                <w:szCs w:val="24"/>
              </w:rPr>
              <w:t xml:space="preserve">Overall </w:t>
            </w:r>
            <w:r w:rsidRPr="00220C73">
              <w:rPr>
                <w:rFonts w:ascii="Helvetica" w:hAnsi="Helvetica" w:cs="Helvetica"/>
                <w:sz w:val="24"/>
                <w:szCs w:val="24"/>
              </w:rPr>
              <w:t>Total</w:t>
            </w:r>
          </w:p>
        </w:tc>
        <w:tc>
          <w:tcPr>
            <w:tcW w:w="0" w:type="auto"/>
          </w:tcPr>
          <w:p w14:paraId="25731071" w14:textId="77777777" w:rsidR="00E81E09" w:rsidRPr="00220C73" w:rsidRDefault="00E81E09" w:rsidP="00DC2FFC">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18.28</w:t>
            </w:r>
          </w:p>
        </w:tc>
        <w:tc>
          <w:tcPr>
            <w:tcW w:w="0" w:type="auto"/>
          </w:tcPr>
          <w:p w14:paraId="4A4A73A6" w14:textId="77777777" w:rsidR="00E81E09" w:rsidRPr="00220C73" w:rsidRDefault="00E81E09" w:rsidP="00DC2FFC">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17.25</w:t>
            </w:r>
          </w:p>
        </w:tc>
        <w:tc>
          <w:tcPr>
            <w:tcW w:w="0" w:type="auto"/>
          </w:tcPr>
          <w:p w14:paraId="254394C7" w14:textId="77777777" w:rsidR="00E81E09" w:rsidRPr="00220C73" w:rsidRDefault="00E81E09" w:rsidP="00DC2FFC">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35.52</w:t>
            </w:r>
          </w:p>
        </w:tc>
      </w:tr>
    </w:tbl>
    <w:p w14:paraId="6CD91BEC" w14:textId="77777777" w:rsidR="00996C6F" w:rsidRPr="00220C73" w:rsidRDefault="00996C6F" w:rsidP="00996C6F">
      <w:pPr>
        <w:rPr>
          <w:rFonts w:ascii="Helvetica" w:hAnsi="Helvetica" w:cs="Helvetica"/>
          <w:sz w:val="24"/>
          <w:szCs w:val="24"/>
        </w:rPr>
      </w:pPr>
    </w:p>
    <w:p w14:paraId="601113FC" w14:textId="6BB81C73" w:rsidR="00996C6F" w:rsidRPr="00220C73" w:rsidRDefault="00996C6F" w:rsidP="00F04C86">
      <w:pPr>
        <w:pStyle w:val="Caption"/>
        <w:keepNext/>
        <w:rPr>
          <w:rFonts w:ascii="Helvetica" w:hAnsi="Helvetica" w:cs="Helvetica"/>
          <w:color w:val="auto"/>
          <w:sz w:val="24"/>
          <w:szCs w:val="24"/>
        </w:rPr>
      </w:pPr>
      <w:r w:rsidRPr="00220C73">
        <w:rPr>
          <w:rFonts w:ascii="Helvetica" w:hAnsi="Helvetica" w:cs="Helvetica"/>
          <w:color w:val="auto"/>
          <w:sz w:val="24"/>
          <w:szCs w:val="24"/>
          <w:highlight w:val="yellow"/>
        </w:rPr>
        <w:t>Table 1.</w:t>
      </w:r>
      <w:r w:rsidR="002020E2">
        <w:rPr>
          <w:rFonts w:ascii="Helvetica" w:hAnsi="Helvetica" w:cs="Helvetica"/>
          <w:color w:val="auto"/>
          <w:sz w:val="24"/>
          <w:szCs w:val="24"/>
          <w:highlight w:val="yellow"/>
        </w:rPr>
        <w:t>8</w:t>
      </w:r>
      <w:r w:rsidRPr="00220C73">
        <w:rPr>
          <w:rFonts w:ascii="Helvetica" w:hAnsi="Helvetica" w:cs="Helvetica"/>
          <w:color w:val="auto"/>
          <w:sz w:val="24"/>
          <w:szCs w:val="24"/>
          <w:highlight w:val="yellow"/>
        </w:rPr>
        <w:t xml:space="preserve"> Descriptive Statistics for Economic Activity by Sex and Total O-levels, unweighted</w:t>
      </w:r>
    </w:p>
    <w:tbl>
      <w:tblPr>
        <w:tblStyle w:val="GridTable2"/>
        <w:tblW w:w="0" w:type="auto"/>
        <w:tblLook w:val="04A0" w:firstRow="1" w:lastRow="0" w:firstColumn="1" w:lastColumn="0" w:noHBand="0" w:noVBand="1"/>
      </w:tblPr>
      <w:tblGrid>
        <w:gridCol w:w="3336"/>
        <w:gridCol w:w="1017"/>
        <w:gridCol w:w="817"/>
        <w:gridCol w:w="951"/>
      </w:tblGrid>
      <w:tr w:rsidR="00E81E09" w:rsidRPr="00220C73" w14:paraId="08602296" w14:textId="77777777" w:rsidTr="00E81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4"/>
          </w:tcPr>
          <w:p w14:paraId="09FB4A5A" w14:textId="77D7C7CE" w:rsidR="00E81E09" w:rsidRPr="00220C73" w:rsidRDefault="00E81E09" w:rsidP="00DC2FFC">
            <w:pPr>
              <w:rPr>
                <w:rFonts w:ascii="Helvetica" w:hAnsi="Helvetica" w:cs="Helvetica"/>
                <w:sz w:val="24"/>
                <w:szCs w:val="24"/>
              </w:rPr>
            </w:pPr>
            <w:r w:rsidRPr="00220C73">
              <w:rPr>
                <w:rFonts w:ascii="Helvetica" w:hAnsi="Helvetica" w:cs="Helvetica"/>
                <w:sz w:val="24"/>
                <w:szCs w:val="24"/>
              </w:rPr>
              <w:t>Total O-levels (%)</w:t>
            </w:r>
          </w:p>
        </w:tc>
      </w:tr>
      <w:tr w:rsidR="00E81E09" w:rsidRPr="00220C73" w14:paraId="6ACC92DD" w14:textId="77777777" w:rsidTr="00E81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1B7755" w14:textId="77777777" w:rsidR="00E81E09" w:rsidRPr="00220C73" w:rsidRDefault="00E81E09" w:rsidP="00DC2FFC">
            <w:pPr>
              <w:rPr>
                <w:rFonts w:ascii="Helvetica" w:hAnsi="Helvetica" w:cs="Helvetica"/>
                <w:sz w:val="24"/>
                <w:szCs w:val="24"/>
              </w:rPr>
            </w:pPr>
          </w:p>
        </w:tc>
        <w:tc>
          <w:tcPr>
            <w:tcW w:w="0" w:type="auto"/>
            <w:gridSpan w:val="3"/>
          </w:tcPr>
          <w:p w14:paraId="17BDE37B" w14:textId="0458C26F" w:rsidR="00E81E09" w:rsidRPr="00220C73" w:rsidRDefault="00E81E09" w:rsidP="00DC2FF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Sex</w:t>
            </w:r>
          </w:p>
        </w:tc>
      </w:tr>
      <w:tr w:rsidR="00E81E09" w:rsidRPr="00220C73" w14:paraId="4528883A" w14:textId="77777777" w:rsidTr="00E81E09">
        <w:tc>
          <w:tcPr>
            <w:cnfStyle w:val="001000000000" w:firstRow="0" w:lastRow="0" w:firstColumn="1" w:lastColumn="0" w:oddVBand="0" w:evenVBand="0" w:oddHBand="0" w:evenHBand="0" w:firstRowFirstColumn="0" w:firstRowLastColumn="0" w:lastRowFirstColumn="0" w:lastRowLastColumn="0"/>
            <w:tcW w:w="0" w:type="auto"/>
          </w:tcPr>
          <w:p w14:paraId="452B166E" w14:textId="77777777" w:rsidR="00E81E09" w:rsidRPr="00220C73" w:rsidRDefault="00E81E09" w:rsidP="00DC2FFC">
            <w:pPr>
              <w:rPr>
                <w:rFonts w:ascii="Helvetica" w:hAnsi="Helvetica" w:cs="Helvetica"/>
                <w:sz w:val="24"/>
                <w:szCs w:val="24"/>
              </w:rPr>
            </w:pPr>
          </w:p>
        </w:tc>
        <w:tc>
          <w:tcPr>
            <w:tcW w:w="0" w:type="auto"/>
          </w:tcPr>
          <w:p w14:paraId="21085467" w14:textId="77777777" w:rsidR="00E81E09" w:rsidRPr="00220C73" w:rsidRDefault="00E81E09" w:rsidP="00DC2FFC">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Female</w:t>
            </w:r>
          </w:p>
        </w:tc>
        <w:tc>
          <w:tcPr>
            <w:tcW w:w="0" w:type="auto"/>
          </w:tcPr>
          <w:p w14:paraId="579AB01C" w14:textId="77777777" w:rsidR="00E81E09" w:rsidRPr="00220C73" w:rsidRDefault="00E81E09" w:rsidP="00DC2FFC">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Male</w:t>
            </w:r>
          </w:p>
        </w:tc>
        <w:tc>
          <w:tcPr>
            <w:tcW w:w="0" w:type="auto"/>
          </w:tcPr>
          <w:p w14:paraId="646300F4" w14:textId="77777777" w:rsidR="00E81E09" w:rsidRPr="00220C73" w:rsidRDefault="00E81E09" w:rsidP="00DC2FFC">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Total</w:t>
            </w:r>
          </w:p>
        </w:tc>
      </w:tr>
      <w:tr w:rsidR="00E81E09" w:rsidRPr="00220C73" w14:paraId="73289EBB" w14:textId="77777777" w:rsidTr="00E81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FEEF03" w14:textId="2721A142" w:rsidR="00E81E09" w:rsidRPr="00220C73" w:rsidRDefault="00E81E09" w:rsidP="00DC2FFC">
            <w:pPr>
              <w:rPr>
                <w:rFonts w:ascii="Helvetica" w:hAnsi="Helvetica" w:cs="Helvetica"/>
                <w:sz w:val="24"/>
                <w:szCs w:val="24"/>
              </w:rPr>
            </w:pPr>
            <w:r w:rsidRPr="00220C73">
              <w:rPr>
                <w:rFonts w:ascii="Helvetica" w:hAnsi="Helvetica" w:cs="Helvetica"/>
                <w:sz w:val="24"/>
                <w:szCs w:val="24"/>
              </w:rPr>
              <w:t>Economic Activity</w:t>
            </w:r>
          </w:p>
        </w:tc>
        <w:tc>
          <w:tcPr>
            <w:tcW w:w="0" w:type="auto"/>
          </w:tcPr>
          <w:p w14:paraId="55242D0A" w14:textId="77777777" w:rsidR="00E81E09" w:rsidRPr="00220C73" w:rsidRDefault="00E81E09" w:rsidP="00DC2FFC">
            <w:pP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67E0C880" w14:textId="77777777" w:rsidR="00E81E09" w:rsidRPr="00220C73" w:rsidRDefault="00E81E09" w:rsidP="00DC2FFC">
            <w:pP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3578B79C" w14:textId="77777777" w:rsidR="00E81E09" w:rsidRPr="00220C73" w:rsidRDefault="00E81E09" w:rsidP="00DC2FFC">
            <w:pP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E81E09" w:rsidRPr="00220C73" w14:paraId="7CD1CA04" w14:textId="77777777" w:rsidTr="00E81E09">
        <w:tc>
          <w:tcPr>
            <w:cnfStyle w:val="001000000000" w:firstRow="0" w:lastRow="0" w:firstColumn="1" w:lastColumn="0" w:oddVBand="0" w:evenVBand="0" w:oddHBand="0" w:evenHBand="0" w:firstRowFirstColumn="0" w:firstRowLastColumn="0" w:lastRowFirstColumn="0" w:lastRowLastColumn="0"/>
            <w:tcW w:w="0" w:type="auto"/>
          </w:tcPr>
          <w:p w14:paraId="785E5B93" w14:textId="77777777" w:rsidR="00E81E09" w:rsidRPr="00220C73" w:rsidRDefault="00E81E09" w:rsidP="00DC2FFC">
            <w:pPr>
              <w:rPr>
                <w:rFonts w:ascii="Helvetica" w:hAnsi="Helvetica" w:cs="Helvetica"/>
                <w:sz w:val="24"/>
                <w:szCs w:val="24"/>
              </w:rPr>
            </w:pPr>
            <w:r w:rsidRPr="00220C73">
              <w:rPr>
                <w:rFonts w:ascii="Helvetica" w:hAnsi="Helvetica" w:cs="Helvetica"/>
                <w:sz w:val="24"/>
                <w:szCs w:val="24"/>
              </w:rPr>
              <w:t xml:space="preserve">  Employment</w:t>
            </w:r>
          </w:p>
        </w:tc>
        <w:tc>
          <w:tcPr>
            <w:tcW w:w="0" w:type="auto"/>
          </w:tcPr>
          <w:p w14:paraId="56EC091E" w14:textId="77777777" w:rsidR="00E81E09" w:rsidRPr="00220C73" w:rsidRDefault="00E81E09" w:rsidP="00DC2FFC">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23.18</w:t>
            </w:r>
          </w:p>
        </w:tc>
        <w:tc>
          <w:tcPr>
            <w:tcW w:w="0" w:type="auto"/>
          </w:tcPr>
          <w:p w14:paraId="3826A156" w14:textId="77777777" w:rsidR="00E81E09" w:rsidRPr="00220C73" w:rsidRDefault="00E81E09" w:rsidP="00DC2FFC">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15.00</w:t>
            </w:r>
          </w:p>
        </w:tc>
        <w:tc>
          <w:tcPr>
            <w:tcW w:w="0" w:type="auto"/>
          </w:tcPr>
          <w:p w14:paraId="3D082720" w14:textId="77777777" w:rsidR="00E81E09" w:rsidRPr="00220C73" w:rsidRDefault="00E81E09" w:rsidP="00DC2FFC">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38.17</w:t>
            </w:r>
          </w:p>
        </w:tc>
      </w:tr>
      <w:tr w:rsidR="00E81E09" w:rsidRPr="00220C73" w14:paraId="1638DD4C" w14:textId="77777777" w:rsidTr="00E81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400207" w14:textId="77777777" w:rsidR="00E81E09" w:rsidRPr="00220C73" w:rsidRDefault="00E81E09" w:rsidP="00DC2FFC">
            <w:pPr>
              <w:rPr>
                <w:rFonts w:ascii="Helvetica" w:hAnsi="Helvetica" w:cs="Helvetica"/>
                <w:sz w:val="24"/>
                <w:szCs w:val="24"/>
              </w:rPr>
            </w:pPr>
            <w:r w:rsidRPr="00220C73">
              <w:rPr>
                <w:rFonts w:ascii="Helvetica" w:hAnsi="Helvetica" w:cs="Helvetica"/>
                <w:sz w:val="24"/>
                <w:szCs w:val="24"/>
              </w:rPr>
              <w:t xml:space="preserve">  Post-Schooling Education</w:t>
            </w:r>
          </w:p>
        </w:tc>
        <w:tc>
          <w:tcPr>
            <w:tcW w:w="0" w:type="auto"/>
          </w:tcPr>
          <w:p w14:paraId="0D9A82B7" w14:textId="77777777" w:rsidR="00E81E09" w:rsidRPr="00220C73" w:rsidRDefault="00E81E09" w:rsidP="00DC2FFC">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6.18</w:t>
            </w:r>
          </w:p>
        </w:tc>
        <w:tc>
          <w:tcPr>
            <w:tcW w:w="0" w:type="auto"/>
          </w:tcPr>
          <w:p w14:paraId="7B95547C" w14:textId="77777777" w:rsidR="00E81E09" w:rsidRPr="00220C73" w:rsidRDefault="00E81E09" w:rsidP="00DC2FFC">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2.64</w:t>
            </w:r>
          </w:p>
        </w:tc>
        <w:tc>
          <w:tcPr>
            <w:tcW w:w="0" w:type="auto"/>
          </w:tcPr>
          <w:p w14:paraId="2AD7071E" w14:textId="77777777" w:rsidR="00E81E09" w:rsidRPr="00220C73" w:rsidRDefault="00E81E09" w:rsidP="00DC2FFC">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8.82</w:t>
            </w:r>
          </w:p>
        </w:tc>
      </w:tr>
      <w:tr w:rsidR="00E81E09" w:rsidRPr="00220C73" w14:paraId="2C611D06" w14:textId="77777777" w:rsidTr="00E81E09">
        <w:tc>
          <w:tcPr>
            <w:cnfStyle w:val="001000000000" w:firstRow="0" w:lastRow="0" w:firstColumn="1" w:lastColumn="0" w:oddVBand="0" w:evenVBand="0" w:oddHBand="0" w:evenHBand="0" w:firstRowFirstColumn="0" w:firstRowLastColumn="0" w:lastRowFirstColumn="0" w:lastRowLastColumn="0"/>
            <w:tcW w:w="0" w:type="auto"/>
          </w:tcPr>
          <w:p w14:paraId="1E8E6675" w14:textId="77777777" w:rsidR="00E81E09" w:rsidRPr="00220C73" w:rsidRDefault="00E81E09" w:rsidP="00DC2FFC">
            <w:pPr>
              <w:rPr>
                <w:rFonts w:ascii="Helvetica" w:hAnsi="Helvetica" w:cs="Helvetica"/>
                <w:sz w:val="24"/>
                <w:szCs w:val="24"/>
              </w:rPr>
            </w:pPr>
            <w:r w:rsidRPr="00220C73">
              <w:rPr>
                <w:rFonts w:ascii="Helvetica" w:hAnsi="Helvetica" w:cs="Helvetica"/>
                <w:sz w:val="24"/>
                <w:szCs w:val="24"/>
              </w:rPr>
              <w:t xml:space="preserve">  School</w:t>
            </w:r>
          </w:p>
        </w:tc>
        <w:tc>
          <w:tcPr>
            <w:tcW w:w="0" w:type="auto"/>
          </w:tcPr>
          <w:p w14:paraId="57FD52AC" w14:textId="77777777" w:rsidR="00E81E09" w:rsidRPr="00220C73" w:rsidRDefault="00E81E09" w:rsidP="00DC2FFC">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15.31</w:t>
            </w:r>
          </w:p>
        </w:tc>
        <w:tc>
          <w:tcPr>
            <w:tcW w:w="0" w:type="auto"/>
          </w:tcPr>
          <w:p w14:paraId="2C5964DB" w14:textId="77777777" w:rsidR="00E81E09" w:rsidRPr="00220C73" w:rsidRDefault="00E81E09" w:rsidP="00DC2FFC">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15.12</w:t>
            </w:r>
          </w:p>
        </w:tc>
        <w:tc>
          <w:tcPr>
            <w:tcW w:w="0" w:type="auto"/>
          </w:tcPr>
          <w:p w14:paraId="7C7EED43" w14:textId="77777777" w:rsidR="00E81E09" w:rsidRPr="00220C73" w:rsidRDefault="00E81E09" w:rsidP="00DC2FFC">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30.42</w:t>
            </w:r>
          </w:p>
        </w:tc>
      </w:tr>
      <w:tr w:rsidR="00E81E09" w:rsidRPr="00220C73" w14:paraId="221D33D4" w14:textId="77777777" w:rsidTr="00E81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A3486C" w14:textId="77777777" w:rsidR="00E81E09" w:rsidRPr="00220C73" w:rsidRDefault="00E81E09" w:rsidP="00DC2FFC">
            <w:pPr>
              <w:rPr>
                <w:rFonts w:ascii="Helvetica" w:hAnsi="Helvetica" w:cs="Helvetica"/>
                <w:sz w:val="24"/>
                <w:szCs w:val="24"/>
              </w:rPr>
            </w:pPr>
            <w:r w:rsidRPr="00220C73">
              <w:rPr>
                <w:rFonts w:ascii="Helvetica" w:hAnsi="Helvetica" w:cs="Helvetica"/>
                <w:sz w:val="24"/>
                <w:szCs w:val="24"/>
              </w:rPr>
              <w:t xml:space="preserve">  Training/Apprenticeships</w:t>
            </w:r>
          </w:p>
        </w:tc>
        <w:tc>
          <w:tcPr>
            <w:tcW w:w="0" w:type="auto"/>
          </w:tcPr>
          <w:p w14:paraId="271E1786" w14:textId="77777777" w:rsidR="00E81E09" w:rsidRPr="00220C73" w:rsidRDefault="00E81E09" w:rsidP="00DC2FFC">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3.60</w:t>
            </w:r>
          </w:p>
        </w:tc>
        <w:tc>
          <w:tcPr>
            <w:tcW w:w="0" w:type="auto"/>
          </w:tcPr>
          <w:p w14:paraId="487943AD" w14:textId="77777777" w:rsidR="00E81E09" w:rsidRPr="00220C73" w:rsidRDefault="00E81E09" w:rsidP="00DC2FFC">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15.89</w:t>
            </w:r>
          </w:p>
        </w:tc>
        <w:tc>
          <w:tcPr>
            <w:tcW w:w="0" w:type="auto"/>
          </w:tcPr>
          <w:p w14:paraId="6F260F13" w14:textId="77777777" w:rsidR="00E81E09" w:rsidRPr="00220C73" w:rsidRDefault="00E81E09" w:rsidP="00DC2FFC">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19.48</w:t>
            </w:r>
          </w:p>
        </w:tc>
      </w:tr>
      <w:tr w:rsidR="00E81E09" w:rsidRPr="00220C73" w14:paraId="70F0478D" w14:textId="77777777" w:rsidTr="00E81E09">
        <w:tc>
          <w:tcPr>
            <w:cnfStyle w:val="001000000000" w:firstRow="0" w:lastRow="0" w:firstColumn="1" w:lastColumn="0" w:oddVBand="0" w:evenVBand="0" w:oddHBand="0" w:evenHBand="0" w:firstRowFirstColumn="0" w:firstRowLastColumn="0" w:lastRowFirstColumn="0" w:lastRowLastColumn="0"/>
            <w:tcW w:w="0" w:type="auto"/>
          </w:tcPr>
          <w:p w14:paraId="555A2375" w14:textId="77777777" w:rsidR="00E81E09" w:rsidRPr="00220C73" w:rsidRDefault="00E81E09" w:rsidP="00DC2FFC">
            <w:pPr>
              <w:rPr>
                <w:rFonts w:ascii="Helvetica" w:hAnsi="Helvetica" w:cs="Helvetica"/>
                <w:sz w:val="24"/>
                <w:szCs w:val="24"/>
              </w:rPr>
            </w:pPr>
            <w:r w:rsidRPr="00220C73">
              <w:rPr>
                <w:rFonts w:ascii="Helvetica" w:hAnsi="Helvetica" w:cs="Helvetica"/>
                <w:sz w:val="24"/>
                <w:szCs w:val="24"/>
              </w:rPr>
              <w:t xml:space="preserve">  Unemployment and OLF</w:t>
            </w:r>
          </w:p>
        </w:tc>
        <w:tc>
          <w:tcPr>
            <w:tcW w:w="0" w:type="auto"/>
          </w:tcPr>
          <w:p w14:paraId="7E0F185E" w14:textId="77777777" w:rsidR="00E81E09" w:rsidRPr="00220C73" w:rsidRDefault="00E81E09" w:rsidP="00DC2FFC">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1.87</w:t>
            </w:r>
          </w:p>
        </w:tc>
        <w:tc>
          <w:tcPr>
            <w:tcW w:w="0" w:type="auto"/>
          </w:tcPr>
          <w:p w14:paraId="2426B853" w14:textId="77777777" w:rsidR="00E81E09" w:rsidRPr="00220C73" w:rsidRDefault="00E81E09" w:rsidP="00DC2FFC">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1.23</w:t>
            </w:r>
          </w:p>
        </w:tc>
        <w:tc>
          <w:tcPr>
            <w:tcW w:w="0" w:type="auto"/>
          </w:tcPr>
          <w:p w14:paraId="7C7A0A76" w14:textId="77777777" w:rsidR="00E81E09" w:rsidRPr="00220C73" w:rsidRDefault="00E81E09" w:rsidP="00DC2FFC">
            <w:pPr>
              <w:jc w:val="right"/>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3.10</w:t>
            </w:r>
          </w:p>
        </w:tc>
      </w:tr>
      <w:tr w:rsidR="00E81E09" w:rsidRPr="00220C73" w14:paraId="2C2D59C1" w14:textId="77777777" w:rsidTr="00E81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F5E1A3" w14:textId="003A488B" w:rsidR="00E81E09" w:rsidRPr="00220C73" w:rsidRDefault="00E81E09" w:rsidP="00DC2FFC">
            <w:pPr>
              <w:rPr>
                <w:rFonts w:ascii="Helvetica" w:hAnsi="Helvetica" w:cs="Helvetica"/>
                <w:sz w:val="24"/>
                <w:szCs w:val="24"/>
              </w:rPr>
            </w:pPr>
            <w:r w:rsidRPr="00220C73">
              <w:rPr>
                <w:rFonts w:ascii="Helvetica" w:hAnsi="Helvetica" w:cs="Helvetica"/>
                <w:sz w:val="24"/>
                <w:szCs w:val="24"/>
              </w:rPr>
              <w:t xml:space="preserve">  </w:t>
            </w:r>
            <w:r w:rsidRPr="00220C73">
              <w:rPr>
                <w:rFonts w:ascii="Helvetica" w:hAnsi="Helvetica" w:cs="Helvetica"/>
                <w:sz w:val="24"/>
                <w:szCs w:val="24"/>
              </w:rPr>
              <w:t xml:space="preserve">Overall </w:t>
            </w:r>
            <w:r w:rsidRPr="00220C73">
              <w:rPr>
                <w:rFonts w:ascii="Helvetica" w:hAnsi="Helvetica" w:cs="Helvetica"/>
                <w:sz w:val="24"/>
                <w:szCs w:val="24"/>
              </w:rPr>
              <w:t>Total</w:t>
            </w:r>
          </w:p>
        </w:tc>
        <w:tc>
          <w:tcPr>
            <w:tcW w:w="0" w:type="auto"/>
          </w:tcPr>
          <w:p w14:paraId="0FDDF5F8" w14:textId="77777777" w:rsidR="00E81E09" w:rsidRPr="00220C73" w:rsidRDefault="00E81E09" w:rsidP="00DC2FFC">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50.13</w:t>
            </w:r>
          </w:p>
        </w:tc>
        <w:tc>
          <w:tcPr>
            <w:tcW w:w="0" w:type="auto"/>
          </w:tcPr>
          <w:p w14:paraId="5131F712" w14:textId="77777777" w:rsidR="00E81E09" w:rsidRPr="00220C73" w:rsidRDefault="00E81E09" w:rsidP="00DC2FFC">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49.87</w:t>
            </w:r>
          </w:p>
        </w:tc>
        <w:tc>
          <w:tcPr>
            <w:tcW w:w="0" w:type="auto"/>
          </w:tcPr>
          <w:p w14:paraId="04E04E6D" w14:textId="77777777" w:rsidR="00E81E09" w:rsidRPr="00220C73" w:rsidRDefault="00E81E09" w:rsidP="00DC2FFC">
            <w:pPr>
              <w:jc w:val="right"/>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100.00</w:t>
            </w:r>
          </w:p>
        </w:tc>
      </w:tr>
    </w:tbl>
    <w:p w14:paraId="005608E5" w14:textId="528D71D1" w:rsidR="00E81E09" w:rsidRPr="00220C73" w:rsidRDefault="00E81E09" w:rsidP="00E81E09">
      <w:pPr>
        <w:rPr>
          <w:rFonts w:ascii="Helvetica" w:hAnsi="Helvetica" w:cs="Helvetica"/>
          <w:sz w:val="24"/>
          <w:szCs w:val="24"/>
          <w:lang w:val="en-US"/>
        </w:rPr>
      </w:pPr>
    </w:p>
    <w:p w14:paraId="17543CBE" w14:textId="77777777" w:rsidR="00E81E09" w:rsidRPr="00220C73" w:rsidRDefault="00E81E09" w:rsidP="00E81E09">
      <w:pPr>
        <w:rPr>
          <w:rFonts w:ascii="Helvetica" w:hAnsi="Helvetica" w:cs="Helvetica"/>
          <w:sz w:val="24"/>
          <w:szCs w:val="24"/>
          <w:lang w:val="en-US"/>
        </w:rPr>
      </w:pPr>
    </w:p>
    <w:p w14:paraId="26370D2D" w14:textId="77777777" w:rsidR="002162EC" w:rsidRPr="00220C73" w:rsidRDefault="00265B8A" w:rsidP="00265B8A">
      <w:pPr>
        <w:pStyle w:val="Heading1"/>
        <w:rPr>
          <w:ins w:id="110" w:author="Roxanne Connelly" w:date="2023-03-05T12:20:00Z"/>
          <w:rFonts w:ascii="Helvetica" w:hAnsi="Helvetica" w:cs="Helvetica"/>
          <w:sz w:val="24"/>
          <w:szCs w:val="24"/>
        </w:rPr>
      </w:pPr>
      <w:del w:id="111" w:author="Roxanne Connelly" w:date="2023-03-05T12:20:00Z">
        <w:r w:rsidRPr="00220C73" w:rsidDel="002162EC">
          <w:rPr>
            <w:rFonts w:ascii="Helvetica" w:hAnsi="Helvetica" w:cs="Helvetica"/>
            <w:sz w:val="24"/>
            <w:szCs w:val="24"/>
          </w:rPr>
          <w:delText xml:space="preserve">Chapter 2: </w:delText>
        </w:r>
      </w:del>
    </w:p>
    <w:p w14:paraId="31F3775A" w14:textId="77777777" w:rsidR="002162EC" w:rsidRPr="00220C73" w:rsidRDefault="002162EC">
      <w:pPr>
        <w:rPr>
          <w:ins w:id="112" w:author="Roxanne Connelly" w:date="2023-03-05T12:20:00Z"/>
          <w:rFonts w:ascii="Helvetica" w:eastAsiaTheme="majorEastAsia" w:hAnsi="Helvetica" w:cs="Helvetica"/>
          <w:color w:val="2F5496" w:themeColor="accent1" w:themeShade="BF"/>
          <w:sz w:val="24"/>
          <w:szCs w:val="24"/>
        </w:rPr>
      </w:pPr>
      <w:ins w:id="113" w:author="Roxanne Connelly" w:date="2023-03-05T12:20:00Z">
        <w:r w:rsidRPr="00220C73">
          <w:rPr>
            <w:rFonts w:ascii="Helvetica" w:hAnsi="Helvetica" w:cs="Helvetica"/>
            <w:sz w:val="24"/>
            <w:szCs w:val="24"/>
          </w:rPr>
          <w:br w:type="page"/>
        </w:r>
      </w:ins>
    </w:p>
    <w:p w14:paraId="2D8BCB0C" w14:textId="29014CFE" w:rsidR="001C07E3" w:rsidRPr="00220C73" w:rsidRDefault="00996C6F" w:rsidP="00EB018F">
      <w:pPr>
        <w:pStyle w:val="Heading2"/>
        <w:rPr>
          <w:rFonts w:ascii="Helvetica" w:hAnsi="Helvetica" w:cs="Helvetica"/>
          <w:sz w:val="24"/>
          <w:szCs w:val="24"/>
        </w:rPr>
      </w:pPr>
      <w:bookmarkStart w:id="114" w:name="_Toc131406656"/>
      <w:r w:rsidRPr="00220C73">
        <w:rPr>
          <w:rFonts w:ascii="Helvetica" w:hAnsi="Helvetica" w:cs="Helvetica"/>
          <w:sz w:val="24"/>
          <w:szCs w:val="24"/>
        </w:rPr>
        <w:lastRenderedPageBreak/>
        <w:t>Modelling Main Economic Activity</w:t>
      </w:r>
      <w:bookmarkEnd w:id="114"/>
    </w:p>
    <w:p w14:paraId="570F756F" w14:textId="49DC10BD" w:rsidR="00996C6F" w:rsidRPr="00220C73" w:rsidRDefault="00996C6F" w:rsidP="00996C6F">
      <w:pPr>
        <w:rPr>
          <w:rFonts w:ascii="Helvetica" w:hAnsi="Helvetica" w:cs="Helvetica"/>
          <w:sz w:val="24"/>
          <w:szCs w:val="24"/>
        </w:rPr>
      </w:pPr>
      <w:r w:rsidRPr="00220C73">
        <w:rPr>
          <w:rFonts w:ascii="Helvetica" w:hAnsi="Helvetica" w:cs="Helvetica"/>
          <w:sz w:val="24"/>
          <w:szCs w:val="24"/>
        </w:rPr>
        <w:t xml:space="preserve">The main outcome variable is the main economic activity of individuals in September of 1974. </w:t>
      </w:r>
      <w:r w:rsidR="00F04C86" w:rsidRPr="00220C73">
        <w:rPr>
          <w:rFonts w:ascii="Helvetica" w:hAnsi="Helvetica" w:cs="Helvetica"/>
          <w:sz w:val="24"/>
          <w:szCs w:val="24"/>
        </w:rPr>
        <w:t>This is t</w:t>
      </w:r>
      <w:r w:rsidRPr="00220C73">
        <w:rPr>
          <w:rFonts w:ascii="Helvetica" w:hAnsi="Helvetica" w:cs="Helvetica"/>
          <w:sz w:val="24"/>
          <w:szCs w:val="24"/>
        </w:rPr>
        <w:t xml:space="preserve">he first month individuals were in when they received their O-level results after mandatory schooling. The first set of analyses estimate </w:t>
      </w:r>
      <w:commentRangeStart w:id="115"/>
      <w:r w:rsidRPr="00220C73">
        <w:rPr>
          <w:rFonts w:ascii="Helvetica" w:hAnsi="Helvetica" w:cs="Helvetica"/>
          <w:sz w:val="24"/>
          <w:szCs w:val="24"/>
        </w:rPr>
        <w:t xml:space="preserve">a </w:t>
      </w:r>
      <w:r w:rsidR="00F04C86" w:rsidRPr="00220C73">
        <w:rPr>
          <w:rFonts w:ascii="Helvetica" w:hAnsi="Helvetica" w:cs="Helvetica"/>
          <w:sz w:val="24"/>
          <w:szCs w:val="24"/>
        </w:rPr>
        <w:t>multinominal</w:t>
      </w:r>
      <w:r w:rsidRPr="00220C73">
        <w:rPr>
          <w:rFonts w:ascii="Helvetica" w:hAnsi="Helvetica" w:cs="Helvetica"/>
          <w:sz w:val="24"/>
          <w:szCs w:val="24"/>
        </w:rPr>
        <w:t xml:space="preserve"> logistic regression model</w:t>
      </w:r>
      <w:commentRangeEnd w:id="115"/>
      <w:r w:rsidR="00065BA4" w:rsidRPr="00220C73">
        <w:rPr>
          <w:rStyle w:val="CommentReference"/>
          <w:rFonts w:ascii="Helvetica" w:hAnsi="Helvetica" w:cs="Helvetica"/>
          <w:sz w:val="24"/>
          <w:szCs w:val="24"/>
        </w:rPr>
        <w:commentReference w:id="115"/>
      </w:r>
      <w:r w:rsidRPr="00220C73">
        <w:rPr>
          <w:rFonts w:ascii="Helvetica" w:hAnsi="Helvetica" w:cs="Helvetica"/>
          <w:sz w:val="24"/>
          <w:szCs w:val="24"/>
        </w:rPr>
        <w:t xml:space="preserve">. Table </w:t>
      </w:r>
      <w:r w:rsidR="00F04C86" w:rsidRPr="00220C73">
        <w:rPr>
          <w:rFonts w:ascii="Helvetica" w:hAnsi="Helvetica" w:cs="Helvetica"/>
          <w:sz w:val="24"/>
          <w:szCs w:val="24"/>
        </w:rPr>
        <w:t>2.1</w:t>
      </w:r>
      <w:r w:rsidRPr="00220C73">
        <w:rPr>
          <w:rFonts w:ascii="Helvetica" w:hAnsi="Helvetica" w:cs="Helvetica"/>
          <w:sz w:val="24"/>
          <w:szCs w:val="24"/>
        </w:rPr>
        <w:t xml:space="preserve"> details the deviance, change in deviance, change in degrees of freedom,</w:t>
      </w:r>
      <w:r w:rsidR="009071CF" w:rsidRPr="00220C73">
        <w:rPr>
          <w:rFonts w:ascii="Helvetica" w:hAnsi="Helvetica" w:cs="Helvetica"/>
          <w:sz w:val="24"/>
          <w:szCs w:val="24"/>
        </w:rPr>
        <w:t xml:space="preserve"> </w:t>
      </w:r>
      <w:r w:rsidRPr="00220C73">
        <w:rPr>
          <w:rFonts w:ascii="Helvetica" w:hAnsi="Helvetica" w:cs="Helvetica"/>
          <w:sz w:val="24"/>
          <w:szCs w:val="24"/>
        </w:rPr>
        <w:t>the McFadden’s Adjusted Pseudo R2</w:t>
      </w:r>
      <w:r w:rsidR="009071CF" w:rsidRPr="00220C73">
        <w:rPr>
          <w:rFonts w:ascii="Helvetica" w:hAnsi="Helvetica" w:cs="Helvetica"/>
          <w:sz w:val="24"/>
          <w:szCs w:val="24"/>
        </w:rPr>
        <w:t>, AIC, and BIC</w:t>
      </w:r>
      <w:r w:rsidRPr="00220C73">
        <w:rPr>
          <w:rFonts w:ascii="Helvetica" w:hAnsi="Helvetica" w:cs="Helvetica"/>
          <w:sz w:val="24"/>
          <w:szCs w:val="24"/>
        </w:rPr>
        <w:t xml:space="preserve"> measure to compare the null model with models of one explanatory variable. Whilst there are </w:t>
      </w:r>
      <w:r w:rsidR="00EC0788" w:rsidRPr="00220C73">
        <w:rPr>
          <w:rFonts w:ascii="Helvetica" w:hAnsi="Helvetica" w:cs="Helvetica"/>
          <w:sz w:val="24"/>
          <w:szCs w:val="24"/>
        </w:rPr>
        <w:t>several</w:t>
      </w:r>
      <w:r w:rsidRPr="00220C73">
        <w:rPr>
          <w:rFonts w:ascii="Helvetica" w:hAnsi="Helvetica" w:cs="Helvetica"/>
          <w:sz w:val="24"/>
          <w:szCs w:val="24"/>
        </w:rPr>
        <w:t xml:space="preserve"> R2 measures available, </w:t>
      </w:r>
      <w:commentRangeStart w:id="116"/>
      <w:r w:rsidRPr="00220C73">
        <w:rPr>
          <w:rFonts w:ascii="Helvetica" w:hAnsi="Helvetica" w:cs="Helvetica"/>
          <w:sz w:val="24"/>
          <w:szCs w:val="24"/>
        </w:rPr>
        <w:t>for brevity McFadden’s Adjusted Pseudo R2 will be the only one discussed at length</w:t>
      </w:r>
      <w:commentRangeEnd w:id="116"/>
      <w:r w:rsidR="00065BA4" w:rsidRPr="00220C73">
        <w:rPr>
          <w:rStyle w:val="CommentReference"/>
          <w:rFonts w:ascii="Helvetica" w:hAnsi="Helvetica" w:cs="Helvetica"/>
          <w:sz w:val="24"/>
          <w:szCs w:val="24"/>
        </w:rPr>
        <w:commentReference w:id="116"/>
      </w:r>
      <w:r w:rsidRPr="00220C73">
        <w:rPr>
          <w:rFonts w:ascii="Helvetica" w:hAnsi="Helvetica" w:cs="Helvetica"/>
          <w:sz w:val="24"/>
          <w:szCs w:val="24"/>
        </w:rPr>
        <w:t xml:space="preserve">. </w:t>
      </w:r>
      <w:r w:rsidR="00EC0788" w:rsidRPr="00220C73">
        <w:rPr>
          <w:rFonts w:ascii="Helvetica" w:hAnsi="Helvetica" w:cs="Helvetica"/>
          <w:sz w:val="24"/>
          <w:szCs w:val="24"/>
        </w:rPr>
        <w:t>Table</w:t>
      </w:r>
      <w:r w:rsidR="00F04C86" w:rsidRPr="00220C73">
        <w:rPr>
          <w:rFonts w:ascii="Helvetica" w:hAnsi="Helvetica" w:cs="Helvetica"/>
          <w:sz w:val="24"/>
          <w:szCs w:val="24"/>
        </w:rPr>
        <w:t xml:space="preserve"> 2.2</w:t>
      </w:r>
      <w:r w:rsidR="00EC0788" w:rsidRPr="00220C73">
        <w:rPr>
          <w:rFonts w:ascii="Helvetica" w:hAnsi="Helvetica" w:cs="Helvetica"/>
          <w:sz w:val="24"/>
          <w:szCs w:val="24"/>
        </w:rPr>
        <w:t xml:space="preserve"> details the same but through a sequential building of the null model with each subsequent independent variable added. </w:t>
      </w:r>
    </w:p>
    <w:p w14:paraId="0719091E" w14:textId="77777777" w:rsidR="00996C6F" w:rsidRPr="00220C73" w:rsidRDefault="00996C6F" w:rsidP="00996C6F">
      <w:pPr>
        <w:rPr>
          <w:rFonts w:ascii="Helvetica" w:hAnsi="Helvetica" w:cs="Helvetica"/>
          <w:sz w:val="24"/>
          <w:szCs w:val="24"/>
        </w:rPr>
      </w:pPr>
    </w:p>
    <w:p w14:paraId="667F6A56" w14:textId="03590196" w:rsidR="00996C6F" w:rsidRPr="00220C73" w:rsidRDefault="00996C6F" w:rsidP="00F04C86">
      <w:pPr>
        <w:pStyle w:val="Caption"/>
        <w:keepNext/>
        <w:rPr>
          <w:rFonts w:ascii="Helvetica" w:hAnsi="Helvetica" w:cs="Helvetica"/>
          <w:color w:val="auto"/>
          <w:sz w:val="24"/>
          <w:szCs w:val="24"/>
        </w:rPr>
      </w:pPr>
      <w:r w:rsidRPr="00220C73">
        <w:rPr>
          <w:rFonts w:ascii="Helvetica" w:hAnsi="Helvetica" w:cs="Helvetica"/>
          <w:color w:val="auto"/>
          <w:sz w:val="24"/>
          <w:szCs w:val="24"/>
        </w:rPr>
        <w:t xml:space="preserve">Table </w:t>
      </w:r>
      <w:r w:rsidR="002020E2">
        <w:rPr>
          <w:rFonts w:ascii="Helvetica" w:hAnsi="Helvetica" w:cs="Helvetica"/>
          <w:color w:val="auto"/>
          <w:sz w:val="24"/>
          <w:szCs w:val="24"/>
        </w:rPr>
        <w:t>1.9</w:t>
      </w:r>
      <w:r w:rsidRPr="00220C73">
        <w:rPr>
          <w:rFonts w:ascii="Helvetica" w:hAnsi="Helvetica" w:cs="Helvetica"/>
          <w:color w:val="auto"/>
          <w:sz w:val="24"/>
          <w:szCs w:val="24"/>
        </w:rPr>
        <w:t xml:space="preserve"> Goodness-of-fit summaries for explanatory variables and Economic Activity</w:t>
      </w:r>
    </w:p>
    <w:tbl>
      <w:tblPr>
        <w:tblStyle w:val="GridTable2"/>
        <w:tblW w:w="0" w:type="auto"/>
        <w:tblLook w:val="04A0" w:firstRow="1" w:lastRow="0" w:firstColumn="1" w:lastColumn="0" w:noHBand="0" w:noVBand="1"/>
      </w:tblPr>
      <w:tblGrid>
        <w:gridCol w:w="1522"/>
        <w:gridCol w:w="1305"/>
        <w:gridCol w:w="1240"/>
        <w:gridCol w:w="805"/>
        <w:gridCol w:w="1546"/>
        <w:gridCol w:w="1304"/>
        <w:gridCol w:w="1304"/>
      </w:tblGrid>
      <w:tr w:rsidR="005C5BC8" w:rsidRPr="00220C73" w14:paraId="1C0915BF" w14:textId="154AE281" w:rsidTr="005C5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1F460D" w14:textId="77777777" w:rsidR="005C5BC8" w:rsidRPr="00220C73" w:rsidRDefault="005C5BC8" w:rsidP="00AD2AE7">
            <w:pPr>
              <w:rPr>
                <w:rFonts w:ascii="Helvetica" w:hAnsi="Helvetica" w:cs="Helvetica"/>
                <w:sz w:val="24"/>
                <w:szCs w:val="24"/>
              </w:rPr>
            </w:pPr>
            <w:r w:rsidRPr="00220C73">
              <w:rPr>
                <w:rFonts w:ascii="Helvetica" w:hAnsi="Helvetica" w:cs="Helvetica"/>
                <w:sz w:val="24"/>
                <w:szCs w:val="24"/>
              </w:rPr>
              <w:t>Outcome Variable: Economic Activity</w:t>
            </w:r>
          </w:p>
        </w:tc>
        <w:tc>
          <w:tcPr>
            <w:tcW w:w="0" w:type="auto"/>
          </w:tcPr>
          <w:p w14:paraId="67CF2E45" w14:textId="77777777" w:rsidR="005C5BC8" w:rsidRPr="00220C73" w:rsidRDefault="005C5BC8"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Deviance</w:t>
            </w:r>
          </w:p>
        </w:tc>
        <w:tc>
          <w:tcPr>
            <w:tcW w:w="0" w:type="auto"/>
          </w:tcPr>
          <w:p w14:paraId="122F0D32" w14:textId="77777777" w:rsidR="005C5BC8" w:rsidRPr="00220C73" w:rsidRDefault="005C5BC8"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m:oMath>
              <m:r>
                <m:rPr>
                  <m:sty m:val="b"/>
                </m:rPr>
                <w:rPr>
                  <w:rFonts w:ascii="Cambria Math" w:hAnsi="Cambria Math" w:cs="Helvetica"/>
                  <w:sz w:val="24"/>
                  <w:szCs w:val="24"/>
                </w:rPr>
                <m:t>Δ</m:t>
              </m:r>
            </m:oMath>
            <w:r w:rsidRPr="00220C73">
              <w:rPr>
                <w:rFonts w:ascii="Helvetica" w:hAnsi="Helvetica" w:cs="Helvetica"/>
                <w:sz w:val="24"/>
                <w:szCs w:val="24"/>
              </w:rPr>
              <w:t xml:space="preserve"> Deviance (from Null)</w:t>
            </w:r>
          </w:p>
        </w:tc>
        <w:tc>
          <w:tcPr>
            <w:tcW w:w="0" w:type="auto"/>
          </w:tcPr>
          <w:p w14:paraId="321A01DE" w14:textId="77777777" w:rsidR="005C5BC8" w:rsidRPr="00220C73" w:rsidRDefault="005C5BC8"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m:oMath>
              <m:r>
                <m:rPr>
                  <m:sty m:val="b"/>
                </m:rPr>
                <w:rPr>
                  <w:rFonts w:ascii="Cambria Math" w:hAnsi="Cambria Math" w:cs="Helvetica"/>
                  <w:sz w:val="24"/>
                  <w:szCs w:val="24"/>
                </w:rPr>
                <m:t>Δ</m:t>
              </m:r>
            </m:oMath>
            <w:r w:rsidRPr="00220C73">
              <w:rPr>
                <w:rFonts w:ascii="Helvetica" w:eastAsiaTheme="minorEastAsia" w:hAnsi="Helvetica" w:cs="Helvetica"/>
                <w:sz w:val="24"/>
                <w:szCs w:val="24"/>
              </w:rPr>
              <w:t xml:space="preserve"> d.f. (from Null)</w:t>
            </w:r>
          </w:p>
        </w:tc>
        <w:tc>
          <w:tcPr>
            <w:tcW w:w="0" w:type="auto"/>
          </w:tcPr>
          <w:p w14:paraId="2AC67F29" w14:textId="77777777" w:rsidR="005C5BC8" w:rsidRPr="00220C73" w:rsidRDefault="005C5BC8"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 xml:space="preserve">McFadden’s </w:t>
            </w:r>
            <w:commentRangeStart w:id="117"/>
            <w:r w:rsidRPr="00220C73">
              <w:rPr>
                <w:rFonts w:ascii="Helvetica" w:hAnsi="Helvetica" w:cs="Helvetica"/>
                <w:sz w:val="24"/>
                <w:szCs w:val="24"/>
              </w:rPr>
              <w:t>Adjusted Pseudo R2</w:t>
            </w:r>
            <w:commentRangeEnd w:id="117"/>
            <w:r w:rsidRPr="00220C73">
              <w:rPr>
                <w:rStyle w:val="CommentReference"/>
                <w:rFonts w:ascii="Helvetica" w:hAnsi="Helvetica" w:cs="Helvetica"/>
                <w:b w:val="0"/>
                <w:bCs w:val="0"/>
                <w:sz w:val="24"/>
                <w:szCs w:val="24"/>
              </w:rPr>
              <w:commentReference w:id="117"/>
            </w:r>
          </w:p>
        </w:tc>
        <w:tc>
          <w:tcPr>
            <w:tcW w:w="0" w:type="auto"/>
          </w:tcPr>
          <w:p w14:paraId="257BAAEF" w14:textId="4C4A9A88" w:rsidR="005C5BC8" w:rsidRPr="00220C73" w:rsidRDefault="005C5BC8"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AIC</w:t>
            </w:r>
          </w:p>
        </w:tc>
        <w:tc>
          <w:tcPr>
            <w:tcW w:w="0" w:type="auto"/>
          </w:tcPr>
          <w:p w14:paraId="74E03A3D" w14:textId="6BAABB40" w:rsidR="005C5BC8" w:rsidRPr="00220C73" w:rsidRDefault="005C5BC8"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BIC</w:t>
            </w:r>
          </w:p>
        </w:tc>
      </w:tr>
      <w:tr w:rsidR="005C5BC8" w:rsidRPr="00220C73" w14:paraId="41467330" w14:textId="59272C05" w:rsidTr="005C5B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940FAA" w14:textId="77777777" w:rsidR="005C5BC8" w:rsidRPr="00220C73" w:rsidRDefault="005C5BC8" w:rsidP="00AD2AE7">
            <w:pPr>
              <w:rPr>
                <w:rFonts w:ascii="Helvetica" w:hAnsi="Helvetica" w:cs="Helvetica"/>
                <w:sz w:val="24"/>
                <w:szCs w:val="24"/>
              </w:rPr>
            </w:pPr>
            <w:r w:rsidRPr="00220C73">
              <w:rPr>
                <w:rFonts w:ascii="Helvetica" w:hAnsi="Helvetica" w:cs="Helvetica"/>
                <w:sz w:val="24"/>
                <w:szCs w:val="24"/>
              </w:rPr>
              <w:t>Null Model</w:t>
            </w:r>
          </w:p>
        </w:tc>
        <w:tc>
          <w:tcPr>
            <w:tcW w:w="0" w:type="auto"/>
          </w:tcPr>
          <w:p w14:paraId="0229A6FB" w14:textId="4F435DC6" w:rsidR="005C5BC8" w:rsidRPr="00220C73" w:rsidRDefault="005C5BC8" w:rsidP="00AD2AE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23150.585</w:t>
            </w:r>
          </w:p>
        </w:tc>
        <w:tc>
          <w:tcPr>
            <w:tcW w:w="0" w:type="auto"/>
          </w:tcPr>
          <w:p w14:paraId="12F7A3D5" w14:textId="77777777" w:rsidR="005C5BC8" w:rsidRPr="00220C73" w:rsidRDefault="005C5BC8" w:rsidP="00AD2AE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4154E225" w14:textId="77777777" w:rsidR="005C5BC8" w:rsidRPr="00220C73" w:rsidRDefault="005C5BC8" w:rsidP="00AD2AE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70748605" w14:textId="77777777" w:rsidR="005C5BC8" w:rsidRPr="00220C73" w:rsidRDefault="005C5BC8" w:rsidP="00AD2AE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444EB714" w14:textId="02942A31" w:rsidR="005C5BC8" w:rsidRPr="00220C73" w:rsidRDefault="005C5BC8" w:rsidP="00AD2AE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23158.585</w:t>
            </w:r>
          </w:p>
        </w:tc>
        <w:tc>
          <w:tcPr>
            <w:tcW w:w="0" w:type="auto"/>
          </w:tcPr>
          <w:p w14:paraId="4ED0B161" w14:textId="7AF3FEF0" w:rsidR="005C5BC8" w:rsidRPr="00220C73" w:rsidRDefault="005C5BC8" w:rsidP="00AD2AE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23186.752</w:t>
            </w:r>
          </w:p>
        </w:tc>
      </w:tr>
      <w:tr w:rsidR="005C5BC8" w:rsidRPr="00220C73" w14:paraId="0491EB28" w14:textId="3731AFDA" w:rsidTr="005C5BC8">
        <w:tc>
          <w:tcPr>
            <w:cnfStyle w:val="001000000000" w:firstRow="0" w:lastRow="0" w:firstColumn="1" w:lastColumn="0" w:oddVBand="0" w:evenVBand="0" w:oddHBand="0" w:evenHBand="0" w:firstRowFirstColumn="0" w:firstRowLastColumn="0" w:lastRowFirstColumn="0" w:lastRowLastColumn="0"/>
            <w:tcW w:w="0" w:type="auto"/>
          </w:tcPr>
          <w:p w14:paraId="46BDDE91" w14:textId="77777777" w:rsidR="005C5BC8" w:rsidRPr="00220C73" w:rsidRDefault="005C5BC8" w:rsidP="00AD2AE7">
            <w:pPr>
              <w:rPr>
                <w:rFonts w:ascii="Helvetica" w:hAnsi="Helvetica" w:cs="Helvetica"/>
                <w:sz w:val="24"/>
                <w:szCs w:val="24"/>
              </w:rPr>
            </w:pPr>
            <w:r w:rsidRPr="00220C73">
              <w:rPr>
                <w:rFonts w:ascii="Helvetica" w:hAnsi="Helvetica" w:cs="Helvetica"/>
                <w:sz w:val="24"/>
                <w:szCs w:val="24"/>
              </w:rPr>
              <w:t>Null Model + Educational Attainment</w:t>
            </w:r>
          </w:p>
        </w:tc>
        <w:tc>
          <w:tcPr>
            <w:tcW w:w="0" w:type="auto"/>
          </w:tcPr>
          <w:p w14:paraId="7D102A41" w14:textId="492064D7" w:rsidR="005C5BC8" w:rsidRPr="00220C73" w:rsidRDefault="005C5BC8" w:rsidP="00AD2AE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18908.961</w:t>
            </w:r>
          </w:p>
        </w:tc>
        <w:tc>
          <w:tcPr>
            <w:tcW w:w="0" w:type="auto"/>
          </w:tcPr>
          <w:p w14:paraId="7031E7B0" w14:textId="7B962BD9" w:rsidR="005C5BC8" w:rsidRPr="00220C73" w:rsidRDefault="000E06A2" w:rsidP="00AD2AE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4,241.624</w:t>
            </w:r>
          </w:p>
        </w:tc>
        <w:tc>
          <w:tcPr>
            <w:tcW w:w="0" w:type="auto"/>
          </w:tcPr>
          <w:p w14:paraId="45923051" w14:textId="7460F4AD" w:rsidR="005C5BC8" w:rsidRPr="00220C73" w:rsidRDefault="005C5BC8" w:rsidP="00AD2AE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4</w:t>
            </w:r>
          </w:p>
        </w:tc>
        <w:tc>
          <w:tcPr>
            <w:tcW w:w="0" w:type="auto"/>
          </w:tcPr>
          <w:p w14:paraId="14546420" w14:textId="0B58F8B6" w:rsidR="005C5BC8" w:rsidRPr="00220C73" w:rsidRDefault="005C5BC8" w:rsidP="00AD2AE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0.183</w:t>
            </w:r>
          </w:p>
        </w:tc>
        <w:tc>
          <w:tcPr>
            <w:tcW w:w="0" w:type="auto"/>
          </w:tcPr>
          <w:p w14:paraId="11DD4264" w14:textId="7982394D" w:rsidR="005C5BC8" w:rsidRPr="00220C73" w:rsidRDefault="005C5BC8" w:rsidP="00AD2AE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18924.961</w:t>
            </w:r>
          </w:p>
        </w:tc>
        <w:tc>
          <w:tcPr>
            <w:tcW w:w="0" w:type="auto"/>
          </w:tcPr>
          <w:p w14:paraId="08342154" w14:textId="74A8B0A0" w:rsidR="005C5BC8" w:rsidRPr="00220C73" w:rsidRDefault="005C5BC8" w:rsidP="00AD2AE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18981.295</w:t>
            </w:r>
          </w:p>
        </w:tc>
      </w:tr>
      <w:tr w:rsidR="005C5BC8" w:rsidRPr="00220C73" w14:paraId="59B557C5" w14:textId="52EF52E7" w:rsidTr="005C5B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F7149A" w14:textId="77777777" w:rsidR="005C5BC8" w:rsidRPr="00220C73" w:rsidRDefault="005C5BC8" w:rsidP="00AD2AE7">
            <w:pPr>
              <w:rPr>
                <w:rFonts w:ascii="Helvetica" w:hAnsi="Helvetica" w:cs="Helvetica"/>
                <w:sz w:val="24"/>
                <w:szCs w:val="24"/>
              </w:rPr>
            </w:pPr>
            <w:r w:rsidRPr="00220C73">
              <w:rPr>
                <w:rFonts w:ascii="Helvetica" w:hAnsi="Helvetica" w:cs="Helvetica"/>
                <w:sz w:val="24"/>
                <w:szCs w:val="24"/>
              </w:rPr>
              <w:t>Null Model + Sex</w:t>
            </w:r>
          </w:p>
        </w:tc>
        <w:tc>
          <w:tcPr>
            <w:tcW w:w="0" w:type="auto"/>
          </w:tcPr>
          <w:p w14:paraId="5DDE4530" w14:textId="3BC57379" w:rsidR="005C5BC8" w:rsidRPr="00220C73" w:rsidRDefault="005C5BC8" w:rsidP="00AD2AE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22159.828</w:t>
            </w:r>
          </w:p>
        </w:tc>
        <w:tc>
          <w:tcPr>
            <w:tcW w:w="0" w:type="auto"/>
          </w:tcPr>
          <w:p w14:paraId="33113C59" w14:textId="3658AD10" w:rsidR="005C5BC8" w:rsidRPr="00220C73" w:rsidRDefault="000E06A2" w:rsidP="00AD2AE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990.757</w:t>
            </w:r>
          </w:p>
        </w:tc>
        <w:tc>
          <w:tcPr>
            <w:tcW w:w="0" w:type="auto"/>
          </w:tcPr>
          <w:p w14:paraId="3744EA1D" w14:textId="567F6F06" w:rsidR="005C5BC8" w:rsidRPr="00220C73" w:rsidRDefault="005C5BC8" w:rsidP="00AD2AE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4</w:t>
            </w:r>
          </w:p>
        </w:tc>
        <w:tc>
          <w:tcPr>
            <w:tcW w:w="0" w:type="auto"/>
          </w:tcPr>
          <w:p w14:paraId="69D634D2" w14:textId="68A8F4FE" w:rsidR="005C5BC8" w:rsidRPr="00220C73" w:rsidRDefault="005C5BC8" w:rsidP="00AD2AE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0.042</w:t>
            </w:r>
          </w:p>
        </w:tc>
        <w:tc>
          <w:tcPr>
            <w:tcW w:w="0" w:type="auto"/>
          </w:tcPr>
          <w:p w14:paraId="2D28C6B6" w14:textId="6264D0F5" w:rsidR="005C5BC8" w:rsidRPr="00220C73" w:rsidRDefault="005C5BC8" w:rsidP="00AD2AE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22175.828</w:t>
            </w:r>
          </w:p>
        </w:tc>
        <w:tc>
          <w:tcPr>
            <w:tcW w:w="0" w:type="auto"/>
          </w:tcPr>
          <w:p w14:paraId="424C5B62" w14:textId="1D91512C" w:rsidR="005C5BC8" w:rsidRPr="00220C73" w:rsidRDefault="005C5BC8" w:rsidP="00AD2AE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22232.161</w:t>
            </w:r>
          </w:p>
        </w:tc>
      </w:tr>
      <w:tr w:rsidR="005C5BC8" w:rsidRPr="00220C73" w14:paraId="0AD30A06" w14:textId="67E339BC" w:rsidTr="005C5BC8">
        <w:tc>
          <w:tcPr>
            <w:cnfStyle w:val="001000000000" w:firstRow="0" w:lastRow="0" w:firstColumn="1" w:lastColumn="0" w:oddVBand="0" w:evenVBand="0" w:oddHBand="0" w:evenHBand="0" w:firstRowFirstColumn="0" w:firstRowLastColumn="0" w:lastRowFirstColumn="0" w:lastRowLastColumn="0"/>
            <w:tcW w:w="0" w:type="auto"/>
          </w:tcPr>
          <w:p w14:paraId="24CC67CA" w14:textId="77777777" w:rsidR="005C5BC8" w:rsidRPr="00220C73" w:rsidRDefault="005C5BC8" w:rsidP="00AD2AE7">
            <w:pPr>
              <w:rPr>
                <w:rFonts w:ascii="Helvetica" w:hAnsi="Helvetica" w:cs="Helvetica"/>
                <w:sz w:val="24"/>
                <w:szCs w:val="24"/>
              </w:rPr>
            </w:pPr>
            <w:r w:rsidRPr="00220C73">
              <w:rPr>
                <w:rFonts w:ascii="Helvetica" w:hAnsi="Helvetica" w:cs="Helvetica"/>
                <w:sz w:val="24"/>
                <w:szCs w:val="24"/>
              </w:rPr>
              <w:t>Null Model + Tenure</w:t>
            </w:r>
          </w:p>
        </w:tc>
        <w:tc>
          <w:tcPr>
            <w:tcW w:w="0" w:type="auto"/>
          </w:tcPr>
          <w:p w14:paraId="50B689C6" w14:textId="52FD695E" w:rsidR="005C5BC8" w:rsidRPr="00220C73" w:rsidRDefault="005C5BC8" w:rsidP="00AD2AE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22328.736</w:t>
            </w:r>
          </w:p>
        </w:tc>
        <w:tc>
          <w:tcPr>
            <w:tcW w:w="0" w:type="auto"/>
          </w:tcPr>
          <w:p w14:paraId="05D03F29" w14:textId="70DCFC4C" w:rsidR="005C5BC8" w:rsidRPr="00220C73" w:rsidRDefault="000E06A2" w:rsidP="00AD2AE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821.849</w:t>
            </w:r>
          </w:p>
        </w:tc>
        <w:tc>
          <w:tcPr>
            <w:tcW w:w="0" w:type="auto"/>
          </w:tcPr>
          <w:p w14:paraId="2113AD49" w14:textId="5B7DBC56" w:rsidR="005C5BC8" w:rsidRPr="00220C73" w:rsidRDefault="005C5BC8" w:rsidP="00AD2AE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4</w:t>
            </w:r>
          </w:p>
        </w:tc>
        <w:tc>
          <w:tcPr>
            <w:tcW w:w="0" w:type="auto"/>
          </w:tcPr>
          <w:p w14:paraId="0AEB9580" w14:textId="17AC9FE6" w:rsidR="005C5BC8" w:rsidRPr="00220C73" w:rsidRDefault="005C5BC8" w:rsidP="00AD2AE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0.035</w:t>
            </w:r>
          </w:p>
        </w:tc>
        <w:tc>
          <w:tcPr>
            <w:tcW w:w="0" w:type="auto"/>
          </w:tcPr>
          <w:p w14:paraId="4B83FE5D" w14:textId="4B9C8B35" w:rsidR="005C5BC8" w:rsidRPr="00220C73" w:rsidRDefault="005C5BC8" w:rsidP="00AD2AE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22344.736</w:t>
            </w:r>
          </w:p>
        </w:tc>
        <w:tc>
          <w:tcPr>
            <w:tcW w:w="0" w:type="auto"/>
          </w:tcPr>
          <w:p w14:paraId="132AC448" w14:textId="05E8AA21" w:rsidR="005C5BC8" w:rsidRPr="00220C73" w:rsidRDefault="005C5BC8" w:rsidP="00AD2AE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22401.069</w:t>
            </w:r>
          </w:p>
        </w:tc>
      </w:tr>
      <w:tr w:rsidR="005C5BC8" w:rsidRPr="00220C73" w14:paraId="225A012E" w14:textId="6AB8AF9B" w:rsidTr="005C5B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343656" w14:textId="77777777" w:rsidR="005C5BC8" w:rsidRPr="00220C73" w:rsidRDefault="005C5BC8" w:rsidP="00AD2AE7">
            <w:pPr>
              <w:rPr>
                <w:rFonts w:ascii="Helvetica" w:hAnsi="Helvetica" w:cs="Helvetica"/>
                <w:sz w:val="24"/>
                <w:szCs w:val="24"/>
              </w:rPr>
            </w:pPr>
            <w:r w:rsidRPr="00220C73">
              <w:rPr>
                <w:rFonts w:ascii="Helvetica" w:hAnsi="Helvetica" w:cs="Helvetica"/>
                <w:sz w:val="24"/>
                <w:szCs w:val="24"/>
              </w:rPr>
              <w:t>Null Model + NS-SEC</w:t>
            </w:r>
          </w:p>
        </w:tc>
        <w:tc>
          <w:tcPr>
            <w:tcW w:w="0" w:type="auto"/>
          </w:tcPr>
          <w:p w14:paraId="371556E3" w14:textId="349FD705" w:rsidR="005C5BC8" w:rsidRPr="00220C73" w:rsidRDefault="005C5BC8" w:rsidP="00AD2AE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21879.497</w:t>
            </w:r>
          </w:p>
        </w:tc>
        <w:tc>
          <w:tcPr>
            <w:tcW w:w="0" w:type="auto"/>
          </w:tcPr>
          <w:p w14:paraId="48B30D8B" w14:textId="2D2917A2" w:rsidR="005C5BC8" w:rsidRPr="00220C73" w:rsidRDefault="000E06A2" w:rsidP="00AD2AE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1,271.088</w:t>
            </w:r>
          </w:p>
        </w:tc>
        <w:tc>
          <w:tcPr>
            <w:tcW w:w="0" w:type="auto"/>
          </w:tcPr>
          <w:p w14:paraId="181B677D" w14:textId="68389084" w:rsidR="005C5BC8" w:rsidRPr="00220C73" w:rsidRDefault="005C5BC8" w:rsidP="00AD2AE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24</w:t>
            </w:r>
          </w:p>
        </w:tc>
        <w:tc>
          <w:tcPr>
            <w:tcW w:w="0" w:type="auto"/>
          </w:tcPr>
          <w:p w14:paraId="6E5DDFA7" w14:textId="02AB3E3E" w:rsidR="005C5BC8" w:rsidRPr="00220C73" w:rsidRDefault="005C5BC8" w:rsidP="00AD2AE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0.052</w:t>
            </w:r>
          </w:p>
        </w:tc>
        <w:tc>
          <w:tcPr>
            <w:tcW w:w="0" w:type="auto"/>
          </w:tcPr>
          <w:p w14:paraId="2A93D92E" w14:textId="5B66600B" w:rsidR="005C5BC8" w:rsidRPr="00220C73" w:rsidRDefault="005C5BC8" w:rsidP="00AD2AE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21935.497</w:t>
            </w:r>
          </w:p>
        </w:tc>
        <w:tc>
          <w:tcPr>
            <w:tcW w:w="0" w:type="auto"/>
          </w:tcPr>
          <w:p w14:paraId="4A35C904" w14:textId="47CB9689" w:rsidR="005C5BC8" w:rsidRPr="00220C73" w:rsidRDefault="005C5BC8" w:rsidP="00AD2AE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22132.664</w:t>
            </w:r>
          </w:p>
        </w:tc>
      </w:tr>
    </w:tbl>
    <w:p w14:paraId="71EC10C2" w14:textId="77777777" w:rsidR="00996C6F" w:rsidRPr="00220C73" w:rsidRDefault="00996C6F" w:rsidP="00996C6F">
      <w:pPr>
        <w:rPr>
          <w:rFonts w:ascii="Helvetica" w:hAnsi="Helvetica" w:cs="Helvetica"/>
          <w:sz w:val="24"/>
          <w:szCs w:val="24"/>
        </w:rPr>
      </w:pPr>
    </w:p>
    <w:p w14:paraId="084BD485" w14:textId="77777777" w:rsidR="00996C6F" w:rsidRPr="00220C73" w:rsidRDefault="00996C6F" w:rsidP="00996C6F">
      <w:pPr>
        <w:rPr>
          <w:rFonts w:ascii="Helvetica" w:hAnsi="Helvetica" w:cs="Helvetica"/>
          <w:sz w:val="24"/>
          <w:szCs w:val="24"/>
        </w:rPr>
      </w:pPr>
      <w:r w:rsidRPr="00220C73">
        <w:rPr>
          <w:rFonts w:ascii="Helvetica" w:hAnsi="Helvetica" w:cs="Helvetica"/>
          <w:sz w:val="24"/>
          <w:szCs w:val="24"/>
        </w:rPr>
        <w:t xml:space="preserve">Explanatory variables are entered sequentially in the subsequent multiple logistic model following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{"citationID":"ftuk7Ilg","properties":{"formattedCitation":"(Gayle and Lambert, 2009)","plainCitation":"(Gayle and Lambert, 2009)","noteIndex":0},"citationItems":[{"id":11328,"uris":["http://zotero.org/users/8741181/items/KKRY87H8"],"itemData":{"id":11328,"type":"article-journal","container-title":"DAMES Node, Technical Paper","language":"en","source":"Zotero","title":"Logistic Regression Models in Sociological Research","author":[{"family":"Gayle","given":"Vernon"},{"family":"Lambert","given":"Paul S"}],"issued":{"date-parts":[["2009"]]}}}],"schema":"https://github.com/citation-style-language/schema/raw/master/csl-citation.json"}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(Gayle and Lambert, 2009)</w:t>
      </w:r>
      <w:r w:rsidRPr="00220C73">
        <w:rPr>
          <w:rFonts w:ascii="Helvetica" w:hAnsi="Helvetica" w:cs="Helvetica"/>
          <w:sz w:val="24"/>
          <w:szCs w:val="24"/>
        </w:rPr>
        <w:fldChar w:fldCharType="end"/>
      </w:r>
      <w:r w:rsidRPr="00220C73">
        <w:rPr>
          <w:rFonts w:ascii="Helvetica" w:hAnsi="Helvetica" w:cs="Helvetica"/>
          <w:sz w:val="24"/>
          <w:szCs w:val="24"/>
        </w:rPr>
        <w:t xml:space="preserve"> example. </w:t>
      </w:r>
    </w:p>
    <w:p w14:paraId="6024B779" w14:textId="77777777" w:rsidR="00996C6F" w:rsidRPr="00220C73" w:rsidRDefault="00996C6F" w:rsidP="00996C6F">
      <w:pPr>
        <w:rPr>
          <w:rFonts w:ascii="Helvetica" w:hAnsi="Helvetica" w:cs="Helvetica"/>
          <w:sz w:val="24"/>
          <w:szCs w:val="24"/>
        </w:rPr>
      </w:pPr>
    </w:p>
    <w:p w14:paraId="7B9F8FE5" w14:textId="44967969" w:rsidR="00996C6F" w:rsidRPr="00220C73" w:rsidRDefault="00996C6F" w:rsidP="00F04C86">
      <w:pPr>
        <w:pStyle w:val="Caption"/>
        <w:keepNext/>
        <w:rPr>
          <w:rFonts w:ascii="Helvetica" w:hAnsi="Helvetica" w:cs="Helvetica"/>
          <w:color w:val="auto"/>
          <w:sz w:val="24"/>
          <w:szCs w:val="24"/>
        </w:rPr>
      </w:pPr>
      <w:r w:rsidRPr="00220C73">
        <w:rPr>
          <w:rFonts w:ascii="Helvetica" w:hAnsi="Helvetica" w:cs="Helvetica"/>
          <w:color w:val="auto"/>
          <w:sz w:val="24"/>
          <w:szCs w:val="24"/>
        </w:rPr>
        <w:t xml:space="preserve">Table </w:t>
      </w:r>
      <w:r w:rsidR="002020E2">
        <w:rPr>
          <w:rFonts w:ascii="Helvetica" w:hAnsi="Helvetica" w:cs="Helvetica"/>
          <w:color w:val="auto"/>
          <w:sz w:val="24"/>
          <w:szCs w:val="24"/>
        </w:rPr>
        <w:t>1.10</w:t>
      </w:r>
      <w:r w:rsidRPr="00220C73">
        <w:rPr>
          <w:rFonts w:ascii="Helvetica" w:hAnsi="Helvetica" w:cs="Helvetica"/>
          <w:color w:val="auto"/>
          <w:sz w:val="24"/>
          <w:szCs w:val="24"/>
        </w:rPr>
        <w:t xml:space="preserve"> Model building goodness-of-fit summaries for multiple logistic regression model of</w:t>
      </w:r>
      <w:r w:rsidRPr="00220C73">
        <w:rPr>
          <w:rFonts w:ascii="Helvetica" w:hAnsi="Helvetica" w:cs="Helvetica"/>
          <w:noProof/>
          <w:color w:val="auto"/>
          <w:sz w:val="24"/>
          <w:szCs w:val="24"/>
        </w:rPr>
        <w:t xml:space="preserve"> Economic Activity</w:t>
      </w:r>
    </w:p>
    <w:tbl>
      <w:tblPr>
        <w:tblStyle w:val="GridTable2"/>
        <w:tblW w:w="0" w:type="auto"/>
        <w:tblLook w:val="04A0" w:firstRow="1" w:lastRow="0" w:firstColumn="1" w:lastColumn="0" w:noHBand="0" w:noVBand="1"/>
      </w:tblPr>
      <w:tblGrid>
        <w:gridCol w:w="1443"/>
        <w:gridCol w:w="1238"/>
        <w:gridCol w:w="1202"/>
        <w:gridCol w:w="1202"/>
        <w:gridCol w:w="1465"/>
        <w:gridCol w:w="1238"/>
        <w:gridCol w:w="1238"/>
      </w:tblGrid>
      <w:tr w:rsidR="005C5BC8" w:rsidRPr="00220C73" w14:paraId="2DAFAD48" w14:textId="4641F7C9" w:rsidTr="005C5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3603675" w14:textId="77777777" w:rsidR="005C5BC8" w:rsidRPr="00220C73" w:rsidRDefault="005C5BC8" w:rsidP="00AD2AE7">
            <w:pPr>
              <w:rPr>
                <w:rFonts w:ascii="Helvetica" w:hAnsi="Helvetica" w:cs="Helvetica"/>
                <w:sz w:val="24"/>
                <w:szCs w:val="24"/>
              </w:rPr>
            </w:pPr>
            <w:r w:rsidRPr="00220C73">
              <w:rPr>
                <w:rFonts w:ascii="Helvetica" w:hAnsi="Helvetica" w:cs="Helvetica"/>
                <w:sz w:val="24"/>
                <w:szCs w:val="24"/>
              </w:rPr>
              <w:t>Outcome Variable: Economic Activity</w:t>
            </w:r>
          </w:p>
        </w:tc>
        <w:tc>
          <w:tcPr>
            <w:tcW w:w="0" w:type="auto"/>
          </w:tcPr>
          <w:p w14:paraId="0D16007F" w14:textId="77777777" w:rsidR="005C5BC8" w:rsidRPr="00220C73" w:rsidRDefault="005C5BC8"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Deviance</w:t>
            </w:r>
          </w:p>
        </w:tc>
        <w:tc>
          <w:tcPr>
            <w:tcW w:w="0" w:type="auto"/>
          </w:tcPr>
          <w:p w14:paraId="201DC162" w14:textId="77777777" w:rsidR="005C5BC8" w:rsidRPr="00220C73" w:rsidRDefault="005C5BC8"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m:oMath>
              <m:r>
                <m:rPr>
                  <m:sty m:val="b"/>
                </m:rPr>
                <w:rPr>
                  <w:rFonts w:ascii="Cambria Math" w:hAnsi="Cambria Math" w:cs="Helvetica"/>
                  <w:sz w:val="24"/>
                  <w:szCs w:val="24"/>
                </w:rPr>
                <m:t>Δ</m:t>
              </m:r>
            </m:oMath>
            <w:r w:rsidRPr="00220C73">
              <w:rPr>
                <w:rFonts w:ascii="Helvetica" w:hAnsi="Helvetica" w:cs="Helvetica"/>
                <w:sz w:val="24"/>
                <w:szCs w:val="24"/>
              </w:rPr>
              <w:t xml:space="preserve"> Deviance (from Previous)</w:t>
            </w:r>
          </w:p>
        </w:tc>
        <w:tc>
          <w:tcPr>
            <w:tcW w:w="0" w:type="auto"/>
          </w:tcPr>
          <w:p w14:paraId="30909DC0" w14:textId="77777777" w:rsidR="005C5BC8" w:rsidRPr="00220C73" w:rsidRDefault="005C5BC8"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m:oMath>
              <m:r>
                <m:rPr>
                  <m:sty m:val="b"/>
                </m:rPr>
                <w:rPr>
                  <w:rFonts w:ascii="Cambria Math" w:hAnsi="Cambria Math" w:cs="Helvetica"/>
                  <w:sz w:val="24"/>
                  <w:szCs w:val="24"/>
                </w:rPr>
                <m:t>Δ</m:t>
              </m:r>
            </m:oMath>
            <w:r w:rsidRPr="00220C73">
              <w:rPr>
                <w:rFonts w:ascii="Helvetica" w:eastAsiaTheme="minorEastAsia" w:hAnsi="Helvetica" w:cs="Helvetica"/>
                <w:sz w:val="24"/>
                <w:szCs w:val="24"/>
              </w:rPr>
              <w:t xml:space="preserve"> d.f. (from Previous)</w:t>
            </w:r>
          </w:p>
        </w:tc>
        <w:tc>
          <w:tcPr>
            <w:tcW w:w="0" w:type="auto"/>
          </w:tcPr>
          <w:p w14:paraId="37009DBA" w14:textId="77777777" w:rsidR="005C5BC8" w:rsidRPr="00220C73" w:rsidRDefault="005C5BC8"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commentRangeStart w:id="118"/>
            <w:r w:rsidRPr="00220C73">
              <w:rPr>
                <w:rFonts w:ascii="Helvetica" w:hAnsi="Helvetica" w:cs="Helvetica"/>
                <w:sz w:val="24"/>
                <w:szCs w:val="24"/>
              </w:rPr>
              <w:t xml:space="preserve">McFadden’s Adjusted Pseudo </w:t>
            </w:r>
            <w:commentRangeEnd w:id="118"/>
            <w:r w:rsidRPr="00220C73">
              <w:rPr>
                <w:rStyle w:val="CommentReference"/>
                <w:rFonts w:ascii="Helvetica" w:hAnsi="Helvetica" w:cs="Helvetica"/>
                <w:b w:val="0"/>
                <w:bCs w:val="0"/>
                <w:sz w:val="24"/>
                <w:szCs w:val="24"/>
              </w:rPr>
              <w:commentReference w:id="118"/>
            </w:r>
            <w:r w:rsidRPr="00220C73">
              <w:rPr>
                <w:rFonts w:ascii="Helvetica" w:hAnsi="Helvetica" w:cs="Helvetica"/>
                <w:sz w:val="24"/>
                <w:szCs w:val="24"/>
              </w:rPr>
              <w:t>R2</w:t>
            </w:r>
          </w:p>
        </w:tc>
        <w:tc>
          <w:tcPr>
            <w:tcW w:w="0" w:type="auto"/>
          </w:tcPr>
          <w:p w14:paraId="2BD5643B" w14:textId="4B8A0C5E" w:rsidR="005C5BC8" w:rsidRPr="00220C73" w:rsidRDefault="005C5BC8"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AIC</w:t>
            </w:r>
          </w:p>
        </w:tc>
        <w:tc>
          <w:tcPr>
            <w:tcW w:w="0" w:type="auto"/>
          </w:tcPr>
          <w:p w14:paraId="6BCBB894" w14:textId="30D0B27E" w:rsidR="005C5BC8" w:rsidRPr="00220C73" w:rsidRDefault="005C5BC8"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BIC</w:t>
            </w:r>
          </w:p>
        </w:tc>
      </w:tr>
      <w:tr w:rsidR="005C5BC8" w:rsidRPr="00220C73" w14:paraId="07A3A8F2" w14:textId="0174E873" w:rsidTr="005C5B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976C49" w14:textId="77777777" w:rsidR="005C5BC8" w:rsidRPr="00220C73" w:rsidRDefault="005C5BC8" w:rsidP="005C5BC8">
            <w:pPr>
              <w:rPr>
                <w:rFonts w:ascii="Helvetica" w:hAnsi="Helvetica" w:cs="Helvetica"/>
                <w:sz w:val="24"/>
                <w:szCs w:val="24"/>
              </w:rPr>
            </w:pPr>
            <w:r w:rsidRPr="00220C73">
              <w:rPr>
                <w:rFonts w:ascii="Helvetica" w:hAnsi="Helvetica" w:cs="Helvetica"/>
                <w:sz w:val="24"/>
                <w:szCs w:val="24"/>
              </w:rPr>
              <w:t>Null Model</w:t>
            </w:r>
          </w:p>
        </w:tc>
        <w:tc>
          <w:tcPr>
            <w:tcW w:w="0" w:type="auto"/>
          </w:tcPr>
          <w:p w14:paraId="17221127" w14:textId="17432001" w:rsidR="005C5BC8" w:rsidRPr="00220C73" w:rsidRDefault="005C5BC8" w:rsidP="005C5BC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23150.585</w:t>
            </w:r>
          </w:p>
        </w:tc>
        <w:tc>
          <w:tcPr>
            <w:tcW w:w="0" w:type="auto"/>
          </w:tcPr>
          <w:p w14:paraId="10F8B679" w14:textId="77777777" w:rsidR="005C5BC8" w:rsidRPr="00220C73" w:rsidRDefault="005C5BC8" w:rsidP="005C5BC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307D075D" w14:textId="77777777" w:rsidR="005C5BC8" w:rsidRPr="00220C73" w:rsidRDefault="005C5BC8" w:rsidP="005C5BC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47905898" w14:textId="77777777" w:rsidR="005C5BC8" w:rsidRPr="00220C73" w:rsidRDefault="005C5BC8" w:rsidP="005C5BC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3ABB0A52" w14:textId="01033AC5" w:rsidR="005C5BC8" w:rsidRPr="00220C73" w:rsidRDefault="001B3491" w:rsidP="005C5BC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23158.585</w:t>
            </w:r>
          </w:p>
        </w:tc>
        <w:tc>
          <w:tcPr>
            <w:tcW w:w="0" w:type="auto"/>
          </w:tcPr>
          <w:p w14:paraId="7D063FCB" w14:textId="09893F79" w:rsidR="005C5BC8" w:rsidRPr="00220C73" w:rsidRDefault="001B3491" w:rsidP="005C5BC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23186.752</w:t>
            </w:r>
          </w:p>
        </w:tc>
      </w:tr>
      <w:tr w:rsidR="005C5BC8" w:rsidRPr="00220C73" w14:paraId="3D234B75" w14:textId="73CA3B8A" w:rsidTr="005C5BC8">
        <w:tc>
          <w:tcPr>
            <w:cnfStyle w:val="001000000000" w:firstRow="0" w:lastRow="0" w:firstColumn="1" w:lastColumn="0" w:oddVBand="0" w:evenVBand="0" w:oddHBand="0" w:evenHBand="0" w:firstRowFirstColumn="0" w:firstRowLastColumn="0" w:lastRowFirstColumn="0" w:lastRowLastColumn="0"/>
            <w:tcW w:w="0" w:type="auto"/>
          </w:tcPr>
          <w:p w14:paraId="2C950AB5" w14:textId="77777777" w:rsidR="005C5BC8" w:rsidRPr="00220C73" w:rsidRDefault="005C5BC8" w:rsidP="00AD2AE7">
            <w:pPr>
              <w:rPr>
                <w:rFonts w:ascii="Helvetica" w:hAnsi="Helvetica" w:cs="Helvetica"/>
                <w:sz w:val="24"/>
                <w:szCs w:val="24"/>
              </w:rPr>
            </w:pPr>
            <w:r w:rsidRPr="00220C73">
              <w:rPr>
                <w:rFonts w:ascii="Helvetica" w:hAnsi="Helvetica" w:cs="Helvetica"/>
                <w:sz w:val="24"/>
                <w:szCs w:val="24"/>
              </w:rPr>
              <w:lastRenderedPageBreak/>
              <w:t>Null Model + Educational Attainment</w:t>
            </w:r>
          </w:p>
        </w:tc>
        <w:tc>
          <w:tcPr>
            <w:tcW w:w="0" w:type="auto"/>
          </w:tcPr>
          <w:p w14:paraId="6CC87D78" w14:textId="3D7C3A7B" w:rsidR="005C5BC8" w:rsidRPr="00220C73" w:rsidRDefault="005C5BC8" w:rsidP="00AD2AE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18908.961</w:t>
            </w:r>
          </w:p>
        </w:tc>
        <w:tc>
          <w:tcPr>
            <w:tcW w:w="0" w:type="auto"/>
          </w:tcPr>
          <w:p w14:paraId="62825BE1" w14:textId="7829A97A" w:rsidR="005C5BC8" w:rsidRPr="00220C73" w:rsidRDefault="000E06A2" w:rsidP="00AD2AE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4,241.624</w:t>
            </w:r>
          </w:p>
        </w:tc>
        <w:tc>
          <w:tcPr>
            <w:tcW w:w="0" w:type="auto"/>
          </w:tcPr>
          <w:p w14:paraId="3E0BA72C" w14:textId="7CD2D60E" w:rsidR="005C5BC8" w:rsidRPr="00220C73" w:rsidRDefault="005C5BC8" w:rsidP="00AD2AE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4</w:t>
            </w:r>
          </w:p>
        </w:tc>
        <w:tc>
          <w:tcPr>
            <w:tcW w:w="0" w:type="auto"/>
          </w:tcPr>
          <w:p w14:paraId="6019140E" w14:textId="5D11680D" w:rsidR="005C5BC8" w:rsidRPr="00220C73" w:rsidRDefault="005C5BC8" w:rsidP="00AD2AE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0.183</w:t>
            </w:r>
          </w:p>
        </w:tc>
        <w:tc>
          <w:tcPr>
            <w:tcW w:w="0" w:type="auto"/>
          </w:tcPr>
          <w:p w14:paraId="54B045F3" w14:textId="533EDC8D" w:rsidR="005C5BC8" w:rsidRPr="00220C73" w:rsidRDefault="005C5BC8" w:rsidP="00AD2AE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18924.961</w:t>
            </w:r>
          </w:p>
        </w:tc>
        <w:tc>
          <w:tcPr>
            <w:tcW w:w="0" w:type="auto"/>
          </w:tcPr>
          <w:p w14:paraId="305B1EFC" w14:textId="474CD600" w:rsidR="005C5BC8" w:rsidRPr="00220C73" w:rsidRDefault="005C5BC8" w:rsidP="00AD2AE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18981.295</w:t>
            </w:r>
          </w:p>
        </w:tc>
      </w:tr>
      <w:tr w:rsidR="005C5BC8" w:rsidRPr="00220C73" w14:paraId="3ECA535D" w14:textId="32C07B25" w:rsidTr="005C5B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129056" w14:textId="77777777" w:rsidR="005C5BC8" w:rsidRPr="00220C73" w:rsidRDefault="005C5BC8" w:rsidP="00AD2AE7">
            <w:pPr>
              <w:rPr>
                <w:rFonts w:ascii="Helvetica" w:hAnsi="Helvetica" w:cs="Helvetica"/>
                <w:sz w:val="24"/>
                <w:szCs w:val="24"/>
              </w:rPr>
            </w:pPr>
            <w:r w:rsidRPr="00220C73">
              <w:rPr>
                <w:rFonts w:ascii="Helvetica" w:hAnsi="Helvetica" w:cs="Helvetica"/>
                <w:sz w:val="24"/>
                <w:szCs w:val="24"/>
              </w:rPr>
              <w:t>Null Model + Educational Attainment + Sex</w:t>
            </w:r>
          </w:p>
        </w:tc>
        <w:tc>
          <w:tcPr>
            <w:tcW w:w="0" w:type="auto"/>
          </w:tcPr>
          <w:p w14:paraId="7937FBFF" w14:textId="48819212" w:rsidR="005C5BC8" w:rsidRPr="00220C73" w:rsidRDefault="005C5BC8" w:rsidP="00AD2AE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17921.387</w:t>
            </w:r>
          </w:p>
        </w:tc>
        <w:tc>
          <w:tcPr>
            <w:tcW w:w="0" w:type="auto"/>
          </w:tcPr>
          <w:p w14:paraId="73CB4DC9" w14:textId="37663DBB" w:rsidR="005C5BC8" w:rsidRPr="00220C73" w:rsidRDefault="000E06A2" w:rsidP="00AD2AE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987.574</w:t>
            </w:r>
          </w:p>
        </w:tc>
        <w:tc>
          <w:tcPr>
            <w:tcW w:w="0" w:type="auto"/>
          </w:tcPr>
          <w:p w14:paraId="59740471" w14:textId="5ABD0129" w:rsidR="005C5BC8" w:rsidRPr="00220C73" w:rsidRDefault="005C5BC8" w:rsidP="00AD2AE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4</w:t>
            </w:r>
          </w:p>
        </w:tc>
        <w:tc>
          <w:tcPr>
            <w:tcW w:w="0" w:type="auto"/>
          </w:tcPr>
          <w:p w14:paraId="52DB3698" w14:textId="57AF3FDD" w:rsidR="005C5BC8" w:rsidRPr="00220C73" w:rsidRDefault="005C5BC8" w:rsidP="00AD2AE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0.225</w:t>
            </w:r>
          </w:p>
        </w:tc>
        <w:tc>
          <w:tcPr>
            <w:tcW w:w="0" w:type="auto"/>
          </w:tcPr>
          <w:p w14:paraId="67BC9933" w14:textId="462FE3A9" w:rsidR="005C5BC8" w:rsidRPr="00220C73" w:rsidRDefault="005C5BC8" w:rsidP="00AD2AE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17945.387</w:t>
            </w:r>
          </w:p>
        </w:tc>
        <w:tc>
          <w:tcPr>
            <w:tcW w:w="0" w:type="auto"/>
          </w:tcPr>
          <w:p w14:paraId="1D410CDD" w14:textId="375A5975" w:rsidR="005C5BC8" w:rsidRPr="00220C73" w:rsidRDefault="005C5BC8" w:rsidP="00AD2AE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18029.888</w:t>
            </w:r>
          </w:p>
        </w:tc>
      </w:tr>
      <w:tr w:rsidR="005C5BC8" w:rsidRPr="00220C73" w14:paraId="2291CA92" w14:textId="63974CA1" w:rsidTr="005C5BC8">
        <w:tc>
          <w:tcPr>
            <w:cnfStyle w:val="001000000000" w:firstRow="0" w:lastRow="0" w:firstColumn="1" w:lastColumn="0" w:oddVBand="0" w:evenVBand="0" w:oddHBand="0" w:evenHBand="0" w:firstRowFirstColumn="0" w:firstRowLastColumn="0" w:lastRowFirstColumn="0" w:lastRowLastColumn="0"/>
            <w:tcW w:w="0" w:type="auto"/>
          </w:tcPr>
          <w:p w14:paraId="72ECF112" w14:textId="79B44330" w:rsidR="005C5BC8" w:rsidRPr="00220C73" w:rsidRDefault="005C5BC8" w:rsidP="00AD2AE7">
            <w:pPr>
              <w:rPr>
                <w:rFonts w:ascii="Helvetica" w:hAnsi="Helvetica" w:cs="Helvetica"/>
                <w:sz w:val="24"/>
                <w:szCs w:val="24"/>
              </w:rPr>
            </w:pPr>
            <w:r w:rsidRPr="00220C73">
              <w:rPr>
                <w:rFonts w:ascii="Helvetica" w:hAnsi="Helvetica" w:cs="Helvetica"/>
                <w:sz w:val="24"/>
                <w:szCs w:val="24"/>
              </w:rPr>
              <w:t>Null Model + Educational Attainment + Sex + Tenure</w:t>
            </w:r>
          </w:p>
        </w:tc>
        <w:tc>
          <w:tcPr>
            <w:tcW w:w="0" w:type="auto"/>
          </w:tcPr>
          <w:p w14:paraId="06E93B06" w14:textId="5C624914" w:rsidR="005C5BC8" w:rsidRPr="00220C73" w:rsidRDefault="005C5BC8" w:rsidP="00AD2AE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17677.491</w:t>
            </w:r>
          </w:p>
        </w:tc>
        <w:tc>
          <w:tcPr>
            <w:tcW w:w="0" w:type="auto"/>
          </w:tcPr>
          <w:p w14:paraId="3C8A15D8" w14:textId="531727F3" w:rsidR="005C5BC8" w:rsidRPr="00220C73" w:rsidRDefault="000E06A2" w:rsidP="00AD2AE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243.896</w:t>
            </w:r>
          </w:p>
        </w:tc>
        <w:tc>
          <w:tcPr>
            <w:tcW w:w="0" w:type="auto"/>
          </w:tcPr>
          <w:p w14:paraId="1874CFF2" w14:textId="5C24DBD8" w:rsidR="005C5BC8" w:rsidRPr="00220C73" w:rsidRDefault="005C5BC8" w:rsidP="00AD2AE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4</w:t>
            </w:r>
          </w:p>
        </w:tc>
        <w:tc>
          <w:tcPr>
            <w:tcW w:w="0" w:type="auto"/>
          </w:tcPr>
          <w:p w14:paraId="545A2D89" w14:textId="371F09A4" w:rsidR="005C5BC8" w:rsidRPr="00220C73" w:rsidRDefault="005C5BC8" w:rsidP="00AD2AE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0.235</w:t>
            </w:r>
          </w:p>
        </w:tc>
        <w:tc>
          <w:tcPr>
            <w:tcW w:w="0" w:type="auto"/>
          </w:tcPr>
          <w:p w14:paraId="5529D939" w14:textId="410624A7" w:rsidR="005C5BC8" w:rsidRPr="00220C73" w:rsidRDefault="005C5BC8" w:rsidP="00AD2AE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17709.491</w:t>
            </w:r>
          </w:p>
        </w:tc>
        <w:tc>
          <w:tcPr>
            <w:tcW w:w="0" w:type="auto"/>
          </w:tcPr>
          <w:p w14:paraId="3E63AE3B" w14:textId="0C0AE886" w:rsidR="005C5BC8" w:rsidRPr="00220C73" w:rsidRDefault="005C5BC8" w:rsidP="00AD2AE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17822.158</w:t>
            </w:r>
          </w:p>
        </w:tc>
      </w:tr>
      <w:tr w:rsidR="005C5BC8" w:rsidRPr="00220C73" w14:paraId="0A5C81D9" w14:textId="4EE4BBEC" w:rsidTr="005C5B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8580D2" w14:textId="0C3CF46A" w:rsidR="005C5BC8" w:rsidRPr="00220C73" w:rsidRDefault="005C5BC8" w:rsidP="00AD2AE7">
            <w:pPr>
              <w:rPr>
                <w:rFonts w:ascii="Helvetica" w:hAnsi="Helvetica" w:cs="Helvetica"/>
                <w:sz w:val="24"/>
                <w:szCs w:val="24"/>
              </w:rPr>
            </w:pPr>
            <w:r w:rsidRPr="00220C73">
              <w:rPr>
                <w:rFonts w:ascii="Helvetica" w:hAnsi="Helvetica" w:cs="Helvetica"/>
                <w:sz w:val="24"/>
                <w:szCs w:val="24"/>
              </w:rPr>
              <w:t>Null Model + Educational Attainment + Sex + Tenure + NS-SEC</w:t>
            </w:r>
          </w:p>
        </w:tc>
        <w:tc>
          <w:tcPr>
            <w:tcW w:w="0" w:type="auto"/>
          </w:tcPr>
          <w:p w14:paraId="2AABF379" w14:textId="7E72C195" w:rsidR="005C5BC8" w:rsidRPr="00220C73" w:rsidRDefault="005C5BC8" w:rsidP="00AD2AE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17425.215</w:t>
            </w:r>
          </w:p>
        </w:tc>
        <w:tc>
          <w:tcPr>
            <w:tcW w:w="0" w:type="auto"/>
          </w:tcPr>
          <w:p w14:paraId="21A8341D" w14:textId="48D9ED99" w:rsidR="005C5BC8" w:rsidRPr="00220C73" w:rsidRDefault="000E06A2" w:rsidP="00AD2AE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252.276</w:t>
            </w:r>
          </w:p>
        </w:tc>
        <w:tc>
          <w:tcPr>
            <w:tcW w:w="0" w:type="auto"/>
          </w:tcPr>
          <w:p w14:paraId="4CE3F721" w14:textId="3555691A" w:rsidR="005C5BC8" w:rsidRPr="00220C73" w:rsidRDefault="005C5BC8" w:rsidP="00AD2AE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24</w:t>
            </w:r>
          </w:p>
        </w:tc>
        <w:tc>
          <w:tcPr>
            <w:tcW w:w="0" w:type="auto"/>
          </w:tcPr>
          <w:p w14:paraId="608C8879" w14:textId="0C916203" w:rsidR="005C5BC8" w:rsidRPr="00220C73" w:rsidRDefault="005C5BC8" w:rsidP="00AD2AE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0.244</w:t>
            </w:r>
          </w:p>
        </w:tc>
        <w:tc>
          <w:tcPr>
            <w:tcW w:w="0" w:type="auto"/>
          </w:tcPr>
          <w:p w14:paraId="53769067" w14:textId="398A8294" w:rsidR="005C5BC8" w:rsidRPr="00220C73" w:rsidRDefault="005C5BC8" w:rsidP="00AD2AE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17505.215</w:t>
            </w:r>
          </w:p>
        </w:tc>
        <w:tc>
          <w:tcPr>
            <w:tcW w:w="0" w:type="auto"/>
          </w:tcPr>
          <w:p w14:paraId="380A33FD" w14:textId="0F9F4589" w:rsidR="005C5BC8" w:rsidRPr="00220C73" w:rsidRDefault="005C5BC8" w:rsidP="00AD2AE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17786.883</w:t>
            </w:r>
          </w:p>
        </w:tc>
      </w:tr>
    </w:tbl>
    <w:p w14:paraId="19EE06ED" w14:textId="77777777" w:rsidR="00996C6F" w:rsidRPr="00220C73" w:rsidRDefault="00996C6F" w:rsidP="00996C6F">
      <w:pPr>
        <w:rPr>
          <w:rFonts w:ascii="Helvetica" w:hAnsi="Helvetica" w:cs="Helvetica"/>
          <w:sz w:val="24"/>
          <w:szCs w:val="24"/>
        </w:rPr>
      </w:pPr>
    </w:p>
    <w:p w14:paraId="5B8C6233" w14:textId="3F813419" w:rsidR="00996C6F" w:rsidRPr="00220C73" w:rsidRDefault="00996C6F" w:rsidP="00996C6F">
      <w:pPr>
        <w:rPr>
          <w:rFonts w:ascii="Helvetica" w:hAnsi="Helvetica" w:cs="Helvetica"/>
          <w:sz w:val="24"/>
          <w:szCs w:val="24"/>
        </w:rPr>
      </w:pPr>
      <w:commentRangeStart w:id="119"/>
      <w:r w:rsidRPr="00220C73">
        <w:rPr>
          <w:rFonts w:ascii="Helvetica" w:hAnsi="Helvetica" w:cs="Helvetica"/>
          <w:sz w:val="24"/>
          <w:szCs w:val="24"/>
        </w:rPr>
        <w:t xml:space="preserve">The results of the </w:t>
      </w:r>
      <w:commentRangeEnd w:id="119"/>
      <w:r w:rsidR="00065BA4" w:rsidRPr="00220C73">
        <w:rPr>
          <w:rStyle w:val="CommentReference"/>
          <w:rFonts w:ascii="Helvetica" w:hAnsi="Helvetica" w:cs="Helvetica"/>
          <w:sz w:val="24"/>
          <w:szCs w:val="24"/>
        </w:rPr>
        <w:commentReference w:id="119"/>
      </w:r>
      <w:r w:rsidR="00F04C86" w:rsidRPr="00220C73">
        <w:rPr>
          <w:rFonts w:ascii="Helvetica" w:hAnsi="Helvetica" w:cs="Helvetica"/>
          <w:sz w:val="24"/>
          <w:szCs w:val="24"/>
        </w:rPr>
        <w:t>multinominal</w:t>
      </w:r>
      <w:r w:rsidRPr="00220C73">
        <w:rPr>
          <w:rFonts w:ascii="Helvetica" w:hAnsi="Helvetica" w:cs="Helvetica"/>
          <w:sz w:val="24"/>
          <w:szCs w:val="24"/>
        </w:rPr>
        <w:t xml:space="preserve"> logistic regression model are reported in table </w:t>
      </w:r>
      <w:r w:rsidR="00F04C86" w:rsidRPr="00220C73">
        <w:rPr>
          <w:rFonts w:ascii="Helvetica" w:hAnsi="Helvetica" w:cs="Helvetica"/>
          <w:sz w:val="24"/>
          <w:szCs w:val="24"/>
        </w:rPr>
        <w:t>2.3</w:t>
      </w:r>
      <w:r w:rsidRPr="00220C73">
        <w:rPr>
          <w:rFonts w:ascii="Helvetica" w:hAnsi="Helvetica" w:cs="Helvetica"/>
          <w:sz w:val="24"/>
          <w:szCs w:val="24"/>
        </w:rPr>
        <w:t xml:space="preserve">. It is not possible to ascertain the significance parameters of variables other than in relation to the reference category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{"citationID":"cF3jiyZS","properties":{"formattedCitation":"(Firth, 2003)","plainCitation":"(Firth, 2003)","noteIndex":0},"citationItems":[{"id":2704,"uris":["http://zotero.org/users/8741181/items/I3UQ8YDX"],"itemData":{"id":2704,"type":"article-journal","abstract":"Effects of categorical variables in statistical models typically are reported in terms of comparison either with a reference category or with a suitably defined “mean effect,” for reasons of parameter identification. A conventional presentation of estimates and standard errors, but without the full variance-covariance matrix, does not allow subsequent readers either to make inference on a comparison of interest that is not presented or to compare or combine results from different studies where the same variables but different reference levels are used. It is shown how an alternative presentation, in terms of “quasi standard errors,” overcomes this problem in an economical and intuitive way. A primary application is the reporting of effects of categorical predictors, often called factors, in linear and generalized linear models, hazard models, multinomial-response models, generalized additive models, etc. Other applications include the comparison of coefficients between related regression equations—for example, log-odds ratios in a multinomial logit model—and the presentation of multipliers or “scores” in models with multiplicative interaction structure.","container-title":"Sociological Methodology","DOI":"10.1111/j.0081-1750.2003.t01-1-00125.x","ISSN":"0081-1750, 1467-9531","issue":"1","journalAbbreviation":"Sociological Methodology","language":"en","page":"1-18","source":"DOI.org (Crossref)","title":"Overcoming the Reference Category Problem in the Presentation of Statistical Models","volume":"33","author":[{"family":"Firth","given":"David"}],"issued":{"date-parts":[["2003",8]]}}}],"schema":"https://github.com/citation-style-language/schema/raw/master/csl-citation.json"}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(Firth, 2003)</w:t>
      </w:r>
      <w:r w:rsidRPr="00220C73">
        <w:rPr>
          <w:rFonts w:ascii="Helvetica" w:hAnsi="Helvetica" w:cs="Helvetica"/>
          <w:sz w:val="24"/>
          <w:szCs w:val="24"/>
        </w:rPr>
        <w:fldChar w:fldCharType="end"/>
      </w:r>
      <w:r w:rsidRPr="00220C73">
        <w:rPr>
          <w:rFonts w:ascii="Helvetica" w:hAnsi="Helvetica" w:cs="Helvetica"/>
          <w:sz w:val="24"/>
          <w:szCs w:val="24"/>
        </w:rPr>
        <w:t xml:space="preserve">. </w:t>
      </w:r>
      <w:commentRangeStart w:id="120"/>
      <w:r w:rsidRPr="00220C73">
        <w:rPr>
          <w:rFonts w:ascii="Helvetica" w:hAnsi="Helvetica" w:cs="Helvetica"/>
          <w:sz w:val="24"/>
          <w:szCs w:val="24"/>
        </w:rPr>
        <w:t>Quasi-variances were considered to overcome this reference category problem but considering this would only impact one variable – NS-SEC it was ultimately decided to not provide them</w:t>
      </w:r>
      <w:commentRangeEnd w:id="120"/>
      <w:r w:rsidR="00065BA4" w:rsidRPr="00220C73">
        <w:rPr>
          <w:rStyle w:val="CommentReference"/>
          <w:rFonts w:ascii="Helvetica" w:hAnsi="Helvetica" w:cs="Helvetica"/>
          <w:sz w:val="24"/>
          <w:szCs w:val="24"/>
        </w:rPr>
        <w:commentReference w:id="120"/>
      </w:r>
      <w:r w:rsidRPr="00220C73">
        <w:rPr>
          <w:rFonts w:ascii="Helvetica" w:hAnsi="Helvetica" w:cs="Helvetica"/>
          <w:sz w:val="24"/>
          <w:szCs w:val="24"/>
        </w:rPr>
        <w:t xml:space="preserve">. For this complete case analysis there are 6452 observations in total. </w:t>
      </w:r>
    </w:p>
    <w:p w14:paraId="33A02FE5" w14:textId="53E0894D" w:rsidR="00996C6F" w:rsidRPr="00220C73" w:rsidRDefault="00996C6F" w:rsidP="00996C6F">
      <w:pPr>
        <w:rPr>
          <w:rFonts w:ascii="Helvetica" w:hAnsi="Helvetica" w:cs="Helvetica"/>
          <w:sz w:val="24"/>
          <w:szCs w:val="24"/>
        </w:rPr>
      </w:pPr>
      <w:r w:rsidRPr="00220C73">
        <w:rPr>
          <w:rFonts w:ascii="Helvetica" w:hAnsi="Helvetica" w:cs="Helvetica"/>
          <w:sz w:val="24"/>
          <w:szCs w:val="24"/>
        </w:rPr>
        <w:t xml:space="preserve">This output is using the reference category of </w:t>
      </w:r>
      <w:r w:rsidR="00F04C86" w:rsidRPr="00220C73">
        <w:rPr>
          <w:rFonts w:ascii="Helvetica" w:hAnsi="Helvetica" w:cs="Helvetica"/>
          <w:sz w:val="24"/>
          <w:szCs w:val="24"/>
        </w:rPr>
        <w:t>full-time</w:t>
      </w:r>
      <w:r w:rsidRPr="00220C73">
        <w:rPr>
          <w:rFonts w:ascii="Helvetica" w:hAnsi="Helvetica" w:cs="Helvetica"/>
          <w:sz w:val="24"/>
          <w:szCs w:val="24"/>
        </w:rPr>
        <w:t xml:space="preserve"> </w:t>
      </w:r>
      <w:r w:rsidR="00F04C86" w:rsidRPr="00220C73">
        <w:rPr>
          <w:rFonts w:ascii="Helvetica" w:hAnsi="Helvetica" w:cs="Helvetica"/>
          <w:sz w:val="24"/>
          <w:szCs w:val="24"/>
        </w:rPr>
        <w:t>e</w:t>
      </w:r>
      <w:r w:rsidRPr="00220C73">
        <w:rPr>
          <w:rFonts w:ascii="Helvetica" w:hAnsi="Helvetica" w:cs="Helvetica"/>
          <w:sz w:val="24"/>
          <w:szCs w:val="24"/>
        </w:rPr>
        <w:t xml:space="preserve">mployment for two reasons. The first is that </w:t>
      </w:r>
      <w:commentRangeStart w:id="121"/>
      <w:r w:rsidRPr="00220C73">
        <w:rPr>
          <w:rFonts w:ascii="Helvetica" w:hAnsi="Helvetica" w:cs="Helvetica"/>
          <w:sz w:val="24"/>
          <w:szCs w:val="24"/>
        </w:rPr>
        <w:t xml:space="preserve">said category is has the largest sample of all economic activity sub-categories. The second is that a contrast with full-time employment is sociologically compelling. Contrasting </w:t>
      </w:r>
      <w:r w:rsidR="00F04C86" w:rsidRPr="00220C73">
        <w:rPr>
          <w:rFonts w:ascii="Helvetica" w:hAnsi="Helvetica" w:cs="Helvetica"/>
          <w:sz w:val="24"/>
          <w:szCs w:val="24"/>
        </w:rPr>
        <w:t>f</w:t>
      </w:r>
      <w:r w:rsidRPr="00220C73">
        <w:rPr>
          <w:rFonts w:ascii="Helvetica" w:hAnsi="Helvetica" w:cs="Helvetica"/>
          <w:sz w:val="24"/>
          <w:szCs w:val="24"/>
        </w:rPr>
        <w:t xml:space="preserve">ull-time </w:t>
      </w:r>
      <w:r w:rsidR="00F04C86" w:rsidRPr="00220C73">
        <w:rPr>
          <w:rFonts w:ascii="Helvetica" w:hAnsi="Helvetica" w:cs="Helvetica"/>
          <w:sz w:val="24"/>
          <w:szCs w:val="24"/>
        </w:rPr>
        <w:t>e</w:t>
      </w:r>
      <w:r w:rsidRPr="00220C73">
        <w:rPr>
          <w:rFonts w:ascii="Helvetica" w:hAnsi="Helvetica" w:cs="Helvetica"/>
          <w:sz w:val="24"/>
          <w:szCs w:val="24"/>
        </w:rPr>
        <w:t xml:space="preserve">mployment with other economic activity destinations like education or apprenticeships is temporally relevant given the possible impact that increasing the mandatory school leaving age, decline in manufacturing industry, rise </w:t>
      </w:r>
      <w:commentRangeEnd w:id="121"/>
      <w:r w:rsidR="00065BA4" w:rsidRPr="00220C73">
        <w:rPr>
          <w:rStyle w:val="CommentReference"/>
          <w:rFonts w:ascii="Helvetica" w:hAnsi="Helvetica" w:cs="Helvetica"/>
          <w:sz w:val="24"/>
          <w:szCs w:val="24"/>
        </w:rPr>
        <w:commentReference w:id="121"/>
      </w:r>
      <w:r w:rsidRPr="00220C73">
        <w:rPr>
          <w:rFonts w:ascii="Helvetica" w:hAnsi="Helvetica" w:cs="Helvetica"/>
          <w:sz w:val="24"/>
          <w:szCs w:val="24"/>
        </w:rPr>
        <w:t xml:space="preserve">in part-time work may have on the economic destinations of youth. </w:t>
      </w:r>
    </w:p>
    <w:p w14:paraId="235A3737" w14:textId="7267725B" w:rsidR="00996C6F" w:rsidRPr="00220C73" w:rsidRDefault="00996C6F" w:rsidP="00996C6F">
      <w:pPr>
        <w:rPr>
          <w:rFonts w:ascii="Helvetica" w:hAnsi="Helvetica" w:cs="Helvetica"/>
          <w:sz w:val="24"/>
          <w:szCs w:val="24"/>
        </w:rPr>
      </w:pPr>
      <w:r w:rsidRPr="00220C73">
        <w:rPr>
          <w:rFonts w:ascii="Helvetica" w:hAnsi="Helvetica" w:cs="Helvetica"/>
          <w:sz w:val="24"/>
          <w:szCs w:val="24"/>
        </w:rPr>
        <w:t xml:space="preserve">Unemployment and </w:t>
      </w:r>
      <w:r w:rsidR="00F04C86" w:rsidRPr="00220C73">
        <w:rPr>
          <w:rFonts w:ascii="Helvetica" w:hAnsi="Helvetica" w:cs="Helvetica"/>
          <w:sz w:val="24"/>
          <w:szCs w:val="24"/>
        </w:rPr>
        <w:t>o</w:t>
      </w:r>
      <w:r w:rsidRPr="00220C73">
        <w:rPr>
          <w:rFonts w:ascii="Helvetica" w:hAnsi="Helvetica" w:cs="Helvetica"/>
          <w:sz w:val="24"/>
          <w:szCs w:val="24"/>
        </w:rPr>
        <w:t xml:space="preserve">ut of the </w:t>
      </w:r>
      <w:r w:rsidR="00F04C86" w:rsidRPr="00220C73">
        <w:rPr>
          <w:rFonts w:ascii="Helvetica" w:hAnsi="Helvetica" w:cs="Helvetica"/>
          <w:sz w:val="24"/>
          <w:szCs w:val="24"/>
        </w:rPr>
        <w:t>l</w:t>
      </w:r>
      <w:r w:rsidRPr="00220C73">
        <w:rPr>
          <w:rFonts w:ascii="Helvetica" w:hAnsi="Helvetica" w:cs="Helvetica"/>
          <w:sz w:val="24"/>
          <w:szCs w:val="24"/>
        </w:rPr>
        <w:t xml:space="preserve">abour force categories do not appear to be statistically significant in reference to </w:t>
      </w:r>
      <w:r w:rsidR="00F04C86" w:rsidRPr="00220C73">
        <w:rPr>
          <w:rFonts w:ascii="Helvetica" w:hAnsi="Helvetica" w:cs="Helvetica"/>
          <w:sz w:val="24"/>
          <w:szCs w:val="24"/>
        </w:rPr>
        <w:t>f</w:t>
      </w:r>
      <w:r w:rsidRPr="00220C73">
        <w:rPr>
          <w:rFonts w:ascii="Helvetica" w:hAnsi="Helvetica" w:cs="Helvetica"/>
          <w:sz w:val="24"/>
          <w:szCs w:val="24"/>
        </w:rPr>
        <w:t xml:space="preserve">ull-time employment for economic activity destinations except for in one instance. Sex is statistically significant in both </w:t>
      </w:r>
      <w:r w:rsidR="00F04C86" w:rsidRPr="00220C73">
        <w:rPr>
          <w:rFonts w:ascii="Helvetica" w:hAnsi="Helvetica" w:cs="Helvetica"/>
          <w:sz w:val="24"/>
          <w:szCs w:val="24"/>
        </w:rPr>
        <w:t>u</w:t>
      </w:r>
      <w:r w:rsidRPr="00220C73">
        <w:rPr>
          <w:rFonts w:ascii="Helvetica" w:hAnsi="Helvetica" w:cs="Helvetica"/>
          <w:sz w:val="24"/>
          <w:szCs w:val="24"/>
        </w:rPr>
        <w:t xml:space="preserve">nemployment and </w:t>
      </w:r>
      <w:r w:rsidR="00F04C86" w:rsidRPr="00220C73">
        <w:rPr>
          <w:rFonts w:ascii="Helvetica" w:hAnsi="Helvetica" w:cs="Helvetica"/>
          <w:sz w:val="24"/>
          <w:szCs w:val="24"/>
        </w:rPr>
        <w:t>o</w:t>
      </w:r>
      <w:r w:rsidRPr="00220C73">
        <w:rPr>
          <w:rFonts w:ascii="Helvetica" w:hAnsi="Helvetica" w:cs="Helvetica"/>
          <w:sz w:val="24"/>
          <w:szCs w:val="24"/>
        </w:rPr>
        <w:t xml:space="preserve">ut of the </w:t>
      </w:r>
      <w:r w:rsidR="00F04C86" w:rsidRPr="00220C73">
        <w:rPr>
          <w:rFonts w:ascii="Helvetica" w:hAnsi="Helvetica" w:cs="Helvetica"/>
          <w:sz w:val="24"/>
          <w:szCs w:val="24"/>
        </w:rPr>
        <w:t>l</w:t>
      </w:r>
      <w:r w:rsidRPr="00220C73">
        <w:rPr>
          <w:rFonts w:ascii="Helvetica" w:hAnsi="Helvetica" w:cs="Helvetica"/>
          <w:sz w:val="24"/>
          <w:szCs w:val="24"/>
        </w:rPr>
        <w:t xml:space="preserve">abour </w:t>
      </w:r>
      <w:r w:rsidR="00F04C86" w:rsidRPr="00220C73">
        <w:rPr>
          <w:rFonts w:ascii="Helvetica" w:hAnsi="Helvetica" w:cs="Helvetica"/>
          <w:sz w:val="24"/>
          <w:szCs w:val="24"/>
        </w:rPr>
        <w:t>f</w:t>
      </w:r>
      <w:r w:rsidRPr="00220C73">
        <w:rPr>
          <w:rFonts w:ascii="Helvetica" w:hAnsi="Helvetica" w:cs="Helvetica"/>
          <w:sz w:val="24"/>
          <w:szCs w:val="24"/>
        </w:rPr>
        <w:t xml:space="preserve">orce at the p&lt;0.01 level. Here we can see Men are more likely to be </w:t>
      </w:r>
      <w:r w:rsidR="00F04C86" w:rsidRPr="00220C73">
        <w:rPr>
          <w:rFonts w:ascii="Helvetica" w:hAnsi="Helvetica" w:cs="Helvetica"/>
          <w:sz w:val="24"/>
          <w:szCs w:val="24"/>
        </w:rPr>
        <w:t>u</w:t>
      </w:r>
      <w:r w:rsidRPr="00220C73">
        <w:rPr>
          <w:rFonts w:ascii="Helvetica" w:hAnsi="Helvetica" w:cs="Helvetica"/>
          <w:sz w:val="24"/>
          <w:szCs w:val="24"/>
        </w:rPr>
        <w:t xml:space="preserve">nemployed than women over being in </w:t>
      </w:r>
      <w:r w:rsidR="00F04C86" w:rsidRPr="00220C73">
        <w:rPr>
          <w:rFonts w:ascii="Helvetica" w:hAnsi="Helvetica" w:cs="Helvetica"/>
          <w:sz w:val="24"/>
          <w:szCs w:val="24"/>
        </w:rPr>
        <w:t>f</w:t>
      </w:r>
      <w:r w:rsidRPr="00220C73">
        <w:rPr>
          <w:rFonts w:ascii="Helvetica" w:hAnsi="Helvetica" w:cs="Helvetica"/>
          <w:sz w:val="24"/>
          <w:szCs w:val="24"/>
        </w:rPr>
        <w:t xml:space="preserve">ull-time employment </w:t>
      </w:r>
      <w:r w:rsidRPr="00220C73">
        <w:rPr>
          <w:rFonts w:ascii="Helvetica" w:hAnsi="Helvetica" w:cs="Helvetica"/>
          <w:sz w:val="24"/>
          <w:szCs w:val="24"/>
        </w:rPr>
        <w:lastRenderedPageBreak/>
        <w:t xml:space="preserve">whereas women are more likely to be out of the labour force than men over being in </w:t>
      </w:r>
      <w:r w:rsidR="00F04C86" w:rsidRPr="00220C73">
        <w:rPr>
          <w:rFonts w:ascii="Helvetica" w:hAnsi="Helvetica" w:cs="Helvetica"/>
          <w:sz w:val="24"/>
          <w:szCs w:val="24"/>
        </w:rPr>
        <w:t>f</w:t>
      </w:r>
      <w:r w:rsidRPr="00220C73">
        <w:rPr>
          <w:rFonts w:ascii="Helvetica" w:hAnsi="Helvetica" w:cs="Helvetica"/>
          <w:sz w:val="24"/>
          <w:szCs w:val="24"/>
        </w:rPr>
        <w:t>ull-time employment controlling for all other covariates.</w:t>
      </w:r>
    </w:p>
    <w:p w14:paraId="5704F658" w14:textId="7350B985" w:rsidR="00996C6F" w:rsidRPr="00220C73" w:rsidRDefault="00996C6F" w:rsidP="00996C6F">
      <w:pP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 xml:space="preserve">There are three primary categories of economic activity that are of interest for further discussion. The first is </w:t>
      </w:r>
      <w:r w:rsidR="00F04C86" w:rsidRPr="00220C73">
        <w:rPr>
          <w:rFonts w:ascii="Helvetica" w:hAnsi="Helvetica" w:cs="Helvetica"/>
          <w:sz w:val="24"/>
          <w:szCs w:val="24"/>
        </w:rPr>
        <w:t>e</w:t>
      </w:r>
      <w:r w:rsidRPr="00220C73">
        <w:rPr>
          <w:rFonts w:ascii="Helvetica" w:hAnsi="Helvetica" w:cs="Helvetica"/>
          <w:sz w:val="24"/>
          <w:szCs w:val="24"/>
        </w:rPr>
        <w:t>ducation. Every variable is statistically significant at the p&lt;0.001 level</w:t>
      </w:r>
      <w:r w:rsidR="009071CF" w:rsidRPr="00220C73">
        <w:rPr>
          <w:rFonts w:ascii="Helvetica" w:hAnsi="Helvetica" w:cs="Helvetica"/>
          <w:sz w:val="24"/>
          <w:szCs w:val="24"/>
        </w:rPr>
        <w:t xml:space="preserve"> except for lower managerial occupations (</w:t>
      </w:r>
      <w:r w:rsidR="009071CF" w:rsidRPr="00220C73">
        <w:rPr>
          <w:rFonts w:ascii="Helvetica" w:hAnsi="Helvetica" w:cs="Helvetica"/>
          <w:sz w:val="24"/>
          <w:szCs w:val="24"/>
        </w:rPr>
        <w:t>p&lt;0.05)</w:t>
      </w:r>
      <w:r w:rsidR="009071CF" w:rsidRPr="00220C73">
        <w:rPr>
          <w:rFonts w:ascii="Helvetica" w:hAnsi="Helvetica" w:cs="Helvetica"/>
          <w:sz w:val="24"/>
          <w:szCs w:val="24"/>
        </w:rPr>
        <w:t xml:space="preserve"> and intermediate occupations (p&lt;0.01)</w:t>
      </w:r>
      <w:r w:rsidRPr="00220C73">
        <w:rPr>
          <w:rFonts w:ascii="Helvetica" w:hAnsi="Helvetica" w:cs="Helvetica"/>
          <w:sz w:val="24"/>
          <w:szCs w:val="24"/>
        </w:rPr>
        <w:t xml:space="preserve">. Those individuals that attain </w:t>
      </w:r>
      <w:r w:rsidR="00F04C86" w:rsidRPr="00220C73">
        <w:rPr>
          <w:rFonts w:ascii="Helvetica" w:hAnsi="Helvetica" w:cs="Helvetica"/>
          <w:sz w:val="24"/>
          <w:szCs w:val="24"/>
        </w:rPr>
        <w:t xml:space="preserve">five or more </w:t>
      </w:r>
      <w:r w:rsidRPr="00220C73">
        <w:rPr>
          <w:rFonts w:ascii="Helvetica" w:hAnsi="Helvetica" w:cs="Helvetica"/>
          <w:sz w:val="24"/>
          <w:szCs w:val="24"/>
        </w:rPr>
        <w:t>O-levels at school have 1.8</w:t>
      </w:r>
      <w:r w:rsidR="009071CF" w:rsidRPr="00220C73">
        <w:rPr>
          <w:rFonts w:ascii="Helvetica" w:hAnsi="Helvetica" w:cs="Helvetica"/>
          <w:sz w:val="24"/>
          <w:szCs w:val="24"/>
        </w:rPr>
        <w:t>7</w:t>
      </w:r>
      <w:r w:rsidRPr="00220C73">
        <w:rPr>
          <w:rFonts w:ascii="Helvetica" w:hAnsi="Helvetica" w:cs="Helvetica"/>
          <w:sz w:val="24"/>
          <w:szCs w:val="24"/>
        </w:rPr>
        <w:t xml:space="preserve"> </w:t>
      </w:r>
      <w:r w:rsidR="009071CF" w:rsidRPr="00220C73">
        <w:rPr>
          <w:rFonts w:ascii="Helvetica" w:hAnsi="Helvetica" w:cs="Helvetica"/>
          <w:sz w:val="24"/>
          <w:szCs w:val="24"/>
        </w:rPr>
        <w:t xml:space="preserve">the log odds of being in </w:t>
      </w:r>
      <w:r w:rsidRPr="00220C73">
        <w:rPr>
          <w:rFonts w:ascii="Helvetica" w:hAnsi="Helvetica" w:cs="Helvetica"/>
          <w:sz w:val="24"/>
          <w:szCs w:val="24"/>
        </w:rPr>
        <w:t xml:space="preserve">post-school education over </w:t>
      </w:r>
      <w:r w:rsidR="009071CF" w:rsidRPr="00220C73">
        <w:rPr>
          <w:rFonts w:ascii="Helvetica" w:hAnsi="Helvetica" w:cs="Helvetica"/>
          <w:sz w:val="24"/>
          <w:szCs w:val="24"/>
        </w:rPr>
        <w:t>employment</w:t>
      </w:r>
      <w:r w:rsidRPr="00220C73">
        <w:rPr>
          <w:rFonts w:ascii="Helvetica" w:hAnsi="Helvetica" w:cs="Helvetica"/>
          <w:sz w:val="24"/>
          <w:szCs w:val="24"/>
        </w:rPr>
        <w:t xml:space="preserve"> in comparison to those individuals that received less than </w:t>
      </w:r>
      <w:r w:rsidR="00F04C86" w:rsidRPr="00220C73">
        <w:rPr>
          <w:rFonts w:ascii="Helvetica" w:hAnsi="Helvetica" w:cs="Helvetica"/>
          <w:sz w:val="24"/>
          <w:szCs w:val="24"/>
        </w:rPr>
        <w:t>five</w:t>
      </w:r>
      <w:r w:rsidRPr="00220C73">
        <w:rPr>
          <w:rFonts w:ascii="Helvetica" w:hAnsi="Helvetica" w:cs="Helvetica"/>
          <w:sz w:val="24"/>
          <w:szCs w:val="24"/>
        </w:rPr>
        <w:t xml:space="preserve"> O-levels. It is more likely for women to be in education over full-time employment (men have -0.4</w:t>
      </w:r>
      <w:r w:rsidR="009071CF" w:rsidRPr="00220C73">
        <w:rPr>
          <w:rFonts w:ascii="Helvetica" w:hAnsi="Helvetica" w:cs="Helvetica"/>
          <w:sz w:val="24"/>
          <w:szCs w:val="24"/>
        </w:rPr>
        <w:t>4</w:t>
      </w:r>
      <w:r w:rsidRPr="00220C73">
        <w:rPr>
          <w:rFonts w:ascii="Helvetica" w:hAnsi="Helvetica" w:cs="Helvetica"/>
          <w:sz w:val="24"/>
          <w:szCs w:val="24"/>
        </w:rPr>
        <w:t xml:space="preserve"> </w:t>
      </w:r>
      <w:r w:rsidR="009071CF" w:rsidRPr="00220C73">
        <w:rPr>
          <w:rFonts w:ascii="Helvetica" w:hAnsi="Helvetica" w:cs="Helvetica"/>
          <w:sz w:val="24"/>
          <w:szCs w:val="24"/>
        </w:rPr>
        <w:t xml:space="preserve">log </w:t>
      </w:r>
      <w:r w:rsidRPr="00220C73">
        <w:rPr>
          <w:rFonts w:ascii="Helvetica" w:hAnsi="Helvetica" w:cs="Helvetica"/>
          <w:sz w:val="24"/>
          <w:szCs w:val="24"/>
        </w:rPr>
        <w:t>odds of being in education over full-time education). It is less likely for those that don’t own their own home (-0.79) than those that do</w:t>
      </w:r>
      <w:r w:rsidR="009071CF" w:rsidRPr="00220C73">
        <w:rPr>
          <w:rFonts w:ascii="Helvetica" w:hAnsi="Helvetica" w:cs="Helvetica"/>
          <w:sz w:val="24"/>
          <w:szCs w:val="24"/>
        </w:rPr>
        <w:t>,</w:t>
      </w:r>
      <w:r w:rsidRPr="00220C73">
        <w:rPr>
          <w:rFonts w:ascii="Helvetica" w:hAnsi="Helvetica" w:cs="Helvetica"/>
          <w:sz w:val="24"/>
          <w:szCs w:val="24"/>
        </w:rPr>
        <w:t xml:space="preserve"> to be in </w:t>
      </w:r>
      <w:r w:rsidR="009071CF" w:rsidRPr="00220C73">
        <w:rPr>
          <w:rFonts w:ascii="Helvetica" w:hAnsi="Helvetica" w:cs="Helvetica"/>
          <w:sz w:val="24"/>
          <w:szCs w:val="24"/>
        </w:rPr>
        <w:t xml:space="preserve">post-schooling </w:t>
      </w:r>
      <w:r w:rsidRPr="00220C73">
        <w:rPr>
          <w:rFonts w:ascii="Helvetica" w:hAnsi="Helvetica" w:cs="Helvetica"/>
          <w:sz w:val="24"/>
          <w:szCs w:val="24"/>
        </w:rPr>
        <w:t xml:space="preserve">education over employment. Finally, when looking at social class, there is a downward trajectory of the odds of individuals being in education over full-time employment with </w:t>
      </w:r>
      <w:r w:rsidR="009071CF" w:rsidRPr="00220C73">
        <w:rPr>
          <w:rFonts w:ascii="Helvetica" w:hAnsi="Helvetica" w:cs="Helvetica"/>
          <w:sz w:val="24"/>
          <w:szCs w:val="24"/>
        </w:rPr>
        <w:t>higher managerial as reference</w:t>
      </w:r>
      <w:r w:rsidRPr="00220C73">
        <w:rPr>
          <w:rFonts w:ascii="Helvetica" w:hAnsi="Helvetica" w:cs="Helvetica"/>
          <w:sz w:val="24"/>
          <w:szCs w:val="24"/>
        </w:rPr>
        <w:t xml:space="preserve">. </w:t>
      </w:r>
      <w:r w:rsidR="009071CF" w:rsidRPr="00220C73">
        <w:rPr>
          <w:rFonts w:ascii="Helvetica" w:hAnsi="Helvetica" w:cs="Helvetica"/>
          <w:sz w:val="24"/>
          <w:szCs w:val="24"/>
        </w:rPr>
        <w:t xml:space="preserve">The most substantive differences in comparison to higher managerial class relates to semi-routine and routing occupations whereby both see </w:t>
      </w:r>
      <w:r w:rsidR="009C6036" w:rsidRPr="00220C73">
        <w:rPr>
          <w:rFonts w:ascii="Helvetica" w:hAnsi="Helvetica" w:cs="Helvetica"/>
          <w:sz w:val="24"/>
          <w:szCs w:val="24"/>
        </w:rPr>
        <w:t>-1.05 log odds</w:t>
      </w:r>
      <w:r w:rsidR="009071CF" w:rsidRPr="00220C73">
        <w:rPr>
          <w:rFonts w:ascii="Helvetica" w:hAnsi="Helvetica" w:cs="Helvetica"/>
          <w:sz w:val="24"/>
          <w:szCs w:val="24"/>
        </w:rPr>
        <w:t xml:space="preserve"> of being in post-schooling education over employment. For a full breakdown of social class across each economic activity category see figure XXXX for the predicted probabilities. </w:t>
      </w:r>
    </w:p>
    <w:p w14:paraId="746B851A" w14:textId="31D64117" w:rsidR="00996C6F" w:rsidRPr="00220C73" w:rsidRDefault="00996C6F" w:rsidP="00996C6F">
      <w:pP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 xml:space="preserve">The second category of interest is </w:t>
      </w:r>
      <w:r w:rsidR="00F04C86" w:rsidRPr="00220C73">
        <w:rPr>
          <w:rFonts w:ascii="Helvetica" w:hAnsi="Helvetica" w:cs="Helvetica"/>
          <w:sz w:val="24"/>
          <w:szCs w:val="24"/>
        </w:rPr>
        <w:t>s</w:t>
      </w:r>
      <w:r w:rsidRPr="00220C73">
        <w:rPr>
          <w:rFonts w:ascii="Helvetica" w:hAnsi="Helvetica" w:cs="Helvetica"/>
          <w:sz w:val="24"/>
          <w:szCs w:val="24"/>
        </w:rPr>
        <w:t xml:space="preserve">chool. Every variable is statistically significant at the p&lt;0.001 level. Individuals that attained </w:t>
      </w:r>
      <w:r w:rsidR="00F04C86" w:rsidRPr="00220C73">
        <w:rPr>
          <w:rFonts w:ascii="Helvetica" w:hAnsi="Helvetica" w:cs="Helvetica"/>
          <w:sz w:val="24"/>
          <w:szCs w:val="24"/>
        </w:rPr>
        <w:t>five or more</w:t>
      </w:r>
      <w:r w:rsidRPr="00220C73">
        <w:rPr>
          <w:rFonts w:ascii="Helvetica" w:hAnsi="Helvetica" w:cs="Helvetica"/>
          <w:sz w:val="24"/>
          <w:szCs w:val="24"/>
        </w:rPr>
        <w:t xml:space="preserve"> O-levels are </w:t>
      </w:r>
      <w:r w:rsidR="0013210A" w:rsidRPr="00220C73">
        <w:rPr>
          <w:rFonts w:ascii="Helvetica" w:hAnsi="Helvetica" w:cs="Helvetica"/>
          <w:sz w:val="24"/>
          <w:szCs w:val="24"/>
        </w:rPr>
        <w:t>3.58</w:t>
      </w:r>
      <w:r w:rsidRPr="00220C73">
        <w:rPr>
          <w:rFonts w:ascii="Helvetica" w:hAnsi="Helvetica" w:cs="Helvetica"/>
          <w:sz w:val="24"/>
          <w:szCs w:val="24"/>
        </w:rPr>
        <w:t xml:space="preserve"> </w:t>
      </w:r>
      <w:r w:rsidR="0013210A" w:rsidRPr="00220C73">
        <w:rPr>
          <w:rFonts w:ascii="Helvetica" w:hAnsi="Helvetica" w:cs="Helvetica"/>
          <w:sz w:val="24"/>
          <w:szCs w:val="24"/>
        </w:rPr>
        <w:t>log odds</w:t>
      </w:r>
      <w:r w:rsidRPr="00220C73">
        <w:rPr>
          <w:rFonts w:ascii="Helvetica" w:hAnsi="Helvetica" w:cs="Helvetica"/>
          <w:sz w:val="24"/>
          <w:szCs w:val="24"/>
        </w:rPr>
        <w:t xml:space="preserve"> of being in school over being in employment compared to those individuals that received less than </w:t>
      </w:r>
      <w:r w:rsidR="00F04C86" w:rsidRPr="00220C73">
        <w:rPr>
          <w:rFonts w:ascii="Helvetica" w:hAnsi="Helvetica" w:cs="Helvetica"/>
          <w:sz w:val="24"/>
          <w:szCs w:val="24"/>
        </w:rPr>
        <w:t>five</w:t>
      </w:r>
      <w:r w:rsidRPr="00220C73">
        <w:rPr>
          <w:rFonts w:ascii="Helvetica" w:hAnsi="Helvetica" w:cs="Helvetica"/>
          <w:sz w:val="24"/>
          <w:szCs w:val="24"/>
        </w:rPr>
        <w:t xml:space="preserve"> O-levels. Men are more likely by 0.</w:t>
      </w:r>
      <w:r w:rsidR="0013210A" w:rsidRPr="00220C73">
        <w:rPr>
          <w:rFonts w:ascii="Helvetica" w:hAnsi="Helvetica" w:cs="Helvetica"/>
          <w:sz w:val="24"/>
          <w:szCs w:val="24"/>
        </w:rPr>
        <w:t>40</w:t>
      </w:r>
      <w:r w:rsidRPr="00220C73">
        <w:rPr>
          <w:rFonts w:ascii="Helvetica" w:hAnsi="Helvetica" w:cs="Helvetica"/>
          <w:sz w:val="24"/>
          <w:szCs w:val="24"/>
        </w:rPr>
        <w:t xml:space="preserve"> times the </w:t>
      </w:r>
      <w:r w:rsidR="0013210A" w:rsidRPr="00220C73">
        <w:rPr>
          <w:rFonts w:ascii="Helvetica" w:hAnsi="Helvetica" w:cs="Helvetica"/>
          <w:sz w:val="24"/>
          <w:szCs w:val="24"/>
        </w:rPr>
        <w:t xml:space="preserve">log </w:t>
      </w:r>
      <w:r w:rsidRPr="00220C73">
        <w:rPr>
          <w:rFonts w:ascii="Helvetica" w:hAnsi="Helvetica" w:cs="Helvetica"/>
          <w:sz w:val="24"/>
          <w:szCs w:val="24"/>
        </w:rPr>
        <w:t xml:space="preserve">odds of being in school over employment compared to women. </w:t>
      </w:r>
      <w:r w:rsidR="0013210A" w:rsidRPr="00220C73">
        <w:rPr>
          <w:rFonts w:ascii="Helvetica" w:hAnsi="Helvetica" w:cs="Helvetica"/>
          <w:sz w:val="24"/>
          <w:szCs w:val="24"/>
        </w:rPr>
        <w:t>T</w:t>
      </w:r>
      <w:r w:rsidRPr="00220C73">
        <w:rPr>
          <w:rFonts w:ascii="Helvetica" w:hAnsi="Helvetica" w:cs="Helvetica"/>
          <w:sz w:val="24"/>
          <w:szCs w:val="24"/>
        </w:rPr>
        <w:t>hose that don’t own their own home are less likely than those that do to be in school (by -0.</w:t>
      </w:r>
      <w:r w:rsidR="0013210A" w:rsidRPr="00220C73">
        <w:rPr>
          <w:rFonts w:ascii="Helvetica" w:hAnsi="Helvetica" w:cs="Helvetica"/>
          <w:sz w:val="24"/>
          <w:szCs w:val="24"/>
        </w:rPr>
        <w:t>69</w:t>
      </w:r>
      <w:r w:rsidRPr="00220C73">
        <w:rPr>
          <w:rFonts w:ascii="Helvetica" w:hAnsi="Helvetica" w:cs="Helvetica"/>
          <w:sz w:val="24"/>
          <w:szCs w:val="24"/>
        </w:rPr>
        <w:t xml:space="preserve"> </w:t>
      </w:r>
      <w:r w:rsidR="0013210A" w:rsidRPr="00220C73">
        <w:rPr>
          <w:rFonts w:ascii="Helvetica" w:hAnsi="Helvetica" w:cs="Helvetica"/>
          <w:sz w:val="24"/>
          <w:szCs w:val="24"/>
        </w:rPr>
        <w:t>log odds</w:t>
      </w:r>
      <w:r w:rsidRPr="00220C73">
        <w:rPr>
          <w:rFonts w:ascii="Helvetica" w:hAnsi="Helvetica" w:cs="Helvetica"/>
          <w:sz w:val="24"/>
          <w:szCs w:val="24"/>
        </w:rPr>
        <w:t xml:space="preserve">) over employment. Finally with respect to class, there is again a downward trend that shows those whose fathers </w:t>
      </w:r>
      <w:r w:rsidR="0013210A" w:rsidRPr="00220C73">
        <w:rPr>
          <w:rFonts w:ascii="Helvetica" w:hAnsi="Helvetica" w:cs="Helvetica"/>
          <w:sz w:val="24"/>
          <w:szCs w:val="24"/>
        </w:rPr>
        <w:t>are in routine occupations</w:t>
      </w:r>
      <w:r w:rsidRPr="00220C73">
        <w:rPr>
          <w:rFonts w:ascii="Helvetica" w:hAnsi="Helvetica" w:cs="Helvetica"/>
          <w:sz w:val="24"/>
          <w:szCs w:val="24"/>
        </w:rPr>
        <w:t xml:space="preserve"> are less likely than those in </w:t>
      </w:r>
      <w:r w:rsidR="0013210A" w:rsidRPr="00220C73">
        <w:rPr>
          <w:rFonts w:ascii="Helvetica" w:hAnsi="Helvetica" w:cs="Helvetica"/>
          <w:sz w:val="24"/>
          <w:szCs w:val="24"/>
        </w:rPr>
        <w:t>higher managerial occupations</w:t>
      </w:r>
      <w:r w:rsidRPr="00220C73">
        <w:rPr>
          <w:rFonts w:ascii="Helvetica" w:hAnsi="Helvetica" w:cs="Helvetica"/>
          <w:sz w:val="24"/>
          <w:szCs w:val="24"/>
        </w:rPr>
        <w:t xml:space="preserve"> of being in school over full-time employment, </w:t>
      </w:r>
      <w:r w:rsidR="0013210A" w:rsidRPr="00220C73">
        <w:rPr>
          <w:rFonts w:ascii="Helvetica" w:hAnsi="Helvetica" w:cs="Helvetica"/>
          <w:sz w:val="24"/>
          <w:szCs w:val="24"/>
        </w:rPr>
        <w:t xml:space="preserve">by </w:t>
      </w:r>
      <w:r w:rsidR="0013210A" w:rsidRPr="00220C73">
        <w:rPr>
          <w:rFonts w:ascii="Helvetica" w:hAnsi="Helvetica" w:cs="Helvetica"/>
          <w:sz w:val="24"/>
          <w:szCs w:val="24"/>
        </w:rPr>
        <w:t>-1.63</w:t>
      </w:r>
      <w:r w:rsidR="0013210A" w:rsidRPr="00220C73">
        <w:rPr>
          <w:rFonts w:ascii="Helvetica" w:hAnsi="Helvetica" w:cs="Helvetica"/>
          <w:sz w:val="24"/>
          <w:szCs w:val="24"/>
        </w:rPr>
        <w:t xml:space="preserve"> the log odds.</w:t>
      </w:r>
    </w:p>
    <w:p w14:paraId="5BDE2F4E" w14:textId="305E9E8C" w:rsidR="00996C6F" w:rsidRPr="00220C73" w:rsidRDefault="00996C6F" w:rsidP="00996C6F">
      <w:pPr>
        <w:rPr>
          <w:rFonts w:ascii="Helvetica" w:hAnsi="Helvetica" w:cs="Helvetica"/>
          <w:sz w:val="24"/>
          <w:szCs w:val="24"/>
        </w:rPr>
      </w:pPr>
      <w:r w:rsidRPr="00220C73">
        <w:rPr>
          <w:rFonts w:ascii="Helvetica" w:hAnsi="Helvetica" w:cs="Helvetica"/>
          <w:sz w:val="24"/>
          <w:szCs w:val="24"/>
        </w:rPr>
        <w:t xml:space="preserve">The final category of interest is </w:t>
      </w:r>
      <w:r w:rsidR="00F04C86" w:rsidRPr="00220C73">
        <w:rPr>
          <w:rFonts w:ascii="Helvetica" w:hAnsi="Helvetica" w:cs="Helvetica"/>
          <w:sz w:val="24"/>
          <w:szCs w:val="24"/>
        </w:rPr>
        <w:t>t</w:t>
      </w:r>
      <w:r w:rsidRPr="00220C73">
        <w:rPr>
          <w:rFonts w:ascii="Helvetica" w:hAnsi="Helvetica" w:cs="Helvetica"/>
          <w:sz w:val="24"/>
          <w:szCs w:val="24"/>
        </w:rPr>
        <w:t>raining/</w:t>
      </w:r>
      <w:r w:rsidR="00F04C86" w:rsidRPr="00220C73">
        <w:rPr>
          <w:rFonts w:ascii="Helvetica" w:hAnsi="Helvetica" w:cs="Helvetica"/>
          <w:sz w:val="24"/>
          <w:szCs w:val="24"/>
        </w:rPr>
        <w:t>a</w:t>
      </w:r>
      <w:r w:rsidRPr="00220C73">
        <w:rPr>
          <w:rFonts w:ascii="Helvetica" w:hAnsi="Helvetica" w:cs="Helvetica"/>
          <w:sz w:val="24"/>
          <w:szCs w:val="24"/>
        </w:rPr>
        <w:t xml:space="preserve">pprenticeships. </w:t>
      </w:r>
      <w:r w:rsidR="0013210A" w:rsidRPr="00220C73">
        <w:rPr>
          <w:rFonts w:ascii="Helvetica" w:hAnsi="Helvetica" w:cs="Helvetica"/>
          <w:sz w:val="24"/>
          <w:szCs w:val="24"/>
        </w:rPr>
        <w:t xml:space="preserve">Educational Attainment, sex, </w:t>
      </w:r>
      <w:r w:rsidRPr="00220C73">
        <w:rPr>
          <w:rFonts w:ascii="Helvetica" w:hAnsi="Helvetica" w:cs="Helvetica"/>
          <w:sz w:val="24"/>
          <w:szCs w:val="24"/>
        </w:rPr>
        <w:t>housing tenure</w:t>
      </w:r>
      <w:r w:rsidR="0013210A" w:rsidRPr="00220C73">
        <w:rPr>
          <w:rFonts w:ascii="Helvetica" w:hAnsi="Helvetica" w:cs="Helvetica"/>
          <w:sz w:val="24"/>
          <w:szCs w:val="24"/>
        </w:rPr>
        <w:t>, and routine occupations</w:t>
      </w:r>
      <w:r w:rsidRPr="00220C73">
        <w:rPr>
          <w:rFonts w:ascii="Helvetica" w:hAnsi="Helvetica" w:cs="Helvetica"/>
          <w:sz w:val="24"/>
          <w:szCs w:val="24"/>
        </w:rPr>
        <w:t xml:space="preserve"> are statistically significant at the p&lt;0.001 leve</w:t>
      </w:r>
      <w:r w:rsidR="0013210A" w:rsidRPr="00220C73">
        <w:rPr>
          <w:rFonts w:ascii="Helvetica" w:hAnsi="Helvetica" w:cs="Helvetica"/>
          <w:sz w:val="24"/>
          <w:szCs w:val="24"/>
        </w:rPr>
        <w:t>l, semi-routine occupations are statistically significant at p&lt;0.01, and lower managerial occupations are statistically significant at p&lt;0.05</w:t>
      </w:r>
      <w:r w:rsidRPr="00220C73">
        <w:rPr>
          <w:rFonts w:ascii="Helvetica" w:hAnsi="Helvetica" w:cs="Helvetica"/>
          <w:sz w:val="24"/>
          <w:szCs w:val="24"/>
        </w:rPr>
        <w:t xml:space="preserve">. Individuals that attained </w:t>
      </w:r>
      <w:r w:rsidR="00F04C86" w:rsidRPr="00220C73">
        <w:rPr>
          <w:rFonts w:ascii="Helvetica" w:hAnsi="Helvetica" w:cs="Helvetica"/>
          <w:sz w:val="24"/>
          <w:szCs w:val="24"/>
        </w:rPr>
        <w:t>five or more</w:t>
      </w:r>
      <w:r w:rsidRPr="00220C73">
        <w:rPr>
          <w:rFonts w:ascii="Helvetica" w:hAnsi="Helvetica" w:cs="Helvetica"/>
          <w:sz w:val="24"/>
          <w:szCs w:val="24"/>
        </w:rPr>
        <w:t xml:space="preserve"> O-levels are 0.</w:t>
      </w:r>
      <w:r w:rsidR="0013210A" w:rsidRPr="00220C73">
        <w:rPr>
          <w:rFonts w:ascii="Helvetica" w:hAnsi="Helvetica" w:cs="Helvetica"/>
          <w:sz w:val="24"/>
          <w:szCs w:val="24"/>
        </w:rPr>
        <w:t>34</w:t>
      </w:r>
      <w:r w:rsidRPr="00220C73">
        <w:rPr>
          <w:rFonts w:ascii="Helvetica" w:hAnsi="Helvetica" w:cs="Helvetica"/>
          <w:sz w:val="24"/>
          <w:szCs w:val="24"/>
        </w:rPr>
        <w:t xml:space="preserve"> </w:t>
      </w:r>
      <w:r w:rsidR="0013210A" w:rsidRPr="00220C73">
        <w:rPr>
          <w:rFonts w:ascii="Helvetica" w:hAnsi="Helvetica" w:cs="Helvetica"/>
          <w:sz w:val="24"/>
          <w:szCs w:val="24"/>
        </w:rPr>
        <w:t xml:space="preserve">the log </w:t>
      </w:r>
      <w:r w:rsidRPr="00220C73">
        <w:rPr>
          <w:rFonts w:ascii="Helvetica" w:hAnsi="Helvetica" w:cs="Helvetica"/>
          <w:sz w:val="24"/>
          <w:szCs w:val="24"/>
        </w:rPr>
        <w:t>odds of being in training</w:t>
      </w:r>
      <w:r w:rsidR="0013210A" w:rsidRPr="00220C73">
        <w:rPr>
          <w:rFonts w:ascii="Helvetica" w:hAnsi="Helvetica" w:cs="Helvetica"/>
          <w:sz w:val="24"/>
          <w:szCs w:val="24"/>
        </w:rPr>
        <w:t xml:space="preserve"> &amp; </w:t>
      </w:r>
      <w:r w:rsidRPr="00220C73">
        <w:rPr>
          <w:rFonts w:ascii="Helvetica" w:hAnsi="Helvetica" w:cs="Helvetica"/>
          <w:sz w:val="24"/>
          <w:szCs w:val="24"/>
        </w:rPr>
        <w:t>apprenticeships over being in full-time employment. Men are 1.</w:t>
      </w:r>
      <w:r w:rsidR="0013210A" w:rsidRPr="00220C73">
        <w:rPr>
          <w:rFonts w:ascii="Helvetica" w:hAnsi="Helvetica" w:cs="Helvetica"/>
          <w:sz w:val="24"/>
          <w:szCs w:val="24"/>
        </w:rPr>
        <w:t xml:space="preserve">92 the log odds </w:t>
      </w:r>
      <w:r w:rsidRPr="00220C73">
        <w:rPr>
          <w:rFonts w:ascii="Helvetica" w:hAnsi="Helvetica" w:cs="Helvetica"/>
          <w:sz w:val="24"/>
          <w:szCs w:val="24"/>
        </w:rPr>
        <w:t>being in training/apprenticeships over full-time employment compared to women. Those that don’t own their own home are -0.</w:t>
      </w:r>
      <w:r w:rsidR="0013210A" w:rsidRPr="00220C73">
        <w:rPr>
          <w:rFonts w:ascii="Helvetica" w:hAnsi="Helvetica" w:cs="Helvetica"/>
          <w:sz w:val="24"/>
          <w:szCs w:val="24"/>
        </w:rPr>
        <w:t>31</w:t>
      </w:r>
      <w:r w:rsidRPr="00220C73">
        <w:rPr>
          <w:rFonts w:ascii="Helvetica" w:hAnsi="Helvetica" w:cs="Helvetica"/>
          <w:sz w:val="24"/>
          <w:szCs w:val="24"/>
        </w:rPr>
        <w:t xml:space="preserve"> </w:t>
      </w:r>
      <w:r w:rsidR="0013210A" w:rsidRPr="00220C73">
        <w:rPr>
          <w:rFonts w:ascii="Helvetica" w:hAnsi="Helvetica" w:cs="Helvetica"/>
          <w:sz w:val="24"/>
          <w:szCs w:val="24"/>
        </w:rPr>
        <w:t>the log odds</w:t>
      </w:r>
      <w:r w:rsidRPr="00220C73">
        <w:rPr>
          <w:rFonts w:ascii="Helvetica" w:hAnsi="Helvetica" w:cs="Helvetica"/>
          <w:sz w:val="24"/>
          <w:szCs w:val="24"/>
        </w:rPr>
        <w:t xml:space="preserve"> to be in training over full-time employment in comparison to their home owning peers. Finally, when it comes to class,</w:t>
      </w:r>
      <w:r w:rsidR="0013210A" w:rsidRPr="00220C73">
        <w:rPr>
          <w:rFonts w:ascii="Helvetica" w:hAnsi="Helvetica" w:cs="Helvetica"/>
          <w:sz w:val="24"/>
          <w:szCs w:val="24"/>
        </w:rPr>
        <w:t xml:space="preserve"> </w:t>
      </w:r>
      <w:r w:rsidRPr="00220C73">
        <w:rPr>
          <w:rFonts w:ascii="Helvetica" w:hAnsi="Helvetica" w:cs="Helvetica"/>
          <w:sz w:val="24"/>
          <w:szCs w:val="24"/>
        </w:rPr>
        <w:t xml:space="preserve">those whose fathers are in the </w:t>
      </w:r>
      <w:r w:rsidR="0013210A" w:rsidRPr="00220C73">
        <w:rPr>
          <w:rFonts w:ascii="Helvetica" w:hAnsi="Helvetica" w:cs="Helvetica"/>
          <w:sz w:val="24"/>
          <w:szCs w:val="24"/>
        </w:rPr>
        <w:t>routine occupations</w:t>
      </w:r>
      <w:r w:rsidRPr="00220C73">
        <w:rPr>
          <w:rFonts w:ascii="Helvetica" w:hAnsi="Helvetica" w:cs="Helvetica"/>
          <w:sz w:val="24"/>
          <w:szCs w:val="24"/>
        </w:rPr>
        <w:t xml:space="preserve"> are </w:t>
      </w:r>
      <w:r w:rsidR="0013210A" w:rsidRPr="00220C73">
        <w:rPr>
          <w:rFonts w:ascii="Helvetica" w:hAnsi="Helvetica" w:cs="Helvetica"/>
          <w:sz w:val="24"/>
          <w:szCs w:val="24"/>
        </w:rPr>
        <w:t>-1.46</w:t>
      </w:r>
      <w:r w:rsidRPr="00220C73">
        <w:rPr>
          <w:rFonts w:ascii="Helvetica" w:hAnsi="Helvetica" w:cs="Helvetica"/>
          <w:sz w:val="24"/>
          <w:szCs w:val="24"/>
        </w:rPr>
        <w:t xml:space="preserve"> </w:t>
      </w:r>
      <w:r w:rsidR="0013210A" w:rsidRPr="00220C73">
        <w:rPr>
          <w:rFonts w:ascii="Helvetica" w:hAnsi="Helvetica" w:cs="Helvetica"/>
          <w:sz w:val="24"/>
          <w:szCs w:val="24"/>
        </w:rPr>
        <w:t>the log odds</w:t>
      </w:r>
      <w:r w:rsidRPr="00220C73">
        <w:rPr>
          <w:rFonts w:ascii="Helvetica" w:hAnsi="Helvetica" w:cs="Helvetica"/>
          <w:sz w:val="24"/>
          <w:szCs w:val="24"/>
        </w:rPr>
        <w:t xml:space="preserve"> of being in training/apprenticeships over full-time </w:t>
      </w:r>
      <w:commentRangeStart w:id="122"/>
      <w:r w:rsidRPr="00220C73">
        <w:rPr>
          <w:rFonts w:ascii="Helvetica" w:hAnsi="Helvetica" w:cs="Helvetica"/>
          <w:sz w:val="24"/>
          <w:szCs w:val="24"/>
        </w:rPr>
        <w:t xml:space="preserve">employment. </w:t>
      </w:r>
    </w:p>
    <w:p w14:paraId="38F52066" w14:textId="530ACE2D" w:rsidR="0013210A" w:rsidRPr="00220C73" w:rsidRDefault="0013210A" w:rsidP="00996C6F">
      <w:pPr>
        <w:rPr>
          <w:rFonts w:ascii="Helvetica" w:hAnsi="Helvetica" w:cs="Helvetica"/>
          <w:sz w:val="24"/>
          <w:szCs w:val="24"/>
        </w:rPr>
      </w:pPr>
      <w:r w:rsidRPr="00220C73">
        <w:rPr>
          <w:rFonts w:ascii="Helvetica" w:hAnsi="Helvetica" w:cs="Helvetica"/>
          <w:sz w:val="24"/>
          <w:szCs w:val="24"/>
        </w:rPr>
        <w:t xml:space="preserve">The unemployment &amp; OLF category presents no statistically significant results and thus will not be interpreted. </w:t>
      </w:r>
    </w:p>
    <w:p w14:paraId="02E959DF" w14:textId="77777777" w:rsidR="004A5564" w:rsidRPr="00220C73" w:rsidRDefault="004A5564" w:rsidP="00AD2AE7">
      <w:pPr>
        <w:cnfStyle w:val="101000000000" w:firstRow="1" w:lastRow="0" w:firstColumn="1" w:lastColumn="0" w:oddVBand="0" w:evenVBand="0" w:oddHBand="0" w:evenHBand="0" w:firstRowFirstColumn="0" w:firstRowLastColumn="0" w:lastRowFirstColumn="0" w:lastRowLastColumn="0"/>
        <w:rPr>
          <w:rFonts w:ascii="Helvetica" w:hAnsi="Helvetica" w:cs="Helvetica"/>
          <w:b/>
          <w:bCs/>
          <w:sz w:val="24"/>
          <w:szCs w:val="24"/>
        </w:rPr>
        <w:sectPr w:rsidR="004A5564" w:rsidRPr="00220C73">
          <w:footerReference w:type="default" r:id="rId12"/>
          <w:pgSz w:w="11906" w:h="16838"/>
          <w:pgMar w:top="1440" w:right="1440" w:bottom="1440" w:left="1440" w:header="708" w:footer="708" w:gutter="0"/>
          <w:cols w:space="708"/>
          <w:docGrid w:linePitch="360"/>
        </w:sectPr>
      </w:pPr>
    </w:p>
    <w:tbl>
      <w:tblPr>
        <w:tblStyle w:val="GridTable2"/>
        <w:tblW w:w="5000" w:type="pct"/>
        <w:jc w:val="center"/>
        <w:tblLook w:val="04A0" w:firstRow="1" w:lastRow="0" w:firstColumn="1" w:lastColumn="0" w:noHBand="0" w:noVBand="1"/>
      </w:tblPr>
      <w:tblGrid>
        <w:gridCol w:w="6342"/>
        <w:gridCol w:w="1228"/>
        <w:gridCol w:w="1477"/>
        <w:gridCol w:w="1231"/>
        <w:gridCol w:w="1228"/>
        <w:gridCol w:w="1226"/>
        <w:gridCol w:w="1226"/>
      </w:tblGrid>
      <w:tr w:rsidR="004A5564" w:rsidRPr="00220C73" w14:paraId="3A17B2DD" w14:textId="410237A0" w:rsidTr="004A55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2" w:type="pct"/>
          </w:tcPr>
          <w:commentRangeEnd w:id="122"/>
          <w:p w14:paraId="75C99CB9" w14:textId="7B5A61F7" w:rsidR="004A5564" w:rsidRPr="00220C73" w:rsidRDefault="004A5564" w:rsidP="00AD2AE7">
            <w:pPr>
              <w:rPr>
                <w:rFonts w:ascii="Helvetica" w:hAnsi="Helvetica" w:cs="Helvetica"/>
                <w:sz w:val="24"/>
                <w:szCs w:val="24"/>
              </w:rPr>
            </w:pPr>
            <w:r w:rsidRPr="00220C73">
              <w:rPr>
                <w:rFonts w:ascii="Helvetica" w:hAnsi="Helvetica" w:cs="Helvetica"/>
                <w:sz w:val="24"/>
                <w:szCs w:val="24"/>
              </w:rPr>
              <w:lastRenderedPageBreak/>
              <w:t xml:space="preserve">Table </w:t>
            </w:r>
            <w:r w:rsidR="002020E2">
              <w:rPr>
                <w:rFonts w:ascii="Helvetica" w:hAnsi="Helvetica" w:cs="Helvetica"/>
                <w:sz w:val="24"/>
                <w:szCs w:val="24"/>
              </w:rPr>
              <w:t>1.11</w:t>
            </w:r>
            <w:r w:rsidRPr="00220C73">
              <w:rPr>
                <w:rFonts w:ascii="Helvetica" w:hAnsi="Helvetica" w:cs="Helvetica"/>
                <w:sz w:val="24"/>
                <w:szCs w:val="24"/>
              </w:rPr>
              <w:t xml:space="preserve"> Mlogit of Economic Activity</w:t>
            </w:r>
          </w:p>
        </w:tc>
        <w:tc>
          <w:tcPr>
            <w:tcW w:w="1410" w:type="pct"/>
            <w:gridSpan w:val="3"/>
          </w:tcPr>
          <w:p w14:paraId="528E59CB" w14:textId="0907DD09" w:rsidR="004A5564" w:rsidRPr="00220C73" w:rsidRDefault="00D045BC" w:rsidP="00D045BC">
            <w:pPr>
              <w:jc w:val="cente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NS-SEC</w:t>
            </w:r>
          </w:p>
        </w:tc>
        <w:tc>
          <w:tcPr>
            <w:tcW w:w="1318" w:type="pct"/>
            <w:gridSpan w:val="3"/>
          </w:tcPr>
          <w:p w14:paraId="0D1CC560" w14:textId="39D63236" w:rsidR="004A5564" w:rsidRPr="00220C73" w:rsidRDefault="004A5564" w:rsidP="00D045BC">
            <w:pPr>
              <w:jc w:val="cente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Average Marginal Effects</w:t>
            </w:r>
          </w:p>
        </w:tc>
      </w:tr>
      <w:tr w:rsidR="004A5564" w:rsidRPr="00220C73" w14:paraId="441CE78F" w14:textId="23CCBBF5" w:rsidTr="004A55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2" w:type="pct"/>
          </w:tcPr>
          <w:p w14:paraId="3A359443" w14:textId="77777777" w:rsidR="004A5564" w:rsidRPr="00220C73" w:rsidRDefault="004A5564" w:rsidP="004A5564">
            <w:pPr>
              <w:rPr>
                <w:rFonts w:ascii="Helvetica" w:hAnsi="Helvetica" w:cs="Helvetica"/>
                <w:sz w:val="24"/>
                <w:szCs w:val="24"/>
              </w:rPr>
            </w:pPr>
            <w:r w:rsidRPr="00220C73">
              <w:rPr>
                <w:rStyle w:val="CommentReference"/>
                <w:rFonts w:ascii="Helvetica" w:hAnsi="Helvetica" w:cs="Helvetica"/>
                <w:b w:val="0"/>
                <w:bCs w:val="0"/>
                <w:sz w:val="24"/>
                <w:szCs w:val="24"/>
              </w:rPr>
              <w:commentReference w:id="122"/>
            </w:r>
            <w:r w:rsidRPr="00220C73">
              <w:rPr>
                <w:rFonts w:ascii="Helvetica" w:hAnsi="Helvetica" w:cs="Helvetica"/>
                <w:sz w:val="24"/>
                <w:szCs w:val="24"/>
              </w:rPr>
              <w:t>Economic Activity</w:t>
            </w:r>
          </w:p>
        </w:tc>
        <w:tc>
          <w:tcPr>
            <w:tcW w:w="440" w:type="pct"/>
          </w:tcPr>
          <w:p w14:paraId="3485AF39" w14:textId="77777777" w:rsidR="004A5564" w:rsidRPr="00220C73" w:rsidRDefault="004A5564" w:rsidP="004A5564">
            <w:pPr>
              <w:cnfStyle w:val="000000100000" w:firstRow="0" w:lastRow="0" w:firstColumn="0" w:lastColumn="0" w:oddVBand="0" w:evenVBand="0" w:oddHBand="1" w:evenHBand="0" w:firstRowFirstColumn="0" w:firstRowLastColumn="0" w:lastRowFirstColumn="0" w:lastRowLastColumn="0"/>
              <w:rPr>
                <w:rFonts w:ascii="Helvetica" w:hAnsi="Helvetica" w:cs="Helvetica"/>
                <w:b/>
                <w:bCs/>
                <w:sz w:val="24"/>
                <w:szCs w:val="24"/>
              </w:rPr>
            </w:pPr>
            <w:r w:rsidRPr="00220C73">
              <w:rPr>
                <w:rFonts w:ascii="Helvetica" w:hAnsi="Helvetica" w:cs="Helvetica"/>
                <w:b/>
                <w:bCs/>
                <w:sz w:val="24"/>
                <w:szCs w:val="24"/>
              </w:rPr>
              <w:t>Coef.</w:t>
            </w:r>
          </w:p>
        </w:tc>
        <w:tc>
          <w:tcPr>
            <w:tcW w:w="529" w:type="pct"/>
          </w:tcPr>
          <w:p w14:paraId="079FF23B" w14:textId="77777777" w:rsidR="004A5564" w:rsidRPr="00220C73" w:rsidRDefault="004A5564" w:rsidP="004A5564">
            <w:pPr>
              <w:cnfStyle w:val="000000100000" w:firstRow="0" w:lastRow="0" w:firstColumn="0" w:lastColumn="0" w:oddVBand="0" w:evenVBand="0" w:oddHBand="1" w:evenHBand="0" w:firstRowFirstColumn="0" w:firstRowLastColumn="0" w:lastRowFirstColumn="0" w:lastRowLastColumn="0"/>
              <w:rPr>
                <w:rFonts w:ascii="Helvetica" w:hAnsi="Helvetica" w:cs="Helvetica"/>
                <w:b/>
                <w:bCs/>
                <w:sz w:val="24"/>
                <w:szCs w:val="24"/>
              </w:rPr>
            </w:pPr>
            <w:r w:rsidRPr="00220C73">
              <w:rPr>
                <w:rFonts w:ascii="Helvetica" w:hAnsi="Helvetica" w:cs="Helvetica"/>
                <w:b/>
                <w:bCs/>
                <w:sz w:val="24"/>
                <w:szCs w:val="24"/>
              </w:rPr>
              <w:t>S.E</w:t>
            </w:r>
          </w:p>
        </w:tc>
        <w:tc>
          <w:tcPr>
            <w:tcW w:w="441" w:type="pct"/>
          </w:tcPr>
          <w:p w14:paraId="1E1C70B7" w14:textId="77777777" w:rsidR="004A5564" w:rsidRPr="00220C73" w:rsidRDefault="004A5564" w:rsidP="004A5564">
            <w:pPr>
              <w:cnfStyle w:val="000000100000" w:firstRow="0" w:lastRow="0" w:firstColumn="0" w:lastColumn="0" w:oddVBand="0" w:evenVBand="0" w:oddHBand="1" w:evenHBand="0" w:firstRowFirstColumn="0" w:firstRowLastColumn="0" w:lastRowFirstColumn="0" w:lastRowLastColumn="0"/>
              <w:rPr>
                <w:rFonts w:ascii="Helvetica" w:hAnsi="Helvetica" w:cs="Helvetica"/>
                <w:b/>
                <w:bCs/>
                <w:sz w:val="24"/>
                <w:szCs w:val="24"/>
              </w:rPr>
            </w:pPr>
            <w:r w:rsidRPr="00220C73">
              <w:rPr>
                <w:rFonts w:ascii="Helvetica" w:hAnsi="Helvetica" w:cs="Helvetica"/>
                <w:b/>
                <w:bCs/>
                <w:sz w:val="24"/>
                <w:szCs w:val="24"/>
              </w:rPr>
              <w:t>Sig.</w:t>
            </w:r>
          </w:p>
        </w:tc>
        <w:tc>
          <w:tcPr>
            <w:tcW w:w="440" w:type="pct"/>
          </w:tcPr>
          <w:p w14:paraId="68E7BC1D" w14:textId="3178804D" w:rsidR="004A5564" w:rsidRPr="00220C73" w:rsidRDefault="004A5564" w:rsidP="004A5564">
            <w:pPr>
              <w:cnfStyle w:val="000000100000" w:firstRow="0" w:lastRow="0" w:firstColumn="0" w:lastColumn="0" w:oddVBand="0" w:evenVBand="0" w:oddHBand="1" w:evenHBand="0" w:firstRowFirstColumn="0" w:firstRowLastColumn="0" w:lastRowFirstColumn="0" w:lastRowLastColumn="0"/>
              <w:rPr>
                <w:rFonts w:ascii="Helvetica" w:hAnsi="Helvetica" w:cs="Helvetica"/>
                <w:b/>
                <w:sz w:val="24"/>
                <w:szCs w:val="24"/>
              </w:rPr>
            </w:pPr>
            <m:oMath>
              <m:r>
                <m:rPr>
                  <m:sty m:val="b"/>
                </m:rPr>
                <w:rPr>
                  <w:rFonts w:ascii="Cambria Math" w:hAnsi="Cambria Math" w:cs="Helvetica"/>
                  <w:sz w:val="24"/>
                  <w:szCs w:val="24"/>
                </w:rPr>
                <m:t>Δ</m:t>
              </m:r>
            </m:oMath>
            <w:r w:rsidRPr="00220C73">
              <w:rPr>
                <w:rFonts w:ascii="Helvetica" w:eastAsiaTheme="minorEastAsia" w:hAnsi="Helvetica" w:cs="Helvetica"/>
                <w:b/>
                <w:sz w:val="24"/>
                <w:szCs w:val="24"/>
              </w:rPr>
              <w:t xml:space="preserve"> Prob.</w:t>
            </w:r>
          </w:p>
        </w:tc>
        <w:tc>
          <w:tcPr>
            <w:tcW w:w="439" w:type="pct"/>
          </w:tcPr>
          <w:p w14:paraId="19A12697" w14:textId="1E2960C3" w:rsidR="004A5564" w:rsidRPr="00220C73" w:rsidRDefault="004A5564" w:rsidP="004A5564">
            <w:pPr>
              <w:cnfStyle w:val="000000100000" w:firstRow="0" w:lastRow="0" w:firstColumn="0" w:lastColumn="0" w:oddVBand="0" w:evenVBand="0" w:oddHBand="1" w:evenHBand="0" w:firstRowFirstColumn="0" w:firstRowLastColumn="0" w:lastRowFirstColumn="0" w:lastRowLastColumn="0"/>
              <w:rPr>
                <w:rFonts w:ascii="Helvetica" w:hAnsi="Helvetica" w:cs="Helvetica"/>
                <w:b/>
                <w:sz w:val="24"/>
                <w:szCs w:val="24"/>
              </w:rPr>
            </w:pPr>
            <w:r w:rsidRPr="00220C73">
              <w:rPr>
                <w:rFonts w:ascii="Helvetica" w:hAnsi="Helvetica" w:cs="Helvetica"/>
                <w:b/>
                <w:sz w:val="24"/>
                <w:szCs w:val="24"/>
              </w:rPr>
              <w:t>S.E</w:t>
            </w:r>
          </w:p>
        </w:tc>
        <w:tc>
          <w:tcPr>
            <w:tcW w:w="439" w:type="pct"/>
          </w:tcPr>
          <w:p w14:paraId="005375CF" w14:textId="3471D8C1" w:rsidR="004A5564" w:rsidRPr="00220C73" w:rsidRDefault="004A5564" w:rsidP="004A5564">
            <w:pPr>
              <w:cnfStyle w:val="000000100000" w:firstRow="0" w:lastRow="0" w:firstColumn="0" w:lastColumn="0" w:oddVBand="0" w:evenVBand="0" w:oddHBand="1" w:evenHBand="0" w:firstRowFirstColumn="0" w:firstRowLastColumn="0" w:lastRowFirstColumn="0" w:lastRowLastColumn="0"/>
              <w:rPr>
                <w:rFonts w:ascii="Helvetica" w:hAnsi="Helvetica" w:cs="Helvetica"/>
                <w:b/>
                <w:sz w:val="24"/>
                <w:szCs w:val="24"/>
              </w:rPr>
            </w:pPr>
            <w:r w:rsidRPr="00220C73">
              <w:rPr>
                <w:rFonts w:ascii="Helvetica" w:hAnsi="Helvetica" w:cs="Helvetica"/>
                <w:b/>
                <w:sz w:val="24"/>
                <w:szCs w:val="24"/>
              </w:rPr>
              <w:t>Sig.</w:t>
            </w:r>
          </w:p>
        </w:tc>
      </w:tr>
      <w:tr w:rsidR="004A5564" w:rsidRPr="00220C73" w14:paraId="381ABA5A" w14:textId="1CDB2479" w:rsidTr="004A5564">
        <w:trPr>
          <w:jc w:val="center"/>
        </w:trPr>
        <w:tc>
          <w:tcPr>
            <w:cnfStyle w:val="001000000000" w:firstRow="0" w:lastRow="0" w:firstColumn="1" w:lastColumn="0" w:oddVBand="0" w:evenVBand="0" w:oddHBand="0" w:evenHBand="0" w:firstRowFirstColumn="0" w:firstRowLastColumn="0" w:lastRowFirstColumn="0" w:lastRowLastColumn="0"/>
            <w:tcW w:w="2272" w:type="pct"/>
          </w:tcPr>
          <w:p w14:paraId="23EC32F1" w14:textId="17EE4102" w:rsidR="004A5564" w:rsidRPr="00220C73" w:rsidRDefault="00A13536" w:rsidP="004A5564">
            <w:pPr>
              <w:rPr>
                <w:rFonts w:ascii="Helvetica" w:hAnsi="Helvetica" w:cs="Helvetica"/>
                <w:sz w:val="24"/>
                <w:szCs w:val="24"/>
              </w:rPr>
            </w:pPr>
            <w:r w:rsidRPr="00220C73">
              <w:rPr>
                <w:rFonts w:ascii="Helvetica" w:hAnsi="Helvetica" w:cs="Helvetica"/>
                <w:sz w:val="24"/>
                <w:szCs w:val="24"/>
              </w:rPr>
              <w:t>Employment</w:t>
            </w:r>
          </w:p>
        </w:tc>
        <w:tc>
          <w:tcPr>
            <w:tcW w:w="440" w:type="pct"/>
          </w:tcPr>
          <w:p w14:paraId="376B00CC" w14:textId="50350045" w:rsidR="004A5564"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529" w:type="pct"/>
          </w:tcPr>
          <w:p w14:paraId="1F0A6342" w14:textId="760A2626" w:rsidR="004A5564"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41" w:type="pct"/>
          </w:tcPr>
          <w:p w14:paraId="6C8EA9F3" w14:textId="786141FD" w:rsidR="004A5564" w:rsidRPr="00220C73" w:rsidRDefault="004A5564"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40" w:type="pct"/>
          </w:tcPr>
          <w:p w14:paraId="3AC07E48" w14:textId="394670FA" w:rsidR="004A5564"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39" w:type="pct"/>
          </w:tcPr>
          <w:p w14:paraId="27B6EBA8" w14:textId="217D9648" w:rsidR="004A5564"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39" w:type="pct"/>
          </w:tcPr>
          <w:p w14:paraId="1E12F81F" w14:textId="73C2E4B4" w:rsidR="004A5564" w:rsidRPr="00220C73" w:rsidRDefault="004A5564"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4A5564" w:rsidRPr="00220C73" w14:paraId="052181C8" w14:textId="58C58E09" w:rsidTr="004A55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2" w:type="pct"/>
          </w:tcPr>
          <w:p w14:paraId="746BD7E6" w14:textId="77777777" w:rsidR="004A5564" w:rsidRPr="00220C73" w:rsidRDefault="004A5564" w:rsidP="004A5564">
            <w:pPr>
              <w:rPr>
                <w:rFonts w:ascii="Helvetica" w:hAnsi="Helvetica" w:cs="Helvetica"/>
                <w:sz w:val="24"/>
                <w:szCs w:val="24"/>
              </w:rPr>
            </w:pPr>
          </w:p>
        </w:tc>
        <w:tc>
          <w:tcPr>
            <w:tcW w:w="440" w:type="pct"/>
          </w:tcPr>
          <w:p w14:paraId="68467E26" w14:textId="77777777" w:rsidR="004A5564" w:rsidRPr="00220C73" w:rsidRDefault="004A5564"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529" w:type="pct"/>
          </w:tcPr>
          <w:p w14:paraId="736271B6" w14:textId="77777777" w:rsidR="004A5564" w:rsidRPr="00220C73" w:rsidRDefault="004A5564"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41" w:type="pct"/>
          </w:tcPr>
          <w:p w14:paraId="22B14144" w14:textId="77777777" w:rsidR="004A5564" w:rsidRPr="00220C73" w:rsidRDefault="004A5564"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40" w:type="pct"/>
          </w:tcPr>
          <w:p w14:paraId="34BCB1F7" w14:textId="77777777" w:rsidR="004A5564" w:rsidRPr="00220C73" w:rsidRDefault="004A5564"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39" w:type="pct"/>
          </w:tcPr>
          <w:p w14:paraId="2981CA65" w14:textId="77777777" w:rsidR="004A5564" w:rsidRPr="00220C73" w:rsidRDefault="004A5564"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39" w:type="pct"/>
          </w:tcPr>
          <w:p w14:paraId="2DE6C1C4" w14:textId="77777777" w:rsidR="004A5564" w:rsidRPr="00220C73" w:rsidRDefault="004A5564"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4A5564" w:rsidRPr="00220C73" w14:paraId="64FAD5BB" w14:textId="08A45585" w:rsidTr="004A5564">
        <w:trPr>
          <w:jc w:val="center"/>
        </w:trPr>
        <w:tc>
          <w:tcPr>
            <w:cnfStyle w:val="001000000000" w:firstRow="0" w:lastRow="0" w:firstColumn="1" w:lastColumn="0" w:oddVBand="0" w:evenVBand="0" w:oddHBand="0" w:evenHBand="0" w:firstRowFirstColumn="0" w:firstRowLastColumn="0" w:lastRowFirstColumn="0" w:lastRowLastColumn="0"/>
            <w:tcW w:w="2272" w:type="pct"/>
          </w:tcPr>
          <w:p w14:paraId="717C9258" w14:textId="2519F5C1" w:rsidR="004A5564" w:rsidRPr="00220C73" w:rsidRDefault="00A13536" w:rsidP="004A5564">
            <w:pPr>
              <w:rPr>
                <w:rFonts w:ascii="Helvetica" w:hAnsi="Helvetica" w:cs="Helvetica"/>
                <w:sz w:val="24"/>
                <w:szCs w:val="24"/>
              </w:rPr>
            </w:pPr>
            <w:r w:rsidRPr="00220C73">
              <w:rPr>
                <w:rFonts w:ascii="Helvetica" w:hAnsi="Helvetica" w:cs="Helvetica"/>
                <w:sz w:val="24"/>
                <w:szCs w:val="24"/>
              </w:rPr>
              <w:t>Post-Schooling Education</w:t>
            </w:r>
          </w:p>
        </w:tc>
        <w:tc>
          <w:tcPr>
            <w:tcW w:w="440" w:type="pct"/>
          </w:tcPr>
          <w:p w14:paraId="53073F1E" w14:textId="1EC7C499" w:rsidR="004A5564" w:rsidRPr="00220C73" w:rsidRDefault="004A5564"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529" w:type="pct"/>
          </w:tcPr>
          <w:p w14:paraId="580D3332" w14:textId="2E744A00" w:rsidR="004A5564" w:rsidRPr="00220C73" w:rsidRDefault="004A5564"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41" w:type="pct"/>
          </w:tcPr>
          <w:p w14:paraId="0D71E214" w14:textId="77777777" w:rsidR="004A5564" w:rsidRPr="00220C73" w:rsidRDefault="004A5564"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40" w:type="pct"/>
          </w:tcPr>
          <w:p w14:paraId="280D3E48" w14:textId="77777777" w:rsidR="004A5564" w:rsidRPr="00220C73" w:rsidRDefault="004A5564"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39" w:type="pct"/>
          </w:tcPr>
          <w:p w14:paraId="39CBE3F1" w14:textId="77777777" w:rsidR="004A5564" w:rsidRPr="00220C73" w:rsidRDefault="004A5564"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39" w:type="pct"/>
          </w:tcPr>
          <w:p w14:paraId="23719693" w14:textId="77777777" w:rsidR="004A5564" w:rsidRPr="00220C73" w:rsidRDefault="004A5564"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4A5564" w:rsidRPr="00220C73" w14:paraId="5EFA65C0" w14:textId="57AA5546" w:rsidTr="004A55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2" w:type="pct"/>
          </w:tcPr>
          <w:p w14:paraId="05E6572E" w14:textId="77777777" w:rsidR="004A5564" w:rsidRPr="00220C73" w:rsidRDefault="004A5564" w:rsidP="004A5564">
            <w:pPr>
              <w:rPr>
                <w:rFonts w:ascii="Helvetica" w:hAnsi="Helvetica" w:cs="Helvetica"/>
                <w:sz w:val="24"/>
                <w:szCs w:val="24"/>
              </w:rPr>
            </w:pPr>
            <w:r w:rsidRPr="00220C73">
              <w:rPr>
                <w:rFonts w:ascii="Helvetica" w:hAnsi="Helvetica" w:cs="Helvetica"/>
                <w:sz w:val="24"/>
                <w:szCs w:val="24"/>
              </w:rPr>
              <w:t>Educational Attainment</w:t>
            </w:r>
          </w:p>
        </w:tc>
        <w:tc>
          <w:tcPr>
            <w:tcW w:w="440" w:type="pct"/>
          </w:tcPr>
          <w:p w14:paraId="70AB36EE" w14:textId="6786C047" w:rsidR="004A5564" w:rsidRPr="00220C73" w:rsidRDefault="004A5564"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529" w:type="pct"/>
          </w:tcPr>
          <w:p w14:paraId="736743A4" w14:textId="41C617AB" w:rsidR="004A5564" w:rsidRPr="00220C73" w:rsidRDefault="004A5564"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41" w:type="pct"/>
          </w:tcPr>
          <w:p w14:paraId="5B9ADC18" w14:textId="7976130F" w:rsidR="004A5564" w:rsidRPr="00220C73" w:rsidRDefault="004A5564"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40" w:type="pct"/>
          </w:tcPr>
          <w:p w14:paraId="6FCAF172" w14:textId="77777777" w:rsidR="004A5564" w:rsidRPr="00220C73" w:rsidRDefault="004A5564"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39" w:type="pct"/>
          </w:tcPr>
          <w:p w14:paraId="0552C2F8" w14:textId="77777777" w:rsidR="004A5564" w:rsidRPr="00220C73" w:rsidRDefault="004A5564"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39" w:type="pct"/>
          </w:tcPr>
          <w:p w14:paraId="3C965065" w14:textId="77777777" w:rsidR="004A5564" w:rsidRPr="00220C73" w:rsidRDefault="004A5564"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4A5564" w:rsidRPr="00220C73" w14:paraId="0C56135D" w14:textId="77777777" w:rsidTr="004A5564">
        <w:trPr>
          <w:jc w:val="center"/>
        </w:trPr>
        <w:tc>
          <w:tcPr>
            <w:cnfStyle w:val="001000000000" w:firstRow="0" w:lastRow="0" w:firstColumn="1" w:lastColumn="0" w:oddVBand="0" w:evenVBand="0" w:oddHBand="0" w:evenHBand="0" w:firstRowFirstColumn="0" w:firstRowLastColumn="0" w:lastRowFirstColumn="0" w:lastRowLastColumn="0"/>
            <w:tcW w:w="2272" w:type="pct"/>
          </w:tcPr>
          <w:p w14:paraId="6045B057" w14:textId="4360812C" w:rsidR="004A5564" w:rsidRPr="00220C73" w:rsidRDefault="004A5564" w:rsidP="004A5564">
            <w:pPr>
              <w:rPr>
                <w:rFonts w:ascii="Helvetica" w:hAnsi="Helvetica" w:cs="Helvetica"/>
                <w:i/>
                <w:iCs/>
                <w:sz w:val="24"/>
                <w:szCs w:val="24"/>
              </w:rPr>
            </w:pPr>
            <w:r w:rsidRPr="00220C73">
              <w:rPr>
                <w:rFonts w:ascii="Helvetica" w:hAnsi="Helvetica" w:cs="Helvetica"/>
                <w:i/>
                <w:iCs/>
                <w:sz w:val="24"/>
                <w:szCs w:val="24"/>
              </w:rPr>
              <w:t xml:space="preserve">  Less than five O-levels</w:t>
            </w:r>
          </w:p>
        </w:tc>
        <w:tc>
          <w:tcPr>
            <w:tcW w:w="440" w:type="pct"/>
          </w:tcPr>
          <w:p w14:paraId="6C8ADE3B" w14:textId="2330567B" w:rsidR="004A5564" w:rsidRPr="00220C73" w:rsidRDefault="004A5564"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529" w:type="pct"/>
          </w:tcPr>
          <w:p w14:paraId="267C7B77" w14:textId="4FE69B39" w:rsidR="004A5564" w:rsidRPr="00220C73" w:rsidRDefault="004A5564"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41" w:type="pct"/>
          </w:tcPr>
          <w:p w14:paraId="10994BCA" w14:textId="77777777" w:rsidR="004A5564" w:rsidRPr="00220C73" w:rsidRDefault="004A5564"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40" w:type="pct"/>
          </w:tcPr>
          <w:p w14:paraId="63FD49C4" w14:textId="2E0B6908" w:rsidR="004A5564" w:rsidRPr="00220C73" w:rsidRDefault="004A5564"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39" w:type="pct"/>
          </w:tcPr>
          <w:p w14:paraId="0703C5B0" w14:textId="34B29148" w:rsidR="004A5564" w:rsidRPr="00220C73" w:rsidRDefault="004A5564"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39" w:type="pct"/>
          </w:tcPr>
          <w:p w14:paraId="36C3B07A" w14:textId="468A03C2" w:rsidR="004A5564" w:rsidRPr="00220C73" w:rsidRDefault="004A5564"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795A18" w:rsidRPr="00220C73" w14:paraId="63219A68" w14:textId="6D971718" w:rsidTr="001F01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2" w:type="pct"/>
          </w:tcPr>
          <w:p w14:paraId="471E5935" w14:textId="609C83C2" w:rsidR="00795A18" w:rsidRPr="00220C73" w:rsidRDefault="00795A18" w:rsidP="00795A18">
            <w:pPr>
              <w:rPr>
                <w:rFonts w:ascii="Helvetica" w:hAnsi="Helvetica" w:cs="Helvetica"/>
                <w:i/>
                <w:iCs/>
                <w:sz w:val="24"/>
                <w:szCs w:val="24"/>
              </w:rPr>
            </w:pPr>
            <w:r w:rsidRPr="00220C73">
              <w:rPr>
                <w:rFonts w:ascii="Helvetica" w:hAnsi="Helvetica" w:cs="Helvetica"/>
                <w:i/>
                <w:iCs/>
                <w:sz w:val="24"/>
                <w:szCs w:val="24"/>
              </w:rPr>
              <w:t xml:space="preserve">  Five or More O-levels</w:t>
            </w:r>
          </w:p>
        </w:tc>
        <w:tc>
          <w:tcPr>
            <w:tcW w:w="440" w:type="pct"/>
          </w:tcPr>
          <w:p w14:paraId="725113A7" w14:textId="6F6BAF6B" w:rsidR="00795A18" w:rsidRPr="00220C73" w:rsidRDefault="00795A18"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1.87</w:t>
            </w:r>
          </w:p>
        </w:tc>
        <w:tc>
          <w:tcPr>
            <w:tcW w:w="529" w:type="pct"/>
            <w:vAlign w:val="bottom"/>
          </w:tcPr>
          <w:p w14:paraId="2B6BDFDC" w14:textId="3AA2663C" w:rsidR="00795A18" w:rsidRPr="00220C73" w:rsidRDefault="00795A18"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(0.10)</w:t>
            </w:r>
          </w:p>
        </w:tc>
        <w:tc>
          <w:tcPr>
            <w:tcW w:w="441" w:type="pct"/>
          </w:tcPr>
          <w:p w14:paraId="6477CDDE" w14:textId="03B57ED0" w:rsidR="00795A18" w:rsidRPr="00220C73" w:rsidRDefault="00795A18"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40" w:type="pct"/>
            <w:vAlign w:val="bottom"/>
          </w:tcPr>
          <w:p w14:paraId="52273F2B" w14:textId="035B29A1" w:rsidR="00795A18" w:rsidRPr="00220C73" w:rsidRDefault="00795A18"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0.02</w:t>
            </w:r>
          </w:p>
        </w:tc>
        <w:tc>
          <w:tcPr>
            <w:tcW w:w="439" w:type="pct"/>
            <w:vAlign w:val="bottom"/>
          </w:tcPr>
          <w:p w14:paraId="6900052C" w14:textId="41630ADE" w:rsidR="00795A18" w:rsidRPr="00220C73" w:rsidRDefault="00795A18"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439" w:type="pct"/>
          </w:tcPr>
          <w:p w14:paraId="585DDCD8" w14:textId="13083024" w:rsidR="00795A18" w:rsidRPr="00220C73" w:rsidRDefault="00795A18"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795A18" w:rsidRPr="00220C73" w14:paraId="0A3F3115" w14:textId="23EE1E51" w:rsidTr="004A5564">
        <w:trPr>
          <w:jc w:val="center"/>
        </w:trPr>
        <w:tc>
          <w:tcPr>
            <w:cnfStyle w:val="001000000000" w:firstRow="0" w:lastRow="0" w:firstColumn="1" w:lastColumn="0" w:oddVBand="0" w:evenVBand="0" w:oddHBand="0" w:evenHBand="0" w:firstRowFirstColumn="0" w:firstRowLastColumn="0" w:lastRowFirstColumn="0" w:lastRowLastColumn="0"/>
            <w:tcW w:w="2272" w:type="pct"/>
          </w:tcPr>
          <w:p w14:paraId="1B2D830A" w14:textId="77777777" w:rsidR="00795A18" w:rsidRPr="00220C73" w:rsidRDefault="00795A18" w:rsidP="00795A18">
            <w:pPr>
              <w:rPr>
                <w:rFonts w:ascii="Helvetica" w:hAnsi="Helvetica" w:cs="Helvetica"/>
                <w:sz w:val="24"/>
                <w:szCs w:val="24"/>
              </w:rPr>
            </w:pPr>
            <w:r w:rsidRPr="00220C73">
              <w:rPr>
                <w:rFonts w:ascii="Helvetica" w:hAnsi="Helvetica" w:cs="Helvetica"/>
                <w:sz w:val="24"/>
                <w:szCs w:val="24"/>
              </w:rPr>
              <w:t>Sex</w:t>
            </w:r>
          </w:p>
        </w:tc>
        <w:tc>
          <w:tcPr>
            <w:tcW w:w="440" w:type="pct"/>
          </w:tcPr>
          <w:p w14:paraId="3C08E8C1" w14:textId="77777777" w:rsidR="00795A18" w:rsidRPr="00220C73" w:rsidRDefault="00795A18"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529" w:type="pct"/>
          </w:tcPr>
          <w:p w14:paraId="3CD610F3" w14:textId="77777777" w:rsidR="00795A18" w:rsidRPr="00220C73" w:rsidRDefault="00795A18"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41" w:type="pct"/>
          </w:tcPr>
          <w:p w14:paraId="7B551623" w14:textId="77777777" w:rsidR="00795A18" w:rsidRPr="00220C73" w:rsidRDefault="00795A18"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40" w:type="pct"/>
          </w:tcPr>
          <w:p w14:paraId="482926F7" w14:textId="77777777" w:rsidR="00795A18" w:rsidRPr="00220C73" w:rsidRDefault="00795A18"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39" w:type="pct"/>
          </w:tcPr>
          <w:p w14:paraId="08E1AED7" w14:textId="77777777" w:rsidR="00795A18" w:rsidRPr="00220C73" w:rsidRDefault="00795A18"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39" w:type="pct"/>
          </w:tcPr>
          <w:p w14:paraId="010DC6B9" w14:textId="77777777" w:rsidR="00795A18" w:rsidRPr="00220C73" w:rsidRDefault="00795A18"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795A18" w:rsidRPr="00220C73" w14:paraId="3E850EA6" w14:textId="77777777" w:rsidTr="004A55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2" w:type="pct"/>
          </w:tcPr>
          <w:p w14:paraId="2054030D" w14:textId="15E2DC21" w:rsidR="00795A18" w:rsidRPr="00220C73" w:rsidRDefault="00795A18" w:rsidP="00795A18">
            <w:pPr>
              <w:rPr>
                <w:rFonts w:ascii="Helvetica" w:hAnsi="Helvetica" w:cs="Helvetica"/>
                <w:i/>
                <w:iCs/>
                <w:sz w:val="24"/>
                <w:szCs w:val="24"/>
              </w:rPr>
            </w:pPr>
            <w:r w:rsidRPr="00220C73">
              <w:rPr>
                <w:rFonts w:ascii="Helvetica" w:hAnsi="Helvetica" w:cs="Helvetica"/>
                <w:sz w:val="24"/>
                <w:szCs w:val="24"/>
              </w:rPr>
              <w:t xml:space="preserve">  </w:t>
            </w:r>
            <w:r w:rsidRPr="00220C73">
              <w:rPr>
                <w:rFonts w:ascii="Helvetica" w:hAnsi="Helvetica" w:cs="Helvetica"/>
                <w:i/>
                <w:iCs/>
                <w:sz w:val="24"/>
                <w:szCs w:val="24"/>
              </w:rPr>
              <w:t>Female</w:t>
            </w:r>
          </w:p>
        </w:tc>
        <w:tc>
          <w:tcPr>
            <w:tcW w:w="440" w:type="pct"/>
          </w:tcPr>
          <w:p w14:paraId="5205CAFC" w14:textId="4DA35D40" w:rsidR="00795A18" w:rsidRPr="00220C73" w:rsidRDefault="00795A18"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529" w:type="pct"/>
          </w:tcPr>
          <w:p w14:paraId="43490767" w14:textId="702820DE" w:rsidR="00795A18" w:rsidRPr="00220C73" w:rsidRDefault="00795A18"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41" w:type="pct"/>
          </w:tcPr>
          <w:p w14:paraId="63ADDCCC" w14:textId="77777777" w:rsidR="00795A18" w:rsidRPr="00220C73" w:rsidRDefault="00795A18"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40" w:type="pct"/>
          </w:tcPr>
          <w:p w14:paraId="1FFC6AE8" w14:textId="4E81E17A" w:rsidR="00795A18" w:rsidRPr="00220C73" w:rsidRDefault="00795A18"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39" w:type="pct"/>
          </w:tcPr>
          <w:p w14:paraId="319E163B" w14:textId="67B3F6D6" w:rsidR="00795A18" w:rsidRPr="00220C73" w:rsidRDefault="00795A18"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39" w:type="pct"/>
          </w:tcPr>
          <w:p w14:paraId="18C7A802" w14:textId="25F22073" w:rsidR="00795A18" w:rsidRPr="00220C73" w:rsidRDefault="00795A18"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A4583D" w:rsidRPr="00220C73" w14:paraId="34E17AB7" w14:textId="088D4AA7" w:rsidTr="00941C6A">
        <w:trPr>
          <w:jc w:val="center"/>
        </w:trPr>
        <w:tc>
          <w:tcPr>
            <w:cnfStyle w:val="001000000000" w:firstRow="0" w:lastRow="0" w:firstColumn="1" w:lastColumn="0" w:oddVBand="0" w:evenVBand="0" w:oddHBand="0" w:evenHBand="0" w:firstRowFirstColumn="0" w:firstRowLastColumn="0" w:lastRowFirstColumn="0" w:lastRowLastColumn="0"/>
            <w:tcW w:w="2272" w:type="pct"/>
          </w:tcPr>
          <w:p w14:paraId="354AA98D" w14:textId="77777777" w:rsidR="00A4583D" w:rsidRPr="00220C73" w:rsidRDefault="00A4583D" w:rsidP="00A4583D">
            <w:pPr>
              <w:rPr>
                <w:rFonts w:ascii="Helvetica" w:hAnsi="Helvetica" w:cs="Helvetica"/>
                <w:i/>
                <w:iCs/>
                <w:sz w:val="24"/>
                <w:szCs w:val="24"/>
              </w:rPr>
            </w:pPr>
            <w:r w:rsidRPr="00220C73">
              <w:rPr>
                <w:rFonts w:ascii="Helvetica" w:hAnsi="Helvetica" w:cs="Helvetica"/>
                <w:i/>
                <w:iCs/>
                <w:sz w:val="24"/>
                <w:szCs w:val="24"/>
              </w:rPr>
              <w:t xml:space="preserve">  Male</w:t>
            </w:r>
          </w:p>
        </w:tc>
        <w:tc>
          <w:tcPr>
            <w:tcW w:w="440" w:type="pct"/>
            <w:vAlign w:val="bottom"/>
          </w:tcPr>
          <w:p w14:paraId="0C576589" w14:textId="7D066C1A"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-0.44</w:t>
            </w:r>
          </w:p>
        </w:tc>
        <w:tc>
          <w:tcPr>
            <w:tcW w:w="529" w:type="pct"/>
            <w:vAlign w:val="bottom"/>
          </w:tcPr>
          <w:p w14:paraId="0FDEEE0C" w14:textId="7E8D43FF"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(0.09)</w:t>
            </w:r>
          </w:p>
        </w:tc>
        <w:tc>
          <w:tcPr>
            <w:tcW w:w="441" w:type="pct"/>
            <w:vAlign w:val="bottom"/>
          </w:tcPr>
          <w:p w14:paraId="765EFB74" w14:textId="33A3C891"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40" w:type="pct"/>
            <w:vAlign w:val="bottom"/>
          </w:tcPr>
          <w:p w14:paraId="444B8A27" w14:textId="51A62868"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-0.07</w:t>
            </w:r>
          </w:p>
        </w:tc>
        <w:tc>
          <w:tcPr>
            <w:tcW w:w="439" w:type="pct"/>
            <w:vAlign w:val="bottom"/>
          </w:tcPr>
          <w:p w14:paraId="0B8B7EFF" w14:textId="5121D123"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439" w:type="pct"/>
          </w:tcPr>
          <w:p w14:paraId="2F7598ED" w14:textId="17519FEC"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A4583D" w:rsidRPr="00220C73" w14:paraId="30858643" w14:textId="4B2F607A" w:rsidTr="004A55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2" w:type="pct"/>
          </w:tcPr>
          <w:p w14:paraId="504CED7B" w14:textId="77777777" w:rsidR="00A4583D" w:rsidRPr="00220C73" w:rsidRDefault="00A4583D" w:rsidP="00A4583D">
            <w:pPr>
              <w:rPr>
                <w:rFonts w:ascii="Helvetica" w:hAnsi="Helvetica" w:cs="Helvetica"/>
                <w:sz w:val="24"/>
                <w:szCs w:val="24"/>
              </w:rPr>
            </w:pPr>
            <w:r w:rsidRPr="00220C73">
              <w:rPr>
                <w:rFonts w:ascii="Helvetica" w:hAnsi="Helvetica" w:cs="Helvetica"/>
                <w:sz w:val="24"/>
                <w:szCs w:val="24"/>
              </w:rPr>
              <w:t>Housing Tenure</w:t>
            </w:r>
          </w:p>
        </w:tc>
        <w:tc>
          <w:tcPr>
            <w:tcW w:w="440" w:type="pct"/>
          </w:tcPr>
          <w:p w14:paraId="323F62A6"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529" w:type="pct"/>
          </w:tcPr>
          <w:p w14:paraId="44B84169"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41" w:type="pct"/>
          </w:tcPr>
          <w:p w14:paraId="6BB24171"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40" w:type="pct"/>
          </w:tcPr>
          <w:p w14:paraId="5131A690"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39" w:type="pct"/>
          </w:tcPr>
          <w:p w14:paraId="4B7026B9"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39" w:type="pct"/>
          </w:tcPr>
          <w:p w14:paraId="73950740"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A4583D" w:rsidRPr="00220C73" w14:paraId="167E252E" w14:textId="77777777" w:rsidTr="004A5564">
        <w:trPr>
          <w:jc w:val="center"/>
        </w:trPr>
        <w:tc>
          <w:tcPr>
            <w:cnfStyle w:val="001000000000" w:firstRow="0" w:lastRow="0" w:firstColumn="1" w:lastColumn="0" w:oddVBand="0" w:evenVBand="0" w:oddHBand="0" w:evenHBand="0" w:firstRowFirstColumn="0" w:firstRowLastColumn="0" w:lastRowFirstColumn="0" w:lastRowLastColumn="0"/>
            <w:tcW w:w="2272" w:type="pct"/>
          </w:tcPr>
          <w:p w14:paraId="2D31A580" w14:textId="3187E51D" w:rsidR="00A4583D" w:rsidRPr="00220C73" w:rsidRDefault="00A4583D" w:rsidP="00A4583D">
            <w:pPr>
              <w:rPr>
                <w:rFonts w:ascii="Helvetica" w:hAnsi="Helvetica" w:cs="Helvetica"/>
                <w:i/>
                <w:iCs/>
                <w:sz w:val="24"/>
                <w:szCs w:val="24"/>
              </w:rPr>
            </w:pPr>
            <w:r w:rsidRPr="00220C73">
              <w:rPr>
                <w:rFonts w:ascii="Helvetica" w:hAnsi="Helvetica" w:cs="Helvetica"/>
                <w:i/>
                <w:iCs/>
                <w:sz w:val="24"/>
                <w:szCs w:val="24"/>
              </w:rPr>
              <w:t xml:space="preserve">  Own Home</w:t>
            </w:r>
          </w:p>
        </w:tc>
        <w:tc>
          <w:tcPr>
            <w:tcW w:w="440" w:type="pct"/>
          </w:tcPr>
          <w:p w14:paraId="64A6E3AF" w14:textId="469C5100"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529" w:type="pct"/>
          </w:tcPr>
          <w:p w14:paraId="717995A6" w14:textId="642941FF"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41" w:type="pct"/>
          </w:tcPr>
          <w:p w14:paraId="606F02C7"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40" w:type="pct"/>
          </w:tcPr>
          <w:p w14:paraId="1DCA87B4" w14:textId="1DD5B80B"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39" w:type="pct"/>
          </w:tcPr>
          <w:p w14:paraId="7DC4BE15" w14:textId="2B0240C2"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39" w:type="pct"/>
          </w:tcPr>
          <w:p w14:paraId="7FBD2695" w14:textId="54D39D90"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D045BC" w:rsidRPr="00220C73" w14:paraId="17DB57E8" w14:textId="374427C6" w:rsidTr="00FF0F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2" w:type="pct"/>
          </w:tcPr>
          <w:p w14:paraId="0D7C75B6" w14:textId="77777777" w:rsidR="00A4583D" w:rsidRPr="00220C73" w:rsidRDefault="00A4583D" w:rsidP="00A4583D">
            <w:pPr>
              <w:rPr>
                <w:rFonts w:ascii="Helvetica" w:hAnsi="Helvetica" w:cs="Helvetica"/>
                <w:i/>
                <w:iCs/>
                <w:sz w:val="24"/>
                <w:szCs w:val="24"/>
              </w:rPr>
            </w:pPr>
            <w:r w:rsidRPr="00220C73">
              <w:rPr>
                <w:rFonts w:ascii="Helvetica" w:hAnsi="Helvetica" w:cs="Helvetica"/>
                <w:i/>
                <w:iCs/>
                <w:sz w:val="24"/>
                <w:szCs w:val="24"/>
              </w:rPr>
              <w:t xml:space="preserve">  Don't Own Home</w:t>
            </w:r>
          </w:p>
        </w:tc>
        <w:tc>
          <w:tcPr>
            <w:tcW w:w="440" w:type="pct"/>
            <w:vAlign w:val="bottom"/>
          </w:tcPr>
          <w:p w14:paraId="7ABC7186" w14:textId="1EDC6AFF"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-0.79</w:t>
            </w:r>
          </w:p>
        </w:tc>
        <w:tc>
          <w:tcPr>
            <w:tcW w:w="529" w:type="pct"/>
            <w:vAlign w:val="bottom"/>
          </w:tcPr>
          <w:p w14:paraId="2A5C1A8A" w14:textId="0243291F"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(0.09)</w:t>
            </w:r>
          </w:p>
        </w:tc>
        <w:tc>
          <w:tcPr>
            <w:tcW w:w="441" w:type="pct"/>
            <w:vAlign w:val="bottom"/>
          </w:tcPr>
          <w:p w14:paraId="2A72F986" w14:textId="1D2BA806"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40" w:type="pct"/>
            <w:vAlign w:val="bottom"/>
          </w:tcPr>
          <w:p w14:paraId="56212271" w14:textId="60976CFE"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-0.04</w:t>
            </w:r>
          </w:p>
        </w:tc>
        <w:tc>
          <w:tcPr>
            <w:tcW w:w="439" w:type="pct"/>
            <w:vAlign w:val="bottom"/>
          </w:tcPr>
          <w:p w14:paraId="5D7DD4C4" w14:textId="0F78D68A"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439" w:type="pct"/>
          </w:tcPr>
          <w:p w14:paraId="4CB6A4C8" w14:textId="1290C422"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D045BC" w:rsidRPr="00220C73" w14:paraId="240840A3" w14:textId="15DC5BEF" w:rsidTr="004A5564">
        <w:trPr>
          <w:jc w:val="center"/>
        </w:trPr>
        <w:tc>
          <w:tcPr>
            <w:cnfStyle w:val="001000000000" w:firstRow="0" w:lastRow="0" w:firstColumn="1" w:lastColumn="0" w:oddVBand="0" w:evenVBand="0" w:oddHBand="0" w:evenHBand="0" w:firstRowFirstColumn="0" w:firstRowLastColumn="0" w:lastRowFirstColumn="0" w:lastRowLastColumn="0"/>
            <w:tcW w:w="2272" w:type="pct"/>
          </w:tcPr>
          <w:p w14:paraId="54C82B08" w14:textId="6703114F" w:rsidR="00A4583D" w:rsidRPr="00220C73" w:rsidRDefault="00A4583D" w:rsidP="00A4583D">
            <w:pPr>
              <w:rPr>
                <w:rFonts w:ascii="Helvetica" w:hAnsi="Helvetica" w:cs="Helvetica"/>
                <w:sz w:val="24"/>
                <w:szCs w:val="24"/>
              </w:rPr>
            </w:pPr>
            <w:r w:rsidRPr="00220C73">
              <w:rPr>
                <w:rFonts w:ascii="Helvetica" w:hAnsi="Helvetica" w:cs="Helvetica"/>
                <w:sz w:val="24"/>
                <w:szCs w:val="24"/>
              </w:rPr>
              <w:t>NS-SEC</w:t>
            </w:r>
          </w:p>
        </w:tc>
        <w:tc>
          <w:tcPr>
            <w:tcW w:w="440" w:type="pct"/>
          </w:tcPr>
          <w:p w14:paraId="1E27C440" w14:textId="1AC408CB"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529" w:type="pct"/>
          </w:tcPr>
          <w:p w14:paraId="76A085C4" w14:textId="308FE153"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41" w:type="pct"/>
          </w:tcPr>
          <w:p w14:paraId="0738AB17" w14:textId="7A4E7FF5"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40" w:type="pct"/>
          </w:tcPr>
          <w:p w14:paraId="54165EC7"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39" w:type="pct"/>
          </w:tcPr>
          <w:p w14:paraId="3944287C"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39" w:type="pct"/>
          </w:tcPr>
          <w:p w14:paraId="41BF9A0B"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A4583D" w:rsidRPr="00220C73" w14:paraId="3324D6F8" w14:textId="77777777" w:rsidTr="004A55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2" w:type="pct"/>
          </w:tcPr>
          <w:p w14:paraId="71A1E55B" w14:textId="2689689D" w:rsidR="00A4583D" w:rsidRPr="00220C73" w:rsidRDefault="00A4583D" w:rsidP="00A4583D">
            <w:pPr>
              <w:rPr>
                <w:rFonts w:ascii="Helvetica" w:hAnsi="Helvetica" w:cs="Helvetica"/>
                <w:i/>
                <w:iCs/>
                <w:sz w:val="24"/>
                <w:szCs w:val="24"/>
              </w:rPr>
            </w:pPr>
            <w:r w:rsidRPr="00220C73">
              <w:rPr>
                <w:rFonts w:ascii="Helvetica" w:hAnsi="Helvetica" w:cs="Helvetica"/>
                <w:i/>
                <w:iCs/>
                <w:sz w:val="24"/>
                <w:szCs w:val="24"/>
              </w:rPr>
              <w:t xml:space="preserve">  Higher Managerial</w:t>
            </w:r>
          </w:p>
        </w:tc>
        <w:tc>
          <w:tcPr>
            <w:tcW w:w="440" w:type="pct"/>
          </w:tcPr>
          <w:p w14:paraId="6AE8BCE2" w14:textId="229E9A7C"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529" w:type="pct"/>
          </w:tcPr>
          <w:p w14:paraId="7DA3086F" w14:textId="3E5B6F2F"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41" w:type="pct"/>
          </w:tcPr>
          <w:p w14:paraId="72877E89"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40" w:type="pct"/>
          </w:tcPr>
          <w:p w14:paraId="530E437B" w14:textId="54C545ED"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39" w:type="pct"/>
          </w:tcPr>
          <w:p w14:paraId="653FAD4F" w14:textId="2F18657F"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39" w:type="pct"/>
          </w:tcPr>
          <w:p w14:paraId="56E8918E" w14:textId="55508995"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A4583D" w:rsidRPr="00220C73" w14:paraId="413DE154" w14:textId="6E857701" w:rsidTr="00C81773">
        <w:trPr>
          <w:jc w:val="center"/>
        </w:trPr>
        <w:tc>
          <w:tcPr>
            <w:cnfStyle w:val="001000000000" w:firstRow="0" w:lastRow="0" w:firstColumn="1" w:lastColumn="0" w:oddVBand="0" w:evenVBand="0" w:oddHBand="0" w:evenHBand="0" w:firstRowFirstColumn="0" w:firstRowLastColumn="0" w:lastRowFirstColumn="0" w:lastRowLastColumn="0"/>
            <w:tcW w:w="2272" w:type="pct"/>
          </w:tcPr>
          <w:p w14:paraId="6BA4784A" w14:textId="220FDEF4" w:rsidR="00A4583D" w:rsidRPr="00220C73" w:rsidRDefault="00A4583D" w:rsidP="00A4583D">
            <w:pPr>
              <w:rPr>
                <w:rFonts w:ascii="Helvetica" w:hAnsi="Helvetica" w:cs="Helvetica"/>
                <w:i/>
                <w:iCs/>
                <w:sz w:val="24"/>
                <w:szCs w:val="24"/>
              </w:rPr>
            </w:pPr>
            <w:r w:rsidRPr="00220C73">
              <w:rPr>
                <w:rFonts w:ascii="Helvetica" w:hAnsi="Helvetica" w:cs="Helvetica"/>
                <w:i/>
                <w:iCs/>
                <w:sz w:val="24"/>
                <w:szCs w:val="24"/>
              </w:rPr>
              <w:t xml:space="preserve">  Lower Managerial</w:t>
            </w:r>
          </w:p>
        </w:tc>
        <w:tc>
          <w:tcPr>
            <w:tcW w:w="440" w:type="pct"/>
            <w:vAlign w:val="bottom"/>
          </w:tcPr>
          <w:p w14:paraId="1FA7AF3D" w14:textId="55A250CE"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-0.40</w:t>
            </w:r>
          </w:p>
        </w:tc>
        <w:tc>
          <w:tcPr>
            <w:tcW w:w="529" w:type="pct"/>
            <w:vAlign w:val="bottom"/>
          </w:tcPr>
          <w:p w14:paraId="7EFA707A" w14:textId="51637F82"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(0.15)</w:t>
            </w:r>
          </w:p>
        </w:tc>
        <w:tc>
          <w:tcPr>
            <w:tcW w:w="441" w:type="pct"/>
            <w:vAlign w:val="bottom"/>
          </w:tcPr>
          <w:p w14:paraId="68B9F6CC" w14:textId="57B17F8D"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40" w:type="pct"/>
            <w:vAlign w:val="bottom"/>
          </w:tcPr>
          <w:p w14:paraId="7946FD13" w14:textId="27CEADD9"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439" w:type="pct"/>
            <w:vAlign w:val="bottom"/>
          </w:tcPr>
          <w:p w14:paraId="3F669ABC" w14:textId="5D88EA14"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439" w:type="pct"/>
          </w:tcPr>
          <w:p w14:paraId="1133477E"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A4583D" w:rsidRPr="00220C73" w14:paraId="44F3338A" w14:textId="774A766D" w:rsidTr="009E07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2" w:type="pct"/>
          </w:tcPr>
          <w:p w14:paraId="7DFA1899" w14:textId="72BE2050" w:rsidR="00A4583D" w:rsidRPr="00220C73" w:rsidRDefault="00A4583D" w:rsidP="00A4583D">
            <w:pPr>
              <w:rPr>
                <w:rFonts w:ascii="Helvetica" w:hAnsi="Helvetica" w:cs="Helvetica"/>
                <w:i/>
                <w:iCs/>
                <w:sz w:val="24"/>
                <w:szCs w:val="24"/>
              </w:rPr>
            </w:pPr>
            <w:r w:rsidRPr="00220C73">
              <w:rPr>
                <w:rFonts w:ascii="Helvetica" w:hAnsi="Helvetica" w:cs="Helvetica"/>
                <w:i/>
                <w:iCs/>
                <w:sz w:val="24"/>
                <w:szCs w:val="24"/>
              </w:rPr>
              <w:t xml:space="preserve">  Intermediate Occupations</w:t>
            </w:r>
          </w:p>
        </w:tc>
        <w:tc>
          <w:tcPr>
            <w:tcW w:w="440" w:type="pct"/>
            <w:vAlign w:val="bottom"/>
          </w:tcPr>
          <w:p w14:paraId="7E8E918D" w14:textId="5A99FD39"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-0.58</w:t>
            </w:r>
          </w:p>
        </w:tc>
        <w:tc>
          <w:tcPr>
            <w:tcW w:w="529" w:type="pct"/>
            <w:vAlign w:val="bottom"/>
          </w:tcPr>
          <w:p w14:paraId="3E72C4AF" w14:textId="6FDB7E41"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(0.28)</w:t>
            </w:r>
          </w:p>
        </w:tc>
        <w:tc>
          <w:tcPr>
            <w:tcW w:w="441" w:type="pct"/>
            <w:vAlign w:val="bottom"/>
          </w:tcPr>
          <w:p w14:paraId="53F04E28" w14:textId="7693B72C"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40" w:type="pct"/>
            <w:vAlign w:val="bottom"/>
          </w:tcPr>
          <w:p w14:paraId="2BB9F826" w14:textId="7ADE04A8"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-0.00</w:t>
            </w:r>
          </w:p>
        </w:tc>
        <w:tc>
          <w:tcPr>
            <w:tcW w:w="439" w:type="pct"/>
            <w:vAlign w:val="bottom"/>
          </w:tcPr>
          <w:p w14:paraId="7A0D6BB0" w14:textId="4D6593D5"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(0.02)</w:t>
            </w:r>
          </w:p>
        </w:tc>
        <w:tc>
          <w:tcPr>
            <w:tcW w:w="439" w:type="pct"/>
          </w:tcPr>
          <w:p w14:paraId="7EAE22A3"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A4583D" w:rsidRPr="00220C73" w14:paraId="39069ECF" w14:textId="77777777" w:rsidTr="00CB566C">
        <w:trPr>
          <w:jc w:val="center"/>
        </w:trPr>
        <w:tc>
          <w:tcPr>
            <w:cnfStyle w:val="001000000000" w:firstRow="0" w:lastRow="0" w:firstColumn="1" w:lastColumn="0" w:oddVBand="0" w:evenVBand="0" w:oddHBand="0" w:evenHBand="0" w:firstRowFirstColumn="0" w:firstRowLastColumn="0" w:lastRowFirstColumn="0" w:lastRowLastColumn="0"/>
            <w:tcW w:w="2272" w:type="pct"/>
          </w:tcPr>
          <w:p w14:paraId="02A2D0FF" w14:textId="7A297F9A" w:rsidR="00A4583D" w:rsidRPr="00220C73" w:rsidRDefault="00A4583D" w:rsidP="00A4583D">
            <w:pPr>
              <w:rPr>
                <w:rFonts w:ascii="Helvetica" w:hAnsi="Helvetica" w:cs="Helvetica"/>
                <w:i/>
                <w:iCs/>
                <w:sz w:val="24"/>
                <w:szCs w:val="24"/>
              </w:rPr>
            </w:pPr>
            <w:r w:rsidRPr="00220C73">
              <w:rPr>
                <w:rFonts w:ascii="Helvetica" w:hAnsi="Helvetica" w:cs="Helvetica"/>
                <w:i/>
                <w:iCs/>
                <w:sz w:val="24"/>
                <w:szCs w:val="24"/>
              </w:rPr>
              <w:t xml:space="preserve">  Small Employers</w:t>
            </w:r>
          </w:p>
        </w:tc>
        <w:tc>
          <w:tcPr>
            <w:tcW w:w="440" w:type="pct"/>
            <w:vAlign w:val="bottom"/>
          </w:tcPr>
          <w:p w14:paraId="3B388547" w14:textId="50E5720E"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-1.02</w:t>
            </w:r>
          </w:p>
        </w:tc>
        <w:tc>
          <w:tcPr>
            <w:tcW w:w="529" w:type="pct"/>
            <w:vAlign w:val="bottom"/>
          </w:tcPr>
          <w:p w14:paraId="025DC8F2" w14:textId="16583F88"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(0.18)</w:t>
            </w:r>
          </w:p>
        </w:tc>
        <w:tc>
          <w:tcPr>
            <w:tcW w:w="441" w:type="pct"/>
          </w:tcPr>
          <w:p w14:paraId="62F28F5A" w14:textId="2D867F31"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40" w:type="pct"/>
            <w:vAlign w:val="bottom"/>
          </w:tcPr>
          <w:p w14:paraId="0E726CAE" w14:textId="5E3151E3"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-0.04</w:t>
            </w:r>
          </w:p>
        </w:tc>
        <w:tc>
          <w:tcPr>
            <w:tcW w:w="439" w:type="pct"/>
            <w:vAlign w:val="bottom"/>
          </w:tcPr>
          <w:p w14:paraId="56C018CA" w14:textId="43C393AC"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439" w:type="pct"/>
          </w:tcPr>
          <w:p w14:paraId="2283E576" w14:textId="0784B5E5"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A4583D" w:rsidRPr="00220C73" w14:paraId="489D05D6" w14:textId="77777777" w:rsidTr="001B13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2" w:type="pct"/>
          </w:tcPr>
          <w:p w14:paraId="4E0734DA" w14:textId="23831EFD" w:rsidR="00A4583D" w:rsidRPr="00220C73" w:rsidRDefault="00A4583D" w:rsidP="00A4583D">
            <w:pPr>
              <w:rPr>
                <w:rFonts w:ascii="Helvetica" w:hAnsi="Helvetica" w:cs="Helvetica"/>
                <w:i/>
                <w:iCs/>
                <w:sz w:val="24"/>
                <w:szCs w:val="24"/>
              </w:rPr>
            </w:pPr>
            <w:r w:rsidRPr="00220C73">
              <w:rPr>
                <w:rFonts w:ascii="Helvetica" w:hAnsi="Helvetica" w:cs="Helvetica"/>
                <w:i/>
                <w:iCs/>
                <w:sz w:val="24"/>
                <w:szCs w:val="24"/>
              </w:rPr>
              <w:t xml:space="preserve">  Lower Supervisory &amp; Technical Occupations</w:t>
            </w:r>
          </w:p>
        </w:tc>
        <w:tc>
          <w:tcPr>
            <w:tcW w:w="440" w:type="pct"/>
            <w:vAlign w:val="bottom"/>
          </w:tcPr>
          <w:p w14:paraId="05837E3E" w14:textId="52BC6DC8"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-0.74</w:t>
            </w:r>
          </w:p>
        </w:tc>
        <w:tc>
          <w:tcPr>
            <w:tcW w:w="529" w:type="pct"/>
            <w:vAlign w:val="bottom"/>
          </w:tcPr>
          <w:p w14:paraId="208ECB58" w14:textId="59D26204"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(0.15)</w:t>
            </w:r>
          </w:p>
        </w:tc>
        <w:tc>
          <w:tcPr>
            <w:tcW w:w="441" w:type="pct"/>
          </w:tcPr>
          <w:p w14:paraId="211BB900" w14:textId="226C328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40" w:type="pct"/>
            <w:vAlign w:val="bottom"/>
          </w:tcPr>
          <w:p w14:paraId="3F94FA29" w14:textId="228AB65D"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-0.02</w:t>
            </w:r>
          </w:p>
        </w:tc>
        <w:tc>
          <w:tcPr>
            <w:tcW w:w="439" w:type="pct"/>
            <w:vAlign w:val="bottom"/>
          </w:tcPr>
          <w:p w14:paraId="514DC378" w14:textId="52B8A4D5"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439" w:type="pct"/>
          </w:tcPr>
          <w:p w14:paraId="2F50C4DC"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A4583D" w:rsidRPr="00220C73" w14:paraId="3A163BC0" w14:textId="77777777" w:rsidTr="00B466EE">
        <w:trPr>
          <w:jc w:val="center"/>
        </w:trPr>
        <w:tc>
          <w:tcPr>
            <w:cnfStyle w:val="001000000000" w:firstRow="0" w:lastRow="0" w:firstColumn="1" w:lastColumn="0" w:oddVBand="0" w:evenVBand="0" w:oddHBand="0" w:evenHBand="0" w:firstRowFirstColumn="0" w:firstRowLastColumn="0" w:lastRowFirstColumn="0" w:lastRowLastColumn="0"/>
            <w:tcW w:w="2272" w:type="pct"/>
          </w:tcPr>
          <w:p w14:paraId="4AF5BB62" w14:textId="21487249" w:rsidR="00A4583D" w:rsidRPr="00220C73" w:rsidRDefault="00A4583D" w:rsidP="00A4583D">
            <w:pPr>
              <w:rPr>
                <w:rFonts w:ascii="Helvetica" w:hAnsi="Helvetica" w:cs="Helvetica"/>
                <w:i/>
                <w:iCs/>
                <w:sz w:val="24"/>
                <w:szCs w:val="24"/>
              </w:rPr>
            </w:pPr>
            <w:r w:rsidRPr="00220C73">
              <w:rPr>
                <w:rFonts w:ascii="Helvetica" w:hAnsi="Helvetica" w:cs="Helvetica"/>
                <w:i/>
                <w:iCs/>
                <w:sz w:val="24"/>
                <w:szCs w:val="24"/>
              </w:rPr>
              <w:t xml:space="preserve">  Semi-Routine Occupations</w:t>
            </w:r>
          </w:p>
        </w:tc>
        <w:tc>
          <w:tcPr>
            <w:tcW w:w="440" w:type="pct"/>
            <w:vAlign w:val="bottom"/>
          </w:tcPr>
          <w:p w14:paraId="502273DF" w14:textId="56822940"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-1.05</w:t>
            </w:r>
          </w:p>
        </w:tc>
        <w:tc>
          <w:tcPr>
            <w:tcW w:w="529" w:type="pct"/>
            <w:vAlign w:val="bottom"/>
          </w:tcPr>
          <w:p w14:paraId="54C4009C" w14:textId="4A632913"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(0.16)</w:t>
            </w:r>
          </w:p>
        </w:tc>
        <w:tc>
          <w:tcPr>
            <w:tcW w:w="441" w:type="pct"/>
            <w:vAlign w:val="bottom"/>
          </w:tcPr>
          <w:p w14:paraId="7E584F43" w14:textId="18E3724E"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40" w:type="pct"/>
            <w:vAlign w:val="bottom"/>
          </w:tcPr>
          <w:p w14:paraId="1CE5C171" w14:textId="3B4FECF4"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-0.04</w:t>
            </w:r>
          </w:p>
        </w:tc>
        <w:tc>
          <w:tcPr>
            <w:tcW w:w="439" w:type="pct"/>
            <w:vAlign w:val="bottom"/>
          </w:tcPr>
          <w:p w14:paraId="353AC885" w14:textId="12650C51"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439" w:type="pct"/>
          </w:tcPr>
          <w:p w14:paraId="2B2B6033" w14:textId="07261AB8"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A4583D" w:rsidRPr="00220C73" w14:paraId="380965BC" w14:textId="77777777" w:rsidTr="00C270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2" w:type="pct"/>
          </w:tcPr>
          <w:p w14:paraId="762647BC" w14:textId="5E3F9284" w:rsidR="00A4583D" w:rsidRPr="00220C73" w:rsidRDefault="00A4583D" w:rsidP="00A4583D">
            <w:pPr>
              <w:rPr>
                <w:rFonts w:ascii="Helvetica" w:hAnsi="Helvetica" w:cs="Helvetica"/>
                <w:i/>
                <w:iCs/>
                <w:sz w:val="24"/>
                <w:szCs w:val="24"/>
              </w:rPr>
            </w:pPr>
            <w:r w:rsidRPr="00220C73">
              <w:rPr>
                <w:rFonts w:ascii="Helvetica" w:hAnsi="Helvetica" w:cs="Helvetica"/>
                <w:i/>
                <w:iCs/>
                <w:sz w:val="24"/>
                <w:szCs w:val="24"/>
              </w:rPr>
              <w:t xml:space="preserve">  Routine Occupations</w:t>
            </w:r>
          </w:p>
        </w:tc>
        <w:tc>
          <w:tcPr>
            <w:tcW w:w="440" w:type="pct"/>
            <w:vAlign w:val="bottom"/>
          </w:tcPr>
          <w:p w14:paraId="359AE9B7" w14:textId="7A0C407F"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-1.05</w:t>
            </w:r>
          </w:p>
        </w:tc>
        <w:tc>
          <w:tcPr>
            <w:tcW w:w="529" w:type="pct"/>
            <w:vAlign w:val="bottom"/>
          </w:tcPr>
          <w:p w14:paraId="1304D30C" w14:textId="5DD8320E"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(0.15)</w:t>
            </w:r>
          </w:p>
        </w:tc>
        <w:tc>
          <w:tcPr>
            <w:tcW w:w="441" w:type="pct"/>
          </w:tcPr>
          <w:p w14:paraId="3B21245D" w14:textId="5FE9F72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40" w:type="pct"/>
            <w:vAlign w:val="bottom"/>
          </w:tcPr>
          <w:p w14:paraId="017CD5B0" w14:textId="0F346C5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-0.03</w:t>
            </w:r>
          </w:p>
        </w:tc>
        <w:tc>
          <w:tcPr>
            <w:tcW w:w="439" w:type="pct"/>
            <w:vAlign w:val="bottom"/>
          </w:tcPr>
          <w:p w14:paraId="2D1E6282" w14:textId="31F535ED"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439" w:type="pct"/>
            <w:vAlign w:val="bottom"/>
          </w:tcPr>
          <w:p w14:paraId="01B5D718" w14:textId="3081621A"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A4583D" w:rsidRPr="00220C73" w14:paraId="6FADAF7F" w14:textId="7973CEE8" w:rsidTr="008073DD">
        <w:trPr>
          <w:jc w:val="center"/>
        </w:trPr>
        <w:tc>
          <w:tcPr>
            <w:cnfStyle w:val="001000000000" w:firstRow="0" w:lastRow="0" w:firstColumn="1" w:lastColumn="0" w:oddVBand="0" w:evenVBand="0" w:oddHBand="0" w:evenHBand="0" w:firstRowFirstColumn="0" w:firstRowLastColumn="0" w:lastRowFirstColumn="0" w:lastRowLastColumn="0"/>
            <w:tcW w:w="2272" w:type="pct"/>
          </w:tcPr>
          <w:p w14:paraId="410D1B43" w14:textId="0A4E9DA1" w:rsidR="00A4583D" w:rsidRPr="00220C73" w:rsidRDefault="00A4583D" w:rsidP="00A4583D">
            <w:pPr>
              <w:rPr>
                <w:rFonts w:ascii="Helvetica" w:hAnsi="Helvetica" w:cs="Helvetica"/>
                <w:sz w:val="24"/>
                <w:szCs w:val="24"/>
              </w:rPr>
            </w:pPr>
            <w:r w:rsidRPr="00220C73">
              <w:rPr>
                <w:rFonts w:ascii="Helvetica" w:hAnsi="Helvetica" w:cs="Helvetica"/>
                <w:sz w:val="24"/>
                <w:szCs w:val="24"/>
              </w:rPr>
              <w:t>Intercept</w:t>
            </w:r>
          </w:p>
        </w:tc>
        <w:tc>
          <w:tcPr>
            <w:tcW w:w="440" w:type="pct"/>
            <w:vAlign w:val="bottom"/>
          </w:tcPr>
          <w:p w14:paraId="2EDBA2EC" w14:textId="1D2C8D3F"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-0.59</w:t>
            </w:r>
          </w:p>
        </w:tc>
        <w:tc>
          <w:tcPr>
            <w:tcW w:w="529" w:type="pct"/>
            <w:vAlign w:val="bottom"/>
          </w:tcPr>
          <w:p w14:paraId="3B05F972" w14:textId="1E772FD5"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(0.13)</w:t>
            </w:r>
          </w:p>
        </w:tc>
        <w:tc>
          <w:tcPr>
            <w:tcW w:w="441" w:type="pct"/>
            <w:vAlign w:val="bottom"/>
          </w:tcPr>
          <w:p w14:paraId="6F3F6FB7" w14:textId="2BD1CF1F"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40" w:type="pct"/>
          </w:tcPr>
          <w:p w14:paraId="564194EC"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39" w:type="pct"/>
          </w:tcPr>
          <w:p w14:paraId="63F6E4ED"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39" w:type="pct"/>
          </w:tcPr>
          <w:p w14:paraId="6AD598AF"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A4583D" w:rsidRPr="00220C73" w14:paraId="73D80BAF" w14:textId="1F4F5BE6" w:rsidTr="004A55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2" w:type="pct"/>
          </w:tcPr>
          <w:p w14:paraId="75328A41" w14:textId="77777777" w:rsidR="00A4583D" w:rsidRPr="00220C73" w:rsidRDefault="00A4583D" w:rsidP="00A4583D">
            <w:pPr>
              <w:rPr>
                <w:rFonts w:ascii="Helvetica" w:hAnsi="Helvetica" w:cs="Helvetica"/>
                <w:sz w:val="24"/>
                <w:szCs w:val="24"/>
              </w:rPr>
            </w:pPr>
          </w:p>
        </w:tc>
        <w:tc>
          <w:tcPr>
            <w:tcW w:w="440" w:type="pct"/>
          </w:tcPr>
          <w:p w14:paraId="2EEEC7D7"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529" w:type="pct"/>
          </w:tcPr>
          <w:p w14:paraId="1975500F"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41" w:type="pct"/>
          </w:tcPr>
          <w:p w14:paraId="448D17D4"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40" w:type="pct"/>
          </w:tcPr>
          <w:p w14:paraId="324776F3"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39" w:type="pct"/>
          </w:tcPr>
          <w:p w14:paraId="0CBCE7D3"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39" w:type="pct"/>
          </w:tcPr>
          <w:p w14:paraId="428556CE"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A4583D" w:rsidRPr="00220C73" w14:paraId="74BD0C39" w14:textId="105FE4EC" w:rsidTr="004A5564">
        <w:trPr>
          <w:jc w:val="center"/>
        </w:trPr>
        <w:tc>
          <w:tcPr>
            <w:cnfStyle w:val="001000000000" w:firstRow="0" w:lastRow="0" w:firstColumn="1" w:lastColumn="0" w:oddVBand="0" w:evenVBand="0" w:oddHBand="0" w:evenHBand="0" w:firstRowFirstColumn="0" w:firstRowLastColumn="0" w:lastRowFirstColumn="0" w:lastRowLastColumn="0"/>
            <w:tcW w:w="2272" w:type="pct"/>
          </w:tcPr>
          <w:p w14:paraId="42453973" w14:textId="38A3F7DE" w:rsidR="00A4583D" w:rsidRPr="00220C73" w:rsidRDefault="00A4583D" w:rsidP="00A4583D">
            <w:pPr>
              <w:rPr>
                <w:rFonts w:ascii="Helvetica" w:hAnsi="Helvetica" w:cs="Helvetica"/>
                <w:sz w:val="24"/>
                <w:szCs w:val="24"/>
              </w:rPr>
            </w:pPr>
            <w:r w:rsidRPr="00220C73">
              <w:rPr>
                <w:rFonts w:ascii="Helvetica" w:hAnsi="Helvetica" w:cs="Helvetica"/>
                <w:sz w:val="24"/>
                <w:szCs w:val="24"/>
              </w:rPr>
              <w:t>School</w:t>
            </w:r>
          </w:p>
        </w:tc>
        <w:tc>
          <w:tcPr>
            <w:tcW w:w="440" w:type="pct"/>
          </w:tcPr>
          <w:p w14:paraId="74B9DACC"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529" w:type="pct"/>
          </w:tcPr>
          <w:p w14:paraId="190BC523"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41" w:type="pct"/>
          </w:tcPr>
          <w:p w14:paraId="7396A175"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40" w:type="pct"/>
          </w:tcPr>
          <w:p w14:paraId="0E7FF628"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39" w:type="pct"/>
          </w:tcPr>
          <w:p w14:paraId="5CBE3D79"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39" w:type="pct"/>
          </w:tcPr>
          <w:p w14:paraId="49DDDB2B"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A4583D" w:rsidRPr="00220C73" w14:paraId="41DFE573" w14:textId="5F2DEB9E" w:rsidTr="004A55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2" w:type="pct"/>
          </w:tcPr>
          <w:p w14:paraId="138AD754" w14:textId="0625AEFF" w:rsidR="00A4583D" w:rsidRPr="00220C73" w:rsidRDefault="00A4583D" w:rsidP="00A4583D">
            <w:pPr>
              <w:rPr>
                <w:rFonts w:ascii="Helvetica" w:hAnsi="Helvetica" w:cs="Helvetica"/>
                <w:sz w:val="24"/>
                <w:szCs w:val="24"/>
              </w:rPr>
            </w:pPr>
            <w:r w:rsidRPr="00220C73">
              <w:rPr>
                <w:rFonts w:ascii="Helvetica" w:hAnsi="Helvetica" w:cs="Helvetica"/>
                <w:sz w:val="24"/>
                <w:szCs w:val="24"/>
              </w:rPr>
              <w:t>Educational Attainment</w:t>
            </w:r>
          </w:p>
        </w:tc>
        <w:tc>
          <w:tcPr>
            <w:tcW w:w="440" w:type="pct"/>
          </w:tcPr>
          <w:p w14:paraId="5073654A" w14:textId="6107CE32"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529" w:type="pct"/>
          </w:tcPr>
          <w:p w14:paraId="7601B56D" w14:textId="70D61C4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41" w:type="pct"/>
          </w:tcPr>
          <w:p w14:paraId="3A9A05DE" w14:textId="0D36227F"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40" w:type="pct"/>
          </w:tcPr>
          <w:p w14:paraId="1D73A1BA"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39" w:type="pct"/>
          </w:tcPr>
          <w:p w14:paraId="55D07AE2"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39" w:type="pct"/>
          </w:tcPr>
          <w:p w14:paraId="7FB4F4EB"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A4583D" w:rsidRPr="00220C73" w14:paraId="6BFB7243" w14:textId="5C24EA7C" w:rsidTr="00AD5A57">
        <w:trPr>
          <w:jc w:val="center"/>
        </w:trPr>
        <w:tc>
          <w:tcPr>
            <w:cnfStyle w:val="001000000000" w:firstRow="0" w:lastRow="0" w:firstColumn="1" w:lastColumn="0" w:oddVBand="0" w:evenVBand="0" w:oddHBand="0" w:evenHBand="0" w:firstRowFirstColumn="0" w:firstRowLastColumn="0" w:lastRowFirstColumn="0" w:lastRowLastColumn="0"/>
            <w:tcW w:w="2272" w:type="pct"/>
          </w:tcPr>
          <w:p w14:paraId="45723169" w14:textId="405F7F69" w:rsidR="00A4583D" w:rsidRPr="00220C73" w:rsidRDefault="00A4583D" w:rsidP="00A4583D">
            <w:pPr>
              <w:rPr>
                <w:rFonts w:ascii="Helvetica" w:hAnsi="Helvetica" w:cs="Helvetica"/>
                <w:i/>
                <w:iCs/>
                <w:sz w:val="24"/>
                <w:szCs w:val="24"/>
              </w:rPr>
            </w:pPr>
            <w:r w:rsidRPr="00220C73">
              <w:rPr>
                <w:rFonts w:ascii="Helvetica" w:hAnsi="Helvetica" w:cs="Helvetica"/>
                <w:i/>
                <w:iCs/>
                <w:sz w:val="24"/>
                <w:szCs w:val="24"/>
              </w:rPr>
              <w:t xml:space="preserve">  Less than five O-levels</w:t>
            </w:r>
          </w:p>
        </w:tc>
        <w:tc>
          <w:tcPr>
            <w:tcW w:w="440" w:type="pct"/>
          </w:tcPr>
          <w:p w14:paraId="48DE71AB" w14:textId="2AA7AE58"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529" w:type="pct"/>
          </w:tcPr>
          <w:p w14:paraId="18BB95E0" w14:textId="7DD83F94"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41" w:type="pct"/>
          </w:tcPr>
          <w:p w14:paraId="6F71634D" w14:textId="00B16A16"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40" w:type="pct"/>
          </w:tcPr>
          <w:p w14:paraId="1DEACF83" w14:textId="6C0C1A42"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39" w:type="pct"/>
          </w:tcPr>
          <w:p w14:paraId="3E56CEB8" w14:textId="27583BCE"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39" w:type="pct"/>
          </w:tcPr>
          <w:p w14:paraId="0F446E7E" w14:textId="1C771434"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A4583D" w:rsidRPr="00220C73" w14:paraId="7D73E58F" w14:textId="4F4F8A46" w:rsidTr="007F04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2" w:type="pct"/>
          </w:tcPr>
          <w:p w14:paraId="285B66C2" w14:textId="337CFD2B" w:rsidR="00A4583D" w:rsidRPr="00220C73" w:rsidRDefault="00A4583D" w:rsidP="00A4583D">
            <w:pPr>
              <w:rPr>
                <w:rFonts w:ascii="Helvetica" w:hAnsi="Helvetica" w:cs="Helvetica"/>
                <w:sz w:val="24"/>
                <w:szCs w:val="24"/>
              </w:rPr>
            </w:pPr>
            <w:r w:rsidRPr="00220C73">
              <w:rPr>
                <w:rFonts w:ascii="Helvetica" w:hAnsi="Helvetica" w:cs="Helvetica"/>
                <w:i/>
                <w:iCs/>
                <w:sz w:val="24"/>
                <w:szCs w:val="24"/>
              </w:rPr>
              <w:t xml:space="preserve">  Five or More O-levels</w:t>
            </w:r>
          </w:p>
        </w:tc>
        <w:tc>
          <w:tcPr>
            <w:tcW w:w="440" w:type="pct"/>
            <w:vAlign w:val="bottom"/>
          </w:tcPr>
          <w:p w14:paraId="5581E20A" w14:textId="1026D0AE"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3.58</w:t>
            </w:r>
          </w:p>
        </w:tc>
        <w:tc>
          <w:tcPr>
            <w:tcW w:w="529" w:type="pct"/>
            <w:vAlign w:val="bottom"/>
          </w:tcPr>
          <w:p w14:paraId="72C970FF" w14:textId="6F995DD3"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(0.08)</w:t>
            </w:r>
          </w:p>
        </w:tc>
        <w:tc>
          <w:tcPr>
            <w:tcW w:w="441" w:type="pct"/>
            <w:vAlign w:val="bottom"/>
          </w:tcPr>
          <w:p w14:paraId="3500DEE6" w14:textId="518257BA"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40" w:type="pct"/>
            <w:vAlign w:val="bottom"/>
          </w:tcPr>
          <w:p w14:paraId="0F4A9B6F" w14:textId="79EE38FD"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0.57</w:t>
            </w:r>
          </w:p>
        </w:tc>
        <w:tc>
          <w:tcPr>
            <w:tcW w:w="439" w:type="pct"/>
            <w:vAlign w:val="bottom"/>
          </w:tcPr>
          <w:p w14:paraId="322A901C" w14:textId="7D609138"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439" w:type="pct"/>
          </w:tcPr>
          <w:p w14:paraId="3978899B" w14:textId="71AFC9F2"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A4583D" w:rsidRPr="00220C73" w14:paraId="27FFB598" w14:textId="6043C18B" w:rsidTr="00AD5A57">
        <w:trPr>
          <w:jc w:val="center"/>
        </w:trPr>
        <w:tc>
          <w:tcPr>
            <w:cnfStyle w:val="001000000000" w:firstRow="0" w:lastRow="0" w:firstColumn="1" w:lastColumn="0" w:oddVBand="0" w:evenVBand="0" w:oddHBand="0" w:evenHBand="0" w:firstRowFirstColumn="0" w:firstRowLastColumn="0" w:lastRowFirstColumn="0" w:lastRowLastColumn="0"/>
            <w:tcW w:w="2272" w:type="pct"/>
          </w:tcPr>
          <w:p w14:paraId="623A8E24" w14:textId="414348AD" w:rsidR="00A4583D" w:rsidRPr="00220C73" w:rsidRDefault="00A4583D" w:rsidP="00A4583D">
            <w:pPr>
              <w:rPr>
                <w:rFonts w:ascii="Helvetica" w:hAnsi="Helvetica" w:cs="Helvetica"/>
                <w:i/>
                <w:iCs/>
                <w:sz w:val="24"/>
                <w:szCs w:val="24"/>
              </w:rPr>
            </w:pPr>
            <w:r w:rsidRPr="00220C73">
              <w:rPr>
                <w:rFonts w:ascii="Helvetica" w:hAnsi="Helvetica" w:cs="Helvetica"/>
                <w:sz w:val="24"/>
                <w:szCs w:val="24"/>
              </w:rPr>
              <w:t>Sex</w:t>
            </w:r>
          </w:p>
        </w:tc>
        <w:tc>
          <w:tcPr>
            <w:tcW w:w="440" w:type="pct"/>
          </w:tcPr>
          <w:p w14:paraId="7B6BEA32" w14:textId="189BB1B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529" w:type="pct"/>
          </w:tcPr>
          <w:p w14:paraId="76046850" w14:textId="374CCE86"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41" w:type="pct"/>
          </w:tcPr>
          <w:p w14:paraId="2222B17C" w14:textId="08FB99ED"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40" w:type="pct"/>
          </w:tcPr>
          <w:p w14:paraId="0909EE71"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39" w:type="pct"/>
          </w:tcPr>
          <w:p w14:paraId="37D2EFFD"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39" w:type="pct"/>
          </w:tcPr>
          <w:p w14:paraId="2264E137"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A4583D" w:rsidRPr="00220C73" w14:paraId="48D3A604" w14:textId="1320CE27" w:rsidTr="004A55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2" w:type="pct"/>
          </w:tcPr>
          <w:p w14:paraId="17E65001" w14:textId="5D011792" w:rsidR="00A4583D" w:rsidRPr="00220C73" w:rsidRDefault="00A4583D" w:rsidP="00A4583D">
            <w:pPr>
              <w:rPr>
                <w:rFonts w:ascii="Helvetica" w:hAnsi="Helvetica" w:cs="Helvetica"/>
                <w:sz w:val="24"/>
                <w:szCs w:val="24"/>
              </w:rPr>
            </w:pPr>
            <w:r w:rsidRPr="00220C73">
              <w:rPr>
                <w:rFonts w:ascii="Helvetica" w:hAnsi="Helvetica" w:cs="Helvetica"/>
                <w:sz w:val="24"/>
                <w:szCs w:val="24"/>
              </w:rPr>
              <w:t xml:space="preserve">  </w:t>
            </w:r>
            <w:r w:rsidRPr="00220C73">
              <w:rPr>
                <w:rFonts w:ascii="Helvetica" w:hAnsi="Helvetica" w:cs="Helvetica"/>
                <w:i/>
                <w:iCs/>
                <w:sz w:val="24"/>
                <w:szCs w:val="24"/>
              </w:rPr>
              <w:t>Female</w:t>
            </w:r>
          </w:p>
        </w:tc>
        <w:tc>
          <w:tcPr>
            <w:tcW w:w="440" w:type="pct"/>
          </w:tcPr>
          <w:p w14:paraId="7997EA49" w14:textId="0DF22F82"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529" w:type="pct"/>
          </w:tcPr>
          <w:p w14:paraId="5403EE00" w14:textId="1F153E2F"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41" w:type="pct"/>
          </w:tcPr>
          <w:p w14:paraId="35CE5D07"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40" w:type="pct"/>
          </w:tcPr>
          <w:p w14:paraId="5D75220E" w14:textId="0CFF4E25"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39" w:type="pct"/>
          </w:tcPr>
          <w:p w14:paraId="61D740E0" w14:textId="3965965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39" w:type="pct"/>
          </w:tcPr>
          <w:p w14:paraId="6C917978" w14:textId="3995CDDA"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A4583D" w:rsidRPr="00220C73" w14:paraId="7ACE9F6C" w14:textId="23EDDF7D" w:rsidTr="00A423E8">
        <w:trPr>
          <w:jc w:val="center"/>
        </w:trPr>
        <w:tc>
          <w:tcPr>
            <w:cnfStyle w:val="001000000000" w:firstRow="0" w:lastRow="0" w:firstColumn="1" w:lastColumn="0" w:oddVBand="0" w:evenVBand="0" w:oddHBand="0" w:evenHBand="0" w:firstRowFirstColumn="0" w:firstRowLastColumn="0" w:lastRowFirstColumn="0" w:lastRowLastColumn="0"/>
            <w:tcW w:w="2272" w:type="pct"/>
          </w:tcPr>
          <w:p w14:paraId="7A94C470" w14:textId="51DBB00B" w:rsidR="00A4583D" w:rsidRPr="00220C73" w:rsidRDefault="00A4583D" w:rsidP="00A4583D">
            <w:pPr>
              <w:rPr>
                <w:rFonts w:ascii="Helvetica" w:hAnsi="Helvetica" w:cs="Helvetica"/>
                <w:i/>
                <w:iCs/>
                <w:sz w:val="24"/>
                <w:szCs w:val="24"/>
              </w:rPr>
            </w:pPr>
            <w:r w:rsidRPr="00220C73">
              <w:rPr>
                <w:rFonts w:ascii="Helvetica" w:hAnsi="Helvetica" w:cs="Helvetica"/>
                <w:i/>
                <w:iCs/>
                <w:sz w:val="24"/>
                <w:szCs w:val="24"/>
              </w:rPr>
              <w:t xml:space="preserve">  Male</w:t>
            </w:r>
          </w:p>
        </w:tc>
        <w:tc>
          <w:tcPr>
            <w:tcW w:w="440" w:type="pct"/>
            <w:vAlign w:val="bottom"/>
          </w:tcPr>
          <w:p w14:paraId="3840E67D" w14:textId="26B81A0F"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0.40</w:t>
            </w:r>
          </w:p>
        </w:tc>
        <w:tc>
          <w:tcPr>
            <w:tcW w:w="529" w:type="pct"/>
            <w:vAlign w:val="bottom"/>
          </w:tcPr>
          <w:p w14:paraId="2CD70F2B" w14:textId="3650E753"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(0.07)</w:t>
            </w:r>
          </w:p>
        </w:tc>
        <w:tc>
          <w:tcPr>
            <w:tcW w:w="441" w:type="pct"/>
            <w:vAlign w:val="bottom"/>
          </w:tcPr>
          <w:p w14:paraId="516DC295" w14:textId="56F1A11A"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40" w:type="pct"/>
            <w:vAlign w:val="bottom"/>
          </w:tcPr>
          <w:p w14:paraId="61C12494" w14:textId="6B49BB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439" w:type="pct"/>
            <w:vAlign w:val="bottom"/>
          </w:tcPr>
          <w:p w14:paraId="5B8DE938" w14:textId="235B9126"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439" w:type="pct"/>
          </w:tcPr>
          <w:p w14:paraId="77A391A7"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A4583D" w:rsidRPr="00220C73" w14:paraId="370DCA44" w14:textId="5917AC4D" w:rsidTr="004A55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2" w:type="pct"/>
          </w:tcPr>
          <w:p w14:paraId="63C6F582" w14:textId="5C145DC9" w:rsidR="00A4583D" w:rsidRPr="00220C73" w:rsidRDefault="00A4583D" w:rsidP="00A4583D">
            <w:pPr>
              <w:rPr>
                <w:rFonts w:ascii="Helvetica" w:hAnsi="Helvetica" w:cs="Helvetica"/>
                <w:sz w:val="24"/>
                <w:szCs w:val="24"/>
              </w:rPr>
            </w:pPr>
            <w:r w:rsidRPr="00220C73">
              <w:rPr>
                <w:rFonts w:ascii="Helvetica" w:hAnsi="Helvetica" w:cs="Helvetica"/>
                <w:sz w:val="24"/>
                <w:szCs w:val="24"/>
              </w:rPr>
              <w:t>Housing Tenure</w:t>
            </w:r>
          </w:p>
        </w:tc>
        <w:tc>
          <w:tcPr>
            <w:tcW w:w="440" w:type="pct"/>
          </w:tcPr>
          <w:p w14:paraId="62C55F0E"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529" w:type="pct"/>
          </w:tcPr>
          <w:p w14:paraId="48DC8C54"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41" w:type="pct"/>
          </w:tcPr>
          <w:p w14:paraId="5000501A"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40" w:type="pct"/>
          </w:tcPr>
          <w:p w14:paraId="5E4ED8E9"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39" w:type="pct"/>
          </w:tcPr>
          <w:p w14:paraId="1A2DB431"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39" w:type="pct"/>
          </w:tcPr>
          <w:p w14:paraId="7C39F0E4"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A4583D" w:rsidRPr="00220C73" w14:paraId="733BD4B9" w14:textId="55DB62BF" w:rsidTr="00AD5A57">
        <w:trPr>
          <w:jc w:val="center"/>
        </w:trPr>
        <w:tc>
          <w:tcPr>
            <w:cnfStyle w:val="001000000000" w:firstRow="0" w:lastRow="0" w:firstColumn="1" w:lastColumn="0" w:oddVBand="0" w:evenVBand="0" w:oddHBand="0" w:evenHBand="0" w:firstRowFirstColumn="0" w:firstRowLastColumn="0" w:lastRowFirstColumn="0" w:lastRowLastColumn="0"/>
            <w:tcW w:w="2272" w:type="pct"/>
          </w:tcPr>
          <w:p w14:paraId="27155DDC" w14:textId="12E69F19" w:rsidR="00A4583D" w:rsidRPr="00220C73" w:rsidRDefault="00A4583D" w:rsidP="00A4583D">
            <w:pPr>
              <w:rPr>
                <w:rFonts w:ascii="Helvetica" w:hAnsi="Helvetica" w:cs="Helvetica"/>
                <w:i/>
                <w:iCs/>
                <w:sz w:val="24"/>
                <w:szCs w:val="24"/>
              </w:rPr>
            </w:pPr>
            <w:r w:rsidRPr="00220C73">
              <w:rPr>
                <w:rFonts w:ascii="Helvetica" w:hAnsi="Helvetica" w:cs="Helvetica"/>
                <w:i/>
                <w:iCs/>
                <w:sz w:val="24"/>
                <w:szCs w:val="24"/>
              </w:rPr>
              <w:lastRenderedPageBreak/>
              <w:t xml:space="preserve">  Own Home</w:t>
            </w:r>
          </w:p>
        </w:tc>
        <w:tc>
          <w:tcPr>
            <w:tcW w:w="440" w:type="pct"/>
          </w:tcPr>
          <w:p w14:paraId="79BE7B83" w14:textId="34722C45"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529" w:type="pct"/>
          </w:tcPr>
          <w:p w14:paraId="1B955271" w14:textId="1B1910A9"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41" w:type="pct"/>
          </w:tcPr>
          <w:p w14:paraId="4A888AA6" w14:textId="2EFE18AA"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40" w:type="pct"/>
          </w:tcPr>
          <w:p w14:paraId="7D7DE0DE" w14:textId="2BA0E2B6"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39" w:type="pct"/>
          </w:tcPr>
          <w:p w14:paraId="074594BD" w14:textId="56262640"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39" w:type="pct"/>
          </w:tcPr>
          <w:p w14:paraId="5C682668" w14:textId="43070740"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A4583D" w:rsidRPr="00220C73" w14:paraId="0B585FBA" w14:textId="229648A3" w:rsidTr="007429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2" w:type="pct"/>
          </w:tcPr>
          <w:p w14:paraId="595CB5EA" w14:textId="3FBC600F" w:rsidR="00A4583D" w:rsidRPr="00220C73" w:rsidRDefault="00A4583D" w:rsidP="00A4583D">
            <w:pPr>
              <w:rPr>
                <w:rFonts w:ascii="Helvetica" w:hAnsi="Helvetica" w:cs="Helvetica"/>
                <w:sz w:val="24"/>
                <w:szCs w:val="24"/>
              </w:rPr>
            </w:pPr>
            <w:r w:rsidRPr="00220C73">
              <w:rPr>
                <w:rFonts w:ascii="Helvetica" w:hAnsi="Helvetica" w:cs="Helvetica"/>
                <w:i/>
                <w:iCs/>
                <w:sz w:val="24"/>
                <w:szCs w:val="24"/>
              </w:rPr>
              <w:t xml:space="preserve">  Don't Own Home</w:t>
            </w:r>
          </w:p>
        </w:tc>
        <w:tc>
          <w:tcPr>
            <w:tcW w:w="440" w:type="pct"/>
            <w:vAlign w:val="bottom"/>
          </w:tcPr>
          <w:p w14:paraId="54BBC3D3" w14:textId="6BD83AAE"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-0.69</w:t>
            </w:r>
          </w:p>
        </w:tc>
        <w:tc>
          <w:tcPr>
            <w:tcW w:w="529" w:type="pct"/>
            <w:vAlign w:val="bottom"/>
          </w:tcPr>
          <w:p w14:paraId="42544C1F" w14:textId="1BED9593"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(0.08)</w:t>
            </w:r>
          </w:p>
        </w:tc>
        <w:tc>
          <w:tcPr>
            <w:tcW w:w="441" w:type="pct"/>
            <w:vAlign w:val="bottom"/>
          </w:tcPr>
          <w:p w14:paraId="36F90C44" w14:textId="576BDAB8"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40" w:type="pct"/>
            <w:vAlign w:val="bottom"/>
          </w:tcPr>
          <w:p w14:paraId="703A8613" w14:textId="12A89AFD"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-0.05</w:t>
            </w:r>
          </w:p>
        </w:tc>
        <w:tc>
          <w:tcPr>
            <w:tcW w:w="439" w:type="pct"/>
            <w:vAlign w:val="bottom"/>
          </w:tcPr>
          <w:p w14:paraId="0FDF3119" w14:textId="16844B4F"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439" w:type="pct"/>
          </w:tcPr>
          <w:p w14:paraId="7A6D5B6B" w14:textId="414C1C53"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A4583D" w:rsidRPr="00220C73" w14:paraId="0AA12F35" w14:textId="50591FA4" w:rsidTr="00AD5A57">
        <w:trPr>
          <w:jc w:val="center"/>
        </w:trPr>
        <w:tc>
          <w:tcPr>
            <w:cnfStyle w:val="001000000000" w:firstRow="0" w:lastRow="0" w:firstColumn="1" w:lastColumn="0" w:oddVBand="0" w:evenVBand="0" w:oddHBand="0" w:evenHBand="0" w:firstRowFirstColumn="0" w:firstRowLastColumn="0" w:lastRowFirstColumn="0" w:lastRowLastColumn="0"/>
            <w:tcW w:w="2272" w:type="pct"/>
          </w:tcPr>
          <w:p w14:paraId="585D1FEF" w14:textId="69C9AC4C" w:rsidR="00A4583D" w:rsidRPr="00220C73" w:rsidRDefault="00A4583D" w:rsidP="00A4583D">
            <w:pPr>
              <w:rPr>
                <w:rFonts w:ascii="Helvetica" w:hAnsi="Helvetica" w:cs="Helvetica"/>
                <w:i/>
                <w:iCs/>
                <w:sz w:val="24"/>
                <w:szCs w:val="24"/>
              </w:rPr>
            </w:pPr>
            <w:r w:rsidRPr="00220C73">
              <w:rPr>
                <w:rFonts w:ascii="Helvetica" w:hAnsi="Helvetica" w:cs="Helvetica"/>
                <w:sz w:val="24"/>
                <w:szCs w:val="24"/>
              </w:rPr>
              <w:t>NS-SEC</w:t>
            </w:r>
          </w:p>
        </w:tc>
        <w:tc>
          <w:tcPr>
            <w:tcW w:w="440" w:type="pct"/>
          </w:tcPr>
          <w:p w14:paraId="079F0AF7" w14:textId="78D1C649"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529" w:type="pct"/>
          </w:tcPr>
          <w:p w14:paraId="7B7451DC" w14:textId="5FF944D0"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41" w:type="pct"/>
          </w:tcPr>
          <w:p w14:paraId="3875649A" w14:textId="677DCB9D"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40" w:type="pct"/>
          </w:tcPr>
          <w:p w14:paraId="17C17EEF"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39" w:type="pct"/>
          </w:tcPr>
          <w:p w14:paraId="2CF3A850"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39" w:type="pct"/>
          </w:tcPr>
          <w:p w14:paraId="061FB584"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A4583D" w:rsidRPr="00220C73" w14:paraId="3D82A75D" w14:textId="098341C1" w:rsidTr="00AD5A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2" w:type="pct"/>
          </w:tcPr>
          <w:p w14:paraId="649CADC3" w14:textId="54A732EE" w:rsidR="00A4583D" w:rsidRPr="00220C73" w:rsidRDefault="00A4583D" w:rsidP="00A4583D">
            <w:pPr>
              <w:rPr>
                <w:rFonts w:ascii="Helvetica" w:hAnsi="Helvetica" w:cs="Helvetica"/>
                <w:i/>
                <w:iCs/>
                <w:sz w:val="24"/>
                <w:szCs w:val="24"/>
              </w:rPr>
            </w:pPr>
            <w:r w:rsidRPr="00220C73">
              <w:rPr>
                <w:rFonts w:ascii="Helvetica" w:hAnsi="Helvetica" w:cs="Helvetica"/>
                <w:i/>
                <w:iCs/>
                <w:sz w:val="24"/>
                <w:szCs w:val="24"/>
              </w:rPr>
              <w:t xml:space="preserve">  Higher Managerial</w:t>
            </w:r>
          </w:p>
        </w:tc>
        <w:tc>
          <w:tcPr>
            <w:tcW w:w="440" w:type="pct"/>
          </w:tcPr>
          <w:p w14:paraId="69C303CE" w14:textId="2D59B233"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529" w:type="pct"/>
          </w:tcPr>
          <w:p w14:paraId="7975DA3D" w14:textId="65160AEB"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41" w:type="pct"/>
          </w:tcPr>
          <w:p w14:paraId="39423F49" w14:textId="22B0DFD9"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40" w:type="pct"/>
          </w:tcPr>
          <w:p w14:paraId="33F44A1E" w14:textId="19ADC2A6"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39" w:type="pct"/>
          </w:tcPr>
          <w:p w14:paraId="27AC73FA" w14:textId="3A1115A6"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39" w:type="pct"/>
          </w:tcPr>
          <w:p w14:paraId="0B7E3074" w14:textId="7FAE0108"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A4583D" w:rsidRPr="00220C73" w14:paraId="57391AA9" w14:textId="0315937B" w:rsidTr="00D70C94">
        <w:trPr>
          <w:jc w:val="center"/>
        </w:trPr>
        <w:tc>
          <w:tcPr>
            <w:cnfStyle w:val="001000000000" w:firstRow="0" w:lastRow="0" w:firstColumn="1" w:lastColumn="0" w:oddVBand="0" w:evenVBand="0" w:oddHBand="0" w:evenHBand="0" w:firstRowFirstColumn="0" w:firstRowLastColumn="0" w:lastRowFirstColumn="0" w:lastRowLastColumn="0"/>
            <w:tcW w:w="2272" w:type="pct"/>
          </w:tcPr>
          <w:p w14:paraId="585B7E70" w14:textId="616BA5CC" w:rsidR="00A4583D" w:rsidRPr="00220C73" w:rsidRDefault="00A4583D" w:rsidP="00A4583D">
            <w:pPr>
              <w:rPr>
                <w:rFonts w:ascii="Helvetica" w:hAnsi="Helvetica" w:cs="Helvetica"/>
                <w:sz w:val="24"/>
                <w:szCs w:val="24"/>
              </w:rPr>
            </w:pPr>
            <w:r w:rsidRPr="00220C73">
              <w:rPr>
                <w:rFonts w:ascii="Helvetica" w:hAnsi="Helvetica" w:cs="Helvetica"/>
                <w:i/>
                <w:iCs/>
                <w:sz w:val="24"/>
                <w:szCs w:val="24"/>
              </w:rPr>
              <w:t xml:space="preserve">  Lower Managerial</w:t>
            </w:r>
          </w:p>
        </w:tc>
        <w:tc>
          <w:tcPr>
            <w:tcW w:w="440" w:type="pct"/>
            <w:vAlign w:val="bottom"/>
          </w:tcPr>
          <w:p w14:paraId="490E7EDB" w14:textId="6C35E572"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-0.58</w:t>
            </w:r>
          </w:p>
        </w:tc>
        <w:tc>
          <w:tcPr>
            <w:tcW w:w="529" w:type="pct"/>
            <w:vAlign w:val="bottom"/>
          </w:tcPr>
          <w:p w14:paraId="4C256E2D" w14:textId="28E98D55"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(0.13)</w:t>
            </w:r>
          </w:p>
        </w:tc>
        <w:tc>
          <w:tcPr>
            <w:tcW w:w="441" w:type="pct"/>
            <w:vAlign w:val="bottom"/>
          </w:tcPr>
          <w:p w14:paraId="53008D49" w14:textId="5AD86601"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40" w:type="pct"/>
            <w:vAlign w:val="bottom"/>
          </w:tcPr>
          <w:p w14:paraId="5DA30597" w14:textId="132D75D2"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-0.05</w:t>
            </w:r>
          </w:p>
        </w:tc>
        <w:tc>
          <w:tcPr>
            <w:tcW w:w="439" w:type="pct"/>
            <w:vAlign w:val="bottom"/>
          </w:tcPr>
          <w:p w14:paraId="3329CEBA" w14:textId="4B7E8E5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439" w:type="pct"/>
          </w:tcPr>
          <w:p w14:paraId="6DC79824" w14:textId="6E6FA714"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A4583D" w:rsidRPr="00220C73" w14:paraId="145EE915" w14:textId="1D24A1B5" w:rsidTr="00CA26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2" w:type="pct"/>
          </w:tcPr>
          <w:p w14:paraId="44C0A9E0" w14:textId="79C45CCC" w:rsidR="00A4583D" w:rsidRPr="00220C73" w:rsidRDefault="00A4583D" w:rsidP="00A4583D">
            <w:pPr>
              <w:rPr>
                <w:rFonts w:ascii="Helvetica" w:hAnsi="Helvetica" w:cs="Helvetica"/>
                <w:sz w:val="24"/>
                <w:szCs w:val="24"/>
              </w:rPr>
            </w:pPr>
            <w:r w:rsidRPr="00220C73">
              <w:rPr>
                <w:rFonts w:ascii="Helvetica" w:hAnsi="Helvetica" w:cs="Helvetica"/>
                <w:i/>
                <w:iCs/>
                <w:sz w:val="24"/>
                <w:szCs w:val="24"/>
              </w:rPr>
              <w:t xml:space="preserve">  Intermediate Occupations</w:t>
            </w:r>
          </w:p>
        </w:tc>
        <w:tc>
          <w:tcPr>
            <w:tcW w:w="440" w:type="pct"/>
            <w:vAlign w:val="bottom"/>
          </w:tcPr>
          <w:p w14:paraId="2E41C01B" w14:textId="0F86A1CC"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-1.15</w:t>
            </w:r>
          </w:p>
        </w:tc>
        <w:tc>
          <w:tcPr>
            <w:tcW w:w="529" w:type="pct"/>
            <w:vAlign w:val="bottom"/>
          </w:tcPr>
          <w:p w14:paraId="2B739B75" w14:textId="3A80D2A5"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(0.26)</w:t>
            </w:r>
          </w:p>
        </w:tc>
        <w:tc>
          <w:tcPr>
            <w:tcW w:w="441" w:type="pct"/>
          </w:tcPr>
          <w:p w14:paraId="0D1FB491" w14:textId="4ADC2509"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40" w:type="pct"/>
            <w:vAlign w:val="bottom"/>
          </w:tcPr>
          <w:p w14:paraId="59A8115D" w14:textId="520DBD9F"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-0.12</w:t>
            </w:r>
          </w:p>
        </w:tc>
        <w:tc>
          <w:tcPr>
            <w:tcW w:w="439" w:type="pct"/>
            <w:vAlign w:val="bottom"/>
          </w:tcPr>
          <w:p w14:paraId="3C98EFA9" w14:textId="512772DA"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(0.03)</w:t>
            </w:r>
          </w:p>
        </w:tc>
        <w:tc>
          <w:tcPr>
            <w:tcW w:w="439" w:type="pct"/>
            <w:vAlign w:val="bottom"/>
          </w:tcPr>
          <w:p w14:paraId="215C5447" w14:textId="4C69AE10"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A4583D" w:rsidRPr="00220C73" w14:paraId="2337207C" w14:textId="6E19F21F" w:rsidTr="00CA26F3">
        <w:trPr>
          <w:jc w:val="center"/>
        </w:trPr>
        <w:tc>
          <w:tcPr>
            <w:cnfStyle w:val="001000000000" w:firstRow="0" w:lastRow="0" w:firstColumn="1" w:lastColumn="0" w:oddVBand="0" w:evenVBand="0" w:oddHBand="0" w:evenHBand="0" w:firstRowFirstColumn="0" w:firstRowLastColumn="0" w:lastRowFirstColumn="0" w:lastRowLastColumn="0"/>
            <w:tcW w:w="2272" w:type="pct"/>
          </w:tcPr>
          <w:p w14:paraId="18208C45" w14:textId="25611AE3" w:rsidR="00A4583D" w:rsidRPr="00220C73" w:rsidRDefault="00A4583D" w:rsidP="00A4583D">
            <w:pPr>
              <w:rPr>
                <w:rFonts w:ascii="Helvetica" w:hAnsi="Helvetica" w:cs="Helvetica"/>
                <w:sz w:val="24"/>
                <w:szCs w:val="24"/>
              </w:rPr>
            </w:pPr>
            <w:r w:rsidRPr="00220C73">
              <w:rPr>
                <w:rFonts w:ascii="Helvetica" w:hAnsi="Helvetica" w:cs="Helvetica"/>
                <w:i/>
                <w:iCs/>
                <w:sz w:val="24"/>
                <w:szCs w:val="24"/>
              </w:rPr>
              <w:t xml:space="preserve">  Small Employers</w:t>
            </w:r>
          </w:p>
        </w:tc>
        <w:tc>
          <w:tcPr>
            <w:tcW w:w="440" w:type="pct"/>
            <w:vAlign w:val="bottom"/>
          </w:tcPr>
          <w:p w14:paraId="33B1EB0A" w14:textId="2987216E"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-1.24</w:t>
            </w:r>
          </w:p>
        </w:tc>
        <w:tc>
          <w:tcPr>
            <w:tcW w:w="529" w:type="pct"/>
            <w:vAlign w:val="bottom"/>
          </w:tcPr>
          <w:p w14:paraId="4B92AC68" w14:textId="0B5F02A6"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(0.15)</w:t>
            </w:r>
          </w:p>
        </w:tc>
        <w:tc>
          <w:tcPr>
            <w:tcW w:w="441" w:type="pct"/>
          </w:tcPr>
          <w:p w14:paraId="54ED0073" w14:textId="5E2CC900"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40" w:type="pct"/>
            <w:vAlign w:val="bottom"/>
          </w:tcPr>
          <w:p w14:paraId="18E44B05" w14:textId="74306FC6"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-0.12</w:t>
            </w:r>
          </w:p>
        </w:tc>
        <w:tc>
          <w:tcPr>
            <w:tcW w:w="439" w:type="pct"/>
            <w:vAlign w:val="bottom"/>
          </w:tcPr>
          <w:p w14:paraId="70C6E85A" w14:textId="716DE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(0.02)</w:t>
            </w:r>
          </w:p>
        </w:tc>
        <w:tc>
          <w:tcPr>
            <w:tcW w:w="439" w:type="pct"/>
          </w:tcPr>
          <w:p w14:paraId="746A704A" w14:textId="0D478923"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A4583D" w:rsidRPr="00220C73" w14:paraId="3C8AE5B6" w14:textId="3262CFC7" w:rsidTr="00AC62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2" w:type="pct"/>
          </w:tcPr>
          <w:p w14:paraId="14E5ED52" w14:textId="5DAB2737" w:rsidR="00A4583D" w:rsidRPr="00220C73" w:rsidRDefault="00A4583D" w:rsidP="00A4583D">
            <w:pPr>
              <w:rPr>
                <w:rFonts w:ascii="Helvetica" w:hAnsi="Helvetica" w:cs="Helvetica"/>
                <w:sz w:val="24"/>
                <w:szCs w:val="24"/>
              </w:rPr>
            </w:pPr>
            <w:r w:rsidRPr="00220C73">
              <w:rPr>
                <w:rFonts w:ascii="Helvetica" w:hAnsi="Helvetica" w:cs="Helvetica"/>
                <w:i/>
                <w:iCs/>
                <w:sz w:val="24"/>
                <w:szCs w:val="24"/>
              </w:rPr>
              <w:t xml:space="preserve">  Lower Supervisory &amp; Technical Occupations</w:t>
            </w:r>
          </w:p>
        </w:tc>
        <w:tc>
          <w:tcPr>
            <w:tcW w:w="440" w:type="pct"/>
            <w:vAlign w:val="bottom"/>
          </w:tcPr>
          <w:p w14:paraId="53CE2613" w14:textId="4D9CD68D"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-1.14</w:t>
            </w:r>
          </w:p>
        </w:tc>
        <w:tc>
          <w:tcPr>
            <w:tcW w:w="529" w:type="pct"/>
            <w:vAlign w:val="bottom"/>
          </w:tcPr>
          <w:p w14:paraId="26978517" w14:textId="015C8991"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(0.13)</w:t>
            </w:r>
          </w:p>
        </w:tc>
        <w:tc>
          <w:tcPr>
            <w:tcW w:w="441" w:type="pct"/>
            <w:vAlign w:val="bottom"/>
          </w:tcPr>
          <w:p w14:paraId="1DD98332" w14:textId="179AF1EA"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40" w:type="pct"/>
            <w:vAlign w:val="bottom"/>
          </w:tcPr>
          <w:p w14:paraId="7C179CFB" w14:textId="013CF82B"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-0.12</w:t>
            </w:r>
          </w:p>
        </w:tc>
        <w:tc>
          <w:tcPr>
            <w:tcW w:w="439" w:type="pct"/>
            <w:vAlign w:val="bottom"/>
          </w:tcPr>
          <w:p w14:paraId="602057EC" w14:textId="2055AB01"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439" w:type="pct"/>
          </w:tcPr>
          <w:p w14:paraId="13C9D9BD" w14:textId="0C64B7B8"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A4583D" w:rsidRPr="00220C73" w14:paraId="13A58C89" w14:textId="41B2F656" w:rsidTr="00277F83">
        <w:trPr>
          <w:jc w:val="center"/>
        </w:trPr>
        <w:tc>
          <w:tcPr>
            <w:cnfStyle w:val="001000000000" w:firstRow="0" w:lastRow="0" w:firstColumn="1" w:lastColumn="0" w:oddVBand="0" w:evenVBand="0" w:oddHBand="0" w:evenHBand="0" w:firstRowFirstColumn="0" w:firstRowLastColumn="0" w:lastRowFirstColumn="0" w:lastRowLastColumn="0"/>
            <w:tcW w:w="2272" w:type="pct"/>
          </w:tcPr>
          <w:p w14:paraId="379B5B13" w14:textId="16E75BDF" w:rsidR="00A4583D" w:rsidRPr="00220C73" w:rsidRDefault="00A4583D" w:rsidP="00A4583D">
            <w:pPr>
              <w:rPr>
                <w:rFonts w:ascii="Helvetica" w:hAnsi="Helvetica" w:cs="Helvetica"/>
                <w:i/>
                <w:iCs/>
                <w:sz w:val="24"/>
                <w:szCs w:val="24"/>
              </w:rPr>
            </w:pPr>
            <w:r w:rsidRPr="00220C73">
              <w:rPr>
                <w:rFonts w:ascii="Helvetica" w:hAnsi="Helvetica" w:cs="Helvetica"/>
                <w:i/>
                <w:iCs/>
                <w:sz w:val="24"/>
                <w:szCs w:val="24"/>
              </w:rPr>
              <w:t xml:space="preserve">  Semi-Routine Occupations</w:t>
            </w:r>
          </w:p>
        </w:tc>
        <w:tc>
          <w:tcPr>
            <w:tcW w:w="440" w:type="pct"/>
            <w:vAlign w:val="bottom"/>
          </w:tcPr>
          <w:p w14:paraId="5E01A737" w14:textId="78873B09"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-1.18</w:t>
            </w:r>
          </w:p>
        </w:tc>
        <w:tc>
          <w:tcPr>
            <w:tcW w:w="529" w:type="pct"/>
            <w:vAlign w:val="bottom"/>
          </w:tcPr>
          <w:p w14:paraId="0078D57B" w14:textId="3912D192"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(0.13)</w:t>
            </w:r>
          </w:p>
        </w:tc>
        <w:tc>
          <w:tcPr>
            <w:tcW w:w="441" w:type="pct"/>
            <w:vAlign w:val="bottom"/>
          </w:tcPr>
          <w:p w14:paraId="36A283C2" w14:textId="7CF74210"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40" w:type="pct"/>
            <w:vAlign w:val="bottom"/>
          </w:tcPr>
          <w:p w14:paraId="3F45FAF0" w14:textId="1B093934"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-0.11</w:t>
            </w:r>
          </w:p>
        </w:tc>
        <w:tc>
          <w:tcPr>
            <w:tcW w:w="439" w:type="pct"/>
            <w:vAlign w:val="bottom"/>
          </w:tcPr>
          <w:p w14:paraId="69CB9C67" w14:textId="118E1910"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(0.02)</w:t>
            </w:r>
          </w:p>
        </w:tc>
        <w:tc>
          <w:tcPr>
            <w:tcW w:w="439" w:type="pct"/>
          </w:tcPr>
          <w:p w14:paraId="09A11072" w14:textId="0EE8C392"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A4583D" w:rsidRPr="00220C73" w14:paraId="2B56EB72" w14:textId="030098AB" w:rsidTr="00E808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2" w:type="pct"/>
          </w:tcPr>
          <w:p w14:paraId="510D27A7" w14:textId="061DB890" w:rsidR="00A4583D" w:rsidRPr="00220C73" w:rsidRDefault="00A4583D" w:rsidP="00A4583D">
            <w:pPr>
              <w:rPr>
                <w:rFonts w:ascii="Helvetica" w:hAnsi="Helvetica" w:cs="Helvetica"/>
                <w:sz w:val="24"/>
                <w:szCs w:val="24"/>
              </w:rPr>
            </w:pPr>
            <w:r w:rsidRPr="00220C73">
              <w:rPr>
                <w:rFonts w:ascii="Helvetica" w:hAnsi="Helvetica" w:cs="Helvetica"/>
                <w:i/>
                <w:iCs/>
                <w:sz w:val="24"/>
                <w:szCs w:val="24"/>
              </w:rPr>
              <w:t xml:space="preserve">  Routine Occupations</w:t>
            </w:r>
          </w:p>
        </w:tc>
        <w:tc>
          <w:tcPr>
            <w:tcW w:w="440" w:type="pct"/>
            <w:vAlign w:val="bottom"/>
          </w:tcPr>
          <w:p w14:paraId="00B7213E" w14:textId="2D20642B"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-1.63</w:t>
            </w:r>
          </w:p>
        </w:tc>
        <w:tc>
          <w:tcPr>
            <w:tcW w:w="529" w:type="pct"/>
            <w:vAlign w:val="bottom"/>
          </w:tcPr>
          <w:p w14:paraId="0C82E666" w14:textId="47582EED"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(0.13)</w:t>
            </w:r>
          </w:p>
        </w:tc>
        <w:tc>
          <w:tcPr>
            <w:tcW w:w="441" w:type="pct"/>
            <w:vAlign w:val="bottom"/>
          </w:tcPr>
          <w:p w14:paraId="14CD843E" w14:textId="21A447FF"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40" w:type="pct"/>
            <w:vAlign w:val="bottom"/>
          </w:tcPr>
          <w:p w14:paraId="183EF61F" w14:textId="4BE4407B"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-0.16</w:t>
            </w:r>
          </w:p>
        </w:tc>
        <w:tc>
          <w:tcPr>
            <w:tcW w:w="439" w:type="pct"/>
            <w:vAlign w:val="bottom"/>
          </w:tcPr>
          <w:p w14:paraId="733BDD18" w14:textId="13642A2C"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439" w:type="pct"/>
          </w:tcPr>
          <w:p w14:paraId="48ED94E3" w14:textId="12A37496"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A4583D" w:rsidRPr="00220C73" w14:paraId="5C7AEBBF" w14:textId="5D75AE38" w:rsidTr="00DE5FE1">
        <w:trPr>
          <w:jc w:val="center"/>
        </w:trPr>
        <w:tc>
          <w:tcPr>
            <w:cnfStyle w:val="001000000000" w:firstRow="0" w:lastRow="0" w:firstColumn="1" w:lastColumn="0" w:oddVBand="0" w:evenVBand="0" w:oddHBand="0" w:evenHBand="0" w:firstRowFirstColumn="0" w:firstRowLastColumn="0" w:lastRowFirstColumn="0" w:lastRowLastColumn="0"/>
            <w:tcW w:w="2272" w:type="pct"/>
          </w:tcPr>
          <w:p w14:paraId="409336FD" w14:textId="14590E6B" w:rsidR="00A4583D" w:rsidRPr="00220C73" w:rsidRDefault="00A4583D" w:rsidP="00A4583D">
            <w:pPr>
              <w:rPr>
                <w:rFonts w:ascii="Helvetica" w:hAnsi="Helvetica" w:cs="Helvetica"/>
                <w:i/>
                <w:iCs/>
                <w:sz w:val="24"/>
                <w:szCs w:val="24"/>
              </w:rPr>
            </w:pPr>
            <w:r w:rsidRPr="00220C73">
              <w:rPr>
                <w:rFonts w:ascii="Helvetica" w:hAnsi="Helvetica" w:cs="Helvetica"/>
                <w:sz w:val="24"/>
                <w:szCs w:val="24"/>
              </w:rPr>
              <w:t>Intercept</w:t>
            </w:r>
          </w:p>
        </w:tc>
        <w:tc>
          <w:tcPr>
            <w:tcW w:w="440" w:type="pct"/>
            <w:vAlign w:val="bottom"/>
          </w:tcPr>
          <w:p w14:paraId="6AB15D70" w14:textId="396F93FC"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-0.62</w:t>
            </w:r>
          </w:p>
        </w:tc>
        <w:tc>
          <w:tcPr>
            <w:tcW w:w="529" w:type="pct"/>
            <w:vAlign w:val="bottom"/>
          </w:tcPr>
          <w:p w14:paraId="315A8BD2" w14:textId="20FE1E56"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(0.11)</w:t>
            </w:r>
          </w:p>
        </w:tc>
        <w:tc>
          <w:tcPr>
            <w:tcW w:w="441" w:type="pct"/>
          </w:tcPr>
          <w:p w14:paraId="79B2D3F9" w14:textId="79846A61"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40" w:type="pct"/>
            <w:vAlign w:val="bottom"/>
          </w:tcPr>
          <w:p w14:paraId="16D79131" w14:textId="42969153"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39" w:type="pct"/>
            <w:vAlign w:val="bottom"/>
          </w:tcPr>
          <w:p w14:paraId="77020044" w14:textId="7225D826"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39" w:type="pct"/>
          </w:tcPr>
          <w:p w14:paraId="06A97E74" w14:textId="10EFEDD8"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A4583D" w:rsidRPr="00220C73" w14:paraId="6BFA9E1E" w14:textId="2F64CF08" w:rsidTr="004A55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2" w:type="pct"/>
          </w:tcPr>
          <w:p w14:paraId="72B2D4A0" w14:textId="05DCD9D0" w:rsidR="00A4583D" w:rsidRPr="00220C73" w:rsidRDefault="00A4583D" w:rsidP="00A4583D">
            <w:pPr>
              <w:rPr>
                <w:rFonts w:ascii="Helvetica" w:hAnsi="Helvetica" w:cs="Helvetica"/>
                <w:sz w:val="24"/>
                <w:szCs w:val="24"/>
              </w:rPr>
            </w:pPr>
          </w:p>
        </w:tc>
        <w:tc>
          <w:tcPr>
            <w:tcW w:w="440" w:type="pct"/>
          </w:tcPr>
          <w:p w14:paraId="519400F3" w14:textId="60DFD435"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529" w:type="pct"/>
          </w:tcPr>
          <w:p w14:paraId="35F549D0" w14:textId="18F3ED35"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41" w:type="pct"/>
          </w:tcPr>
          <w:p w14:paraId="1E1D7ABE" w14:textId="4F8ABFFB"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40" w:type="pct"/>
          </w:tcPr>
          <w:p w14:paraId="30468258"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39" w:type="pct"/>
          </w:tcPr>
          <w:p w14:paraId="4F259C67"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39" w:type="pct"/>
          </w:tcPr>
          <w:p w14:paraId="496723CC"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A4583D" w:rsidRPr="00220C73" w14:paraId="1CBB5C06" w14:textId="14D5244D" w:rsidTr="00AD5A57">
        <w:trPr>
          <w:jc w:val="center"/>
        </w:trPr>
        <w:tc>
          <w:tcPr>
            <w:cnfStyle w:val="001000000000" w:firstRow="0" w:lastRow="0" w:firstColumn="1" w:lastColumn="0" w:oddVBand="0" w:evenVBand="0" w:oddHBand="0" w:evenHBand="0" w:firstRowFirstColumn="0" w:firstRowLastColumn="0" w:lastRowFirstColumn="0" w:lastRowLastColumn="0"/>
            <w:tcW w:w="2272" w:type="pct"/>
          </w:tcPr>
          <w:p w14:paraId="0890CF9A" w14:textId="23C8A232" w:rsidR="00A4583D" w:rsidRPr="00220C73" w:rsidRDefault="00A4583D" w:rsidP="00A4583D">
            <w:pPr>
              <w:rPr>
                <w:rFonts w:ascii="Helvetica" w:hAnsi="Helvetica" w:cs="Helvetica"/>
                <w:sz w:val="24"/>
                <w:szCs w:val="24"/>
              </w:rPr>
            </w:pPr>
            <w:r w:rsidRPr="00220C73">
              <w:rPr>
                <w:rFonts w:ascii="Helvetica" w:hAnsi="Helvetica" w:cs="Helvetica"/>
                <w:sz w:val="24"/>
                <w:szCs w:val="24"/>
              </w:rPr>
              <w:t>Training &amp; Apprenticeships</w:t>
            </w:r>
          </w:p>
        </w:tc>
        <w:tc>
          <w:tcPr>
            <w:tcW w:w="440" w:type="pct"/>
          </w:tcPr>
          <w:p w14:paraId="3678ED3C" w14:textId="3E4CADD8"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529" w:type="pct"/>
          </w:tcPr>
          <w:p w14:paraId="5831E9AB" w14:textId="23C4570F"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41" w:type="pct"/>
          </w:tcPr>
          <w:p w14:paraId="0DDE1AEB" w14:textId="3203F88A"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40" w:type="pct"/>
          </w:tcPr>
          <w:p w14:paraId="42DD3E6D" w14:textId="1DB0D411"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39" w:type="pct"/>
          </w:tcPr>
          <w:p w14:paraId="7598C31E" w14:textId="09550516"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39" w:type="pct"/>
          </w:tcPr>
          <w:p w14:paraId="4FDE539F" w14:textId="049CAAE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A4583D" w:rsidRPr="00220C73" w14:paraId="271C45CD" w14:textId="1F3AD6B3" w:rsidTr="00E774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2" w:type="pct"/>
          </w:tcPr>
          <w:p w14:paraId="5AC623ED" w14:textId="2E94AEE5" w:rsidR="00A4583D" w:rsidRPr="00220C73" w:rsidRDefault="00A4583D" w:rsidP="00A4583D">
            <w:pPr>
              <w:rPr>
                <w:rFonts w:ascii="Helvetica" w:hAnsi="Helvetica" w:cs="Helvetica"/>
                <w:sz w:val="24"/>
                <w:szCs w:val="24"/>
              </w:rPr>
            </w:pPr>
            <w:r w:rsidRPr="00220C73">
              <w:rPr>
                <w:rFonts w:ascii="Helvetica" w:hAnsi="Helvetica" w:cs="Helvetica"/>
                <w:sz w:val="24"/>
                <w:szCs w:val="24"/>
              </w:rPr>
              <w:t>Educational Attainment</w:t>
            </w:r>
          </w:p>
        </w:tc>
        <w:tc>
          <w:tcPr>
            <w:tcW w:w="440" w:type="pct"/>
          </w:tcPr>
          <w:p w14:paraId="7E5D1B74" w14:textId="19064682"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529" w:type="pct"/>
          </w:tcPr>
          <w:p w14:paraId="54F3219B" w14:textId="20CBAF5D"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41" w:type="pct"/>
          </w:tcPr>
          <w:p w14:paraId="0E5D29E1" w14:textId="411336DC"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40" w:type="pct"/>
          </w:tcPr>
          <w:p w14:paraId="60AC2CB0"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39" w:type="pct"/>
          </w:tcPr>
          <w:p w14:paraId="21DAC474"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39" w:type="pct"/>
          </w:tcPr>
          <w:p w14:paraId="2F4B65FF"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A4583D" w:rsidRPr="00220C73" w14:paraId="0DC8C03A" w14:textId="7A94C0B9" w:rsidTr="00AD5A57">
        <w:trPr>
          <w:jc w:val="center"/>
        </w:trPr>
        <w:tc>
          <w:tcPr>
            <w:cnfStyle w:val="001000000000" w:firstRow="0" w:lastRow="0" w:firstColumn="1" w:lastColumn="0" w:oddVBand="0" w:evenVBand="0" w:oddHBand="0" w:evenHBand="0" w:firstRowFirstColumn="0" w:firstRowLastColumn="0" w:lastRowFirstColumn="0" w:lastRowLastColumn="0"/>
            <w:tcW w:w="2272" w:type="pct"/>
          </w:tcPr>
          <w:p w14:paraId="02AE91A2" w14:textId="192C78FB" w:rsidR="00A4583D" w:rsidRPr="00220C73" w:rsidRDefault="00A4583D" w:rsidP="00A4583D">
            <w:pPr>
              <w:rPr>
                <w:rFonts w:ascii="Helvetica" w:hAnsi="Helvetica" w:cs="Helvetica"/>
                <w:i/>
                <w:iCs/>
                <w:sz w:val="24"/>
                <w:szCs w:val="24"/>
              </w:rPr>
            </w:pPr>
            <w:r w:rsidRPr="00220C73">
              <w:rPr>
                <w:rFonts w:ascii="Helvetica" w:hAnsi="Helvetica" w:cs="Helvetica"/>
                <w:i/>
                <w:iCs/>
                <w:sz w:val="24"/>
                <w:szCs w:val="24"/>
              </w:rPr>
              <w:t xml:space="preserve">  Less than five O-levels</w:t>
            </w:r>
          </w:p>
        </w:tc>
        <w:tc>
          <w:tcPr>
            <w:tcW w:w="440" w:type="pct"/>
          </w:tcPr>
          <w:p w14:paraId="7E15A440" w14:textId="5A29ED9A"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529" w:type="pct"/>
          </w:tcPr>
          <w:p w14:paraId="1F4B387F" w14:textId="158D2489"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41" w:type="pct"/>
          </w:tcPr>
          <w:p w14:paraId="23C31351" w14:textId="0593B456"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40" w:type="pct"/>
          </w:tcPr>
          <w:p w14:paraId="24BE4B9E" w14:textId="62BF4B59"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39" w:type="pct"/>
          </w:tcPr>
          <w:p w14:paraId="4484B793" w14:textId="5FBA7C48"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39" w:type="pct"/>
          </w:tcPr>
          <w:p w14:paraId="37B27849" w14:textId="22467AF0"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A4583D" w:rsidRPr="00220C73" w14:paraId="0A0D81F7" w14:textId="54BD64C1" w:rsidTr="007A5C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2" w:type="pct"/>
          </w:tcPr>
          <w:p w14:paraId="69833494" w14:textId="533FB549" w:rsidR="00A4583D" w:rsidRPr="00220C73" w:rsidRDefault="00A4583D" w:rsidP="00A4583D">
            <w:pPr>
              <w:rPr>
                <w:rFonts w:ascii="Helvetica" w:hAnsi="Helvetica" w:cs="Helvetica"/>
                <w:sz w:val="24"/>
                <w:szCs w:val="24"/>
              </w:rPr>
            </w:pPr>
            <w:r w:rsidRPr="00220C73">
              <w:rPr>
                <w:rFonts w:ascii="Helvetica" w:hAnsi="Helvetica" w:cs="Helvetica"/>
                <w:i/>
                <w:iCs/>
                <w:sz w:val="24"/>
                <w:szCs w:val="24"/>
              </w:rPr>
              <w:t xml:space="preserve">  Five or More O-levels</w:t>
            </w:r>
          </w:p>
        </w:tc>
        <w:tc>
          <w:tcPr>
            <w:tcW w:w="440" w:type="pct"/>
            <w:vAlign w:val="bottom"/>
          </w:tcPr>
          <w:p w14:paraId="698504DA" w14:textId="7E803F59"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0.34</w:t>
            </w:r>
          </w:p>
        </w:tc>
        <w:tc>
          <w:tcPr>
            <w:tcW w:w="529" w:type="pct"/>
            <w:vAlign w:val="bottom"/>
          </w:tcPr>
          <w:p w14:paraId="2F181F66" w14:textId="6AAAFCE3"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(0.10)</w:t>
            </w:r>
          </w:p>
        </w:tc>
        <w:tc>
          <w:tcPr>
            <w:tcW w:w="441" w:type="pct"/>
          </w:tcPr>
          <w:p w14:paraId="4B795DBA" w14:textId="7B965ED6"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40" w:type="pct"/>
            <w:vAlign w:val="bottom"/>
          </w:tcPr>
          <w:p w14:paraId="2ECB283B" w14:textId="267C6CFB"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-0.17</w:t>
            </w:r>
          </w:p>
        </w:tc>
        <w:tc>
          <w:tcPr>
            <w:tcW w:w="439" w:type="pct"/>
            <w:vAlign w:val="bottom"/>
          </w:tcPr>
          <w:p w14:paraId="73A4B1A2" w14:textId="7FE24D0A"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439" w:type="pct"/>
            <w:vAlign w:val="bottom"/>
          </w:tcPr>
          <w:p w14:paraId="00CF30F6" w14:textId="0A6BFCA1"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A4583D" w:rsidRPr="00220C73" w14:paraId="31A0FA97" w14:textId="2795EF9C" w:rsidTr="00E774EB">
        <w:trPr>
          <w:jc w:val="center"/>
        </w:trPr>
        <w:tc>
          <w:tcPr>
            <w:cnfStyle w:val="001000000000" w:firstRow="0" w:lastRow="0" w:firstColumn="1" w:lastColumn="0" w:oddVBand="0" w:evenVBand="0" w:oddHBand="0" w:evenHBand="0" w:firstRowFirstColumn="0" w:firstRowLastColumn="0" w:lastRowFirstColumn="0" w:lastRowLastColumn="0"/>
            <w:tcW w:w="2272" w:type="pct"/>
          </w:tcPr>
          <w:p w14:paraId="433F8898" w14:textId="4E1A9AF1" w:rsidR="00A4583D" w:rsidRPr="00220C73" w:rsidRDefault="00A4583D" w:rsidP="00A4583D">
            <w:pPr>
              <w:rPr>
                <w:rFonts w:ascii="Helvetica" w:hAnsi="Helvetica" w:cs="Helvetica"/>
                <w:i/>
                <w:iCs/>
                <w:sz w:val="24"/>
                <w:szCs w:val="24"/>
              </w:rPr>
            </w:pPr>
            <w:r w:rsidRPr="00220C73">
              <w:rPr>
                <w:rFonts w:ascii="Helvetica" w:hAnsi="Helvetica" w:cs="Helvetica"/>
                <w:sz w:val="24"/>
                <w:szCs w:val="24"/>
              </w:rPr>
              <w:t>Sex</w:t>
            </w:r>
          </w:p>
        </w:tc>
        <w:tc>
          <w:tcPr>
            <w:tcW w:w="440" w:type="pct"/>
          </w:tcPr>
          <w:p w14:paraId="7767FAF8" w14:textId="714798BE"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529" w:type="pct"/>
          </w:tcPr>
          <w:p w14:paraId="6B13EE6F" w14:textId="2E363979"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41" w:type="pct"/>
          </w:tcPr>
          <w:p w14:paraId="76AEF95A" w14:textId="02CDDA24"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40" w:type="pct"/>
          </w:tcPr>
          <w:p w14:paraId="3A381BE6"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39" w:type="pct"/>
          </w:tcPr>
          <w:p w14:paraId="71259A02"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39" w:type="pct"/>
          </w:tcPr>
          <w:p w14:paraId="3E160DE3"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A4583D" w:rsidRPr="00220C73" w14:paraId="264BF774" w14:textId="6F1F971D" w:rsidTr="00AD5A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2" w:type="pct"/>
          </w:tcPr>
          <w:p w14:paraId="07BA474E" w14:textId="6DB6FF31" w:rsidR="00A4583D" w:rsidRPr="00220C73" w:rsidRDefault="00A4583D" w:rsidP="00A4583D">
            <w:pPr>
              <w:rPr>
                <w:rFonts w:ascii="Helvetica" w:hAnsi="Helvetica" w:cs="Helvetica"/>
                <w:i/>
                <w:iCs/>
                <w:sz w:val="24"/>
                <w:szCs w:val="24"/>
              </w:rPr>
            </w:pPr>
            <w:r w:rsidRPr="00220C73">
              <w:rPr>
                <w:rFonts w:ascii="Helvetica" w:hAnsi="Helvetica" w:cs="Helvetica"/>
                <w:sz w:val="24"/>
                <w:szCs w:val="24"/>
              </w:rPr>
              <w:t xml:space="preserve">  </w:t>
            </w:r>
            <w:r w:rsidRPr="00220C73">
              <w:rPr>
                <w:rFonts w:ascii="Helvetica" w:hAnsi="Helvetica" w:cs="Helvetica"/>
                <w:i/>
                <w:iCs/>
                <w:sz w:val="24"/>
                <w:szCs w:val="24"/>
              </w:rPr>
              <w:t>Female</w:t>
            </w:r>
          </w:p>
        </w:tc>
        <w:tc>
          <w:tcPr>
            <w:tcW w:w="440" w:type="pct"/>
          </w:tcPr>
          <w:p w14:paraId="104E23A7" w14:textId="2068ED5E"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529" w:type="pct"/>
          </w:tcPr>
          <w:p w14:paraId="20BA6682" w14:textId="7466FEA5"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41" w:type="pct"/>
          </w:tcPr>
          <w:p w14:paraId="29FB3C7B" w14:textId="62BBB44C"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40" w:type="pct"/>
          </w:tcPr>
          <w:p w14:paraId="46E464A9" w14:textId="2E43F56E"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39" w:type="pct"/>
          </w:tcPr>
          <w:p w14:paraId="63B0CE62" w14:textId="002B4F9C"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39" w:type="pct"/>
          </w:tcPr>
          <w:p w14:paraId="29F52D5F" w14:textId="5F064199"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A4583D" w:rsidRPr="00220C73" w14:paraId="6EF3F55C" w14:textId="3DDA567A" w:rsidTr="0049217E">
        <w:trPr>
          <w:jc w:val="center"/>
        </w:trPr>
        <w:tc>
          <w:tcPr>
            <w:cnfStyle w:val="001000000000" w:firstRow="0" w:lastRow="0" w:firstColumn="1" w:lastColumn="0" w:oddVBand="0" w:evenVBand="0" w:oddHBand="0" w:evenHBand="0" w:firstRowFirstColumn="0" w:firstRowLastColumn="0" w:lastRowFirstColumn="0" w:lastRowLastColumn="0"/>
            <w:tcW w:w="2272" w:type="pct"/>
          </w:tcPr>
          <w:p w14:paraId="4B60DC88" w14:textId="607C5754" w:rsidR="00A4583D" w:rsidRPr="00220C73" w:rsidRDefault="00A4583D" w:rsidP="00A4583D">
            <w:pPr>
              <w:rPr>
                <w:rFonts w:ascii="Helvetica" w:hAnsi="Helvetica" w:cs="Helvetica"/>
                <w:sz w:val="24"/>
                <w:szCs w:val="24"/>
              </w:rPr>
            </w:pPr>
            <w:r w:rsidRPr="00220C73">
              <w:rPr>
                <w:rFonts w:ascii="Helvetica" w:hAnsi="Helvetica" w:cs="Helvetica"/>
                <w:i/>
                <w:iCs/>
                <w:sz w:val="24"/>
                <w:szCs w:val="24"/>
              </w:rPr>
              <w:t xml:space="preserve">  Male</w:t>
            </w:r>
          </w:p>
        </w:tc>
        <w:tc>
          <w:tcPr>
            <w:tcW w:w="440" w:type="pct"/>
            <w:vAlign w:val="bottom"/>
          </w:tcPr>
          <w:p w14:paraId="5DF91A82" w14:textId="453B720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1.92</w:t>
            </w:r>
          </w:p>
        </w:tc>
        <w:tc>
          <w:tcPr>
            <w:tcW w:w="529" w:type="pct"/>
            <w:vAlign w:val="bottom"/>
          </w:tcPr>
          <w:p w14:paraId="387AC38B" w14:textId="75C2A7DA"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(0.07)</w:t>
            </w:r>
          </w:p>
        </w:tc>
        <w:tc>
          <w:tcPr>
            <w:tcW w:w="441" w:type="pct"/>
          </w:tcPr>
          <w:p w14:paraId="58AC8EED" w14:textId="708CA699"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40" w:type="pct"/>
            <w:vAlign w:val="bottom"/>
          </w:tcPr>
          <w:p w14:paraId="030B4C07" w14:textId="40FF093E"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0.24</w:t>
            </w:r>
          </w:p>
        </w:tc>
        <w:tc>
          <w:tcPr>
            <w:tcW w:w="439" w:type="pct"/>
            <w:vAlign w:val="bottom"/>
          </w:tcPr>
          <w:p w14:paraId="0A4264E4" w14:textId="28AD7F8A"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439" w:type="pct"/>
          </w:tcPr>
          <w:p w14:paraId="7C344C4D" w14:textId="7F56E14C"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A4583D" w:rsidRPr="00220C73" w14:paraId="5C5C519E" w14:textId="7D6018D6" w:rsidTr="004A55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2" w:type="pct"/>
          </w:tcPr>
          <w:p w14:paraId="2018AD68" w14:textId="1D2F1082" w:rsidR="00A4583D" w:rsidRPr="00220C73" w:rsidRDefault="00A4583D" w:rsidP="00A4583D">
            <w:pPr>
              <w:rPr>
                <w:rFonts w:ascii="Helvetica" w:hAnsi="Helvetica" w:cs="Helvetica"/>
                <w:sz w:val="24"/>
                <w:szCs w:val="24"/>
              </w:rPr>
            </w:pPr>
            <w:r w:rsidRPr="00220C73">
              <w:rPr>
                <w:rFonts w:ascii="Helvetica" w:hAnsi="Helvetica" w:cs="Helvetica"/>
                <w:sz w:val="24"/>
                <w:szCs w:val="24"/>
              </w:rPr>
              <w:t>Housing Tenure</w:t>
            </w:r>
          </w:p>
        </w:tc>
        <w:tc>
          <w:tcPr>
            <w:tcW w:w="440" w:type="pct"/>
          </w:tcPr>
          <w:p w14:paraId="6DC1204E"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529" w:type="pct"/>
          </w:tcPr>
          <w:p w14:paraId="25015303"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41" w:type="pct"/>
          </w:tcPr>
          <w:p w14:paraId="3EDA6B8A"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40" w:type="pct"/>
          </w:tcPr>
          <w:p w14:paraId="69AC304C"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39" w:type="pct"/>
          </w:tcPr>
          <w:p w14:paraId="1DC58EFC"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39" w:type="pct"/>
          </w:tcPr>
          <w:p w14:paraId="6AA5B51D"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A4583D" w:rsidRPr="00220C73" w14:paraId="56EE890F" w14:textId="7221FE9C" w:rsidTr="004A5564">
        <w:trPr>
          <w:jc w:val="center"/>
        </w:trPr>
        <w:tc>
          <w:tcPr>
            <w:cnfStyle w:val="001000000000" w:firstRow="0" w:lastRow="0" w:firstColumn="1" w:lastColumn="0" w:oddVBand="0" w:evenVBand="0" w:oddHBand="0" w:evenHBand="0" w:firstRowFirstColumn="0" w:firstRowLastColumn="0" w:lastRowFirstColumn="0" w:lastRowLastColumn="0"/>
            <w:tcW w:w="2272" w:type="pct"/>
          </w:tcPr>
          <w:p w14:paraId="5CB3F4FC" w14:textId="319912DC" w:rsidR="00A4583D" w:rsidRPr="00220C73" w:rsidRDefault="00A4583D" w:rsidP="00A4583D">
            <w:pPr>
              <w:rPr>
                <w:rFonts w:ascii="Helvetica" w:hAnsi="Helvetica" w:cs="Helvetica"/>
                <w:sz w:val="24"/>
                <w:szCs w:val="24"/>
              </w:rPr>
            </w:pPr>
            <w:r w:rsidRPr="00220C73">
              <w:rPr>
                <w:rFonts w:ascii="Helvetica" w:hAnsi="Helvetica" w:cs="Helvetica"/>
                <w:i/>
                <w:iCs/>
                <w:sz w:val="24"/>
                <w:szCs w:val="24"/>
              </w:rPr>
              <w:t xml:space="preserve">  Own Home</w:t>
            </w:r>
          </w:p>
        </w:tc>
        <w:tc>
          <w:tcPr>
            <w:tcW w:w="440" w:type="pct"/>
          </w:tcPr>
          <w:p w14:paraId="7ECA5889" w14:textId="58754E46"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529" w:type="pct"/>
          </w:tcPr>
          <w:p w14:paraId="33B37CAD" w14:textId="2748B0CB"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41" w:type="pct"/>
          </w:tcPr>
          <w:p w14:paraId="07C2CAE6"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40" w:type="pct"/>
          </w:tcPr>
          <w:p w14:paraId="773C5CAD" w14:textId="2AB31BA9"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39" w:type="pct"/>
          </w:tcPr>
          <w:p w14:paraId="28A2F276" w14:textId="3438F9E9"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39" w:type="pct"/>
          </w:tcPr>
          <w:p w14:paraId="1D31A827" w14:textId="704EBB2F"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A4583D" w:rsidRPr="00220C73" w14:paraId="6E0A8B5E" w14:textId="150C8EDA" w:rsidTr="001858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2" w:type="pct"/>
          </w:tcPr>
          <w:p w14:paraId="180CE46F" w14:textId="6B08115F" w:rsidR="00A4583D" w:rsidRPr="00220C73" w:rsidRDefault="00A4583D" w:rsidP="00A4583D">
            <w:pPr>
              <w:rPr>
                <w:rFonts w:ascii="Helvetica" w:hAnsi="Helvetica" w:cs="Helvetica"/>
                <w:sz w:val="24"/>
                <w:szCs w:val="24"/>
              </w:rPr>
            </w:pPr>
            <w:r w:rsidRPr="00220C73">
              <w:rPr>
                <w:rFonts w:ascii="Helvetica" w:hAnsi="Helvetica" w:cs="Helvetica"/>
                <w:i/>
                <w:iCs/>
                <w:sz w:val="24"/>
                <w:szCs w:val="24"/>
              </w:rPr>
              <w:t xml:space="preserve">  Don't Own Home</w:t>
            </w:r>
          </w:p>
        </w:tc>
        <w:tc>
          <w:tcPr>
            <w:tcW w:w="440" w:type="pct"/>
            <w:vAlign w:val="bottom"/>
          </w:tcPr>
          <w:p w14:paraId="41A443F3" w14:textId="56851D49"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-0.31</w:t>
            </w:r>
          </w:p>
        </w:tc>
        <w:tc>
          <w:tcPr>
            <w:tcW w:w="529" w:type="pct"/>
            <w:vAlign w:val="bottom"/>
          </w:tcPr>
          <w:p w14:paraId="55CFA202" w14:textId="78C29158"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(0.07)</w:t>
            </w:r>
          </w:p>
        </w:tc>
        <w:tc>
          <w:tcPr>
            <w:tcW w:w="441" w:type="pct"/>
            <w:vAlign w:val="bottom"/>
          </w:tcPr>
          <w:p w14:paraId="198713AD" w14:textId="4993324B"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40" w:type="pct"/>
            <w:vAlign w:val="bottom"/>
          </w:tcPr>
          <w:p w14:paraId="0D9DA858" w14:textId="1B173E18"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439" w:type="pct"/>
            <w:vAlign w:val="bottom"/>
          </w:tcPr>
          <w:p w14:paraId="3E90CC5E" w14:textId="791554A8"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439" w:type="pct"/>
          </w:tcPr>
          <w:p w14:paraId="1DD0FAE4"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A4583D" w:rsidRPr="00220C73" w14:paraId="4B784DCB" w14:textId="7535D16B" w:rsidTr="00E774EB">
        <w:trPr>
          <w:jc w:val="center"/>
        </w:trPr>
        <w:tc>
          <w:tcPr>
            <w:cnfStyle w:val="001000000000" w:firstRow="0" w:lastRow="0" w:firstColumn="1" w:lastColumn="0" w:oddVBand="0" w:evenVBand="0" w:oddHBand="0" w:evenHBand="0" w:firstRowFirstColumn="0" w:firstRowLastColumn="0" w:lastRowFirstColumn="0" w:lastRowLastColumn="0"/>
            <w:tcW w:w="2272" w:type="pct"/>
          </w:tcPr>
          <w:p w14:paraId="259185D8" w14:textId="2F8F527D" w:rsidR="00A4583D" w:rsidRPr="00220C73" w:rsidRDefault="00A4583D" w:rsidP="00A4583D">
            <w:pPr>
              <w:rPr>
                <w:rFonts w:ascii="Helvetica" w:hAnsi="Helvetica" w:cs="Helvetica"/>
                <w:i/>
                <w:iCs/>
                <w:sz w:val="24"/>
                <w:szCs w:val="24"/>
              </w:rPr>
            </w:pPr>
            <w:r w:rsidRPr="00220C73">
              <w:rPr>
                <w:rFonts w:ascii="Helvetica" w:hAnsi="Helvetica" w:cs="Helvetica"/>
                <w:sz w:val="24"/>
                <w:szCs w:val="24"/>
              </w:rPr>
              <w:t>NS-SEC</w:t>
            </w:r>
          </w:p>
        </w:tc>
        <w:tc>
          <w:tcPr>
            <w:tcW w:w="440" w:type="pct"/>
          </w:tcPr>
          <w:p w14:paraId="5AC86A23" w14:textId="4ED59F3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529" w:type="pct"/>
          </w:tcPr>
          <w:p w14:paraId="559CA32B" w14:textId="3FE1A722"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41" w:type="pct"/>
          </w:tcPr>
          <w:p w14:paraId="752C9C62"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40" w:type="pct"/>
          </w:tcPr>
          <w:p w14:paraId="38EE6740"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39" w:type="pct"/>
          </w:tcPr>
          <w:p w14:paraId="2E1AD693"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39" w:type="pct"/>
          </w:tcPr>
          <w:p w14:paraId="2CAFF8D9"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A4583D" w:rsidRPr="00220C73" w14:paraId="70855B35" w14:textId="75EA63C9" w:rsidTr="004A55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2" w:type="pct"/>
          </w:tcPr>
          <w:p w14:paraId="614D37B1" w14:textId="285C4B52" w:rsidR="00A4583D" w:rsidRPr="00220C73" w:rsidRDefault="00A4583D" w:rsidP="00A4583D">
            <w:pPr>
              <w:rPr>
                <w:rFonts w:ascii="Helvetica" w:hAnsi="Helvetica" w:cs="Helvetica"/>
                <w:sz w:val="24"/>
                <w:szCs w:val="24"/>
              </w:rPr>
            </w:pPr>
            <w:r w:rsidRPr="00220C73">
              <w:rPr>
                <w:rFonts w:ascii="Helvetica" w:hAnsi="Helvetica" w:cs="Helvetica"/>
                <w:i/>
                <w:iCs/>
                <w:sz w:val="24"/>
                <w:szCs w:val="24"/>
              </w:rPr>
              <w:t xml:space="preserve">  Higher Managerial</w:t>
            </w:r>
          </w:p>
        </w:tc>
        <w:tc>
          <w:tcPr>
            <w:tcW w:w="440" w:type="pct"/>
          </w:tcPr>
          <w:p w14:paraId="6A5E5E0F" w14:textId="77C24E52"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529" w:type="pct"/>
          </w:tcPr>
          <w:p w14:paraId="414B60B5" w14:textId="74438F34"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41" w:type="pct"/>
          </w:tcPr>
          <w:p w14:paraId="03C9D1E1"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40" w:type="pct"/>
          </w:tcPr>
          <w:p w14:paraId="54F7F2DF" w14:textId="5ED9C1FD"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39" w:type="pct"/>
          </w:tcPr>
          <w:p w14:paraId="4F40D5D4" w14:textId="62F3E9BD"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39" w:type="pct"/>
          </w:tcPr>
          <w:p w14:paraId="3C0316BF" w14:textId="176FFB6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A4583D" w:rsidRPr="00220C73" w14:paraId="388C1897" w14:textId="5D8C799F" w:rsidTr="0005719E">
        <w:trPr>
          <w:jc w:val="center"/>
        </w:trPr>
        <w:tc>
          <w:tcPr>
            <w:cnfStyle w:val="001000000000" w:firstRow="0" w:lastRow="0" w:firstColumn="1" w:lastColumn="0" w:oddVBand="0" w:evenVBand="0" w:oddHBand="0" w:evenHBand="0" w:firstRowFirstColumn="0" w:firstRowLastColumn="0" w:lastRowFirstColumn="0" w:lastRowLastColumn="0"/>
            <w:tcW w:w="2272" w:type="pct"/>
          </w:tcPr>
          <w:p w14:paraId="4709027B" w14:textId="347F6681" w:rsidR="00A4583D" w:rsidRPr="00220C73" w:rsidRDefault="00A4583D" w:rsidP="00A4583D">
            <w:pPr>
              <w:rPr>
                <w:rFonts w:ascii="Helvetica" w:hAnsi="Helvetica" w:cs="Helvetica"/>
                <w:i/>
                <w:iCs/>
                <w:sz w:val="24"/>
                <w:szCs w:val="24"/>
              </w:rPr>
            </w:pPr>
            <w:r w:rsidRPr="00220C73">
              <w:rPr>
                <w:rFonts w:ascii="Helvetica" w:hAnsi="Helvetica" w:cs="Helvetica"/>
                <w:i/>
                <w:iCs/>
                <w:sz w:val="24"/>
                <w:szCs w:val="24"/>
              </w:rPr>
              <w:t xml:space="preserve">  Lower Managerial</w:t>
            </w:r>
          </w:p>
        </w:tc>
        <w:tc>
          <w:tcPr>
            <w:tcW w:w="440" w:type="pct"/>
            <w:vAlign w:val="bottom"/>
          </w:tcPr>
          <w:p w14:paraId="3FB0F6D6" w14:textId="6FB3B42B"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-0.37</w:t>
            </w:r>
          </w:p>
        </w:tc>
        <w:tc>
          <w:tcPr>
            <w:tcW w:w="529" w:type="pct"/>
            <w:vAlign w:val="bottom"/>
          </w:tcPr>
          <w:p w14:paraId="02FA3488" w14:textId="5C784CA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(0.15)</w:t>
            </w:r>
          </w:p>
        </w:tc>
        <w:tc>
          <w:tcPr>
            <w:tcW w:w="441" w:type="pct"/>
          </w:tcPr>
          <w:p w14:paraId="53BDEF24" w14:textId="6ABDBCDB"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40" w:type="pct"/>
            <w:vAlign w:val="bottom"/>
          </w:tcPr>
          <w:p w14:paraId="2D709B97" w14:textId="3D940C0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-0.02</w:t>
            </w:r>
          </w:p>
        </w:tc>
        <w:tc>
          <w:tcPr>
            <w:tcW w:w="439" w:type="pct"/>
            <w:vAlign w:val="bottom"/>
          </w:tcPr>
          <w:p w14:paraId="1AC5F454" w14:textId="7D0DF51E"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(0.02)</w:t>
            </w:r>
          </w:p>
        </w:tc>
        <w:tc>
          <w:tcPr>
            <w:tcW w:w="439" w:type="pct"/>
          </w:tcPr>
          <w:p w14:paraId="7122B99A"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A4583D" w:rsidRPr="00220C73" w14:paraId="79A3F247" w14:textId="5C3737EA" w:rsidTr="00A16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2" w:type="pct"/>
          </w:tcPr>
          <w:p w14:paraId="71982189" w14:textId="168C37AF" w:rsidR="00A4583D" w:rsidRPr="00220C73" w:rsidRDefault="00A4583D" w:rsidP="00A4583D">
            <w:pPr>
              <w:rPr>
                <w:rFonts w:ascii="Helvetica" w:hAnsi="Helvetica" w:cs="Helvetica"/>
                <w:sz w:val="24"/>
                <w:szCs w:val="24"/>
              </w:rPr>
            </w:pPr>
            <w:r w:rsidRPr="00220C73">
              <w:rPr>
                <w:rFonts w:ascii="Helvetica" w:hAnsi="Helvetica" w:cs="Helvetica"/>
                <w:i/>
                <w:iCs/>
                <w:sz w:val="24"/>
                <w:szCs w:val="24"/>
              </w:rPr>
              <w:t xml:space="preserve">  Intermediate Occupations</w:t>
            </w:r>
          </w:p>
        </w:tc>
        <w:tc>
          <w:tcPr>
            <w:tcW w:w="440" w:type="pct"/>
            <w:vAlign w:val="bottom"/>
          </w:tcPr>
          <w:p w14:paraId="744B65F3" w14:textId="26CD3A5F"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-0.30</w:t>
            </w:r>
          </w:p>
        </w:tc>
        <w:tc>
          <w:tcPr>
            <w:tcW w:w="529" w:type="pct"/>
            <w:vAlign w:val="bottom"/>
          </w:tcPr>
          <w:p w14:paraId="0B930BC0" w14:textId="202C4EBF"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(0.26)</w:t>
            </w:r>
          </w:p>
        </w:tc>
        <w:tc>
          <w:tcPr>
            <w:tcW w:w="441" w:type="pct"/>
          </w:tcPr>
          <w:p w14:paraId="23366A97"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40" w:type="pct"/>
            <w:vAlign w:val="bottom"/>
          </w:tcPr>
          <w:p w14:paraId="2DFFDA5B" w14:textId="6BA31E0E"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439" w:type="pct"/>
            <w:vAlign w:val="bottom"/>
          </w:tcPr>
          <w:p w14:paraId="6ECB2CC6" w14:textId="517AC7F2"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(0.03)</w:t>
            </w:r>
          </w:p>
        </w:tc>
        <w:tc>
          <w:tcPr>
            <w:tcW w:w="439" w:type="pct"/>
          </w:tcPr>
          <w:p w14:paraId="4D68E64C"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A4583D" w:rsidRPr="00220C73" w14:paraId="0E819A01" w14:textId="4C57C6BA" w:rsidTr="00375E68">
        <w:trPr>
          <w:jc w:val="center"/>
        </w:trPr>
        <w:tc>
          <w:tcPr>
            <w:cnfStyle w:val="001000000000" w:firstRow="0" w:lastRow="0" w:firstColumn="1" w:lastColumn="0" w:oddVBand="0" w:evenVBand="0" w:oddHBand="0" w:evenHBand="0" w:firstRowFirstColumn="0" w:firstRowLastColumn="0" w:lastRowFirstColumn="0" w:lastRowLastColumn="0"/>
            <w:tcW w:w="2272" w:type="pct"/>
          </w:tcPr>
          <w:p w14:paraId="21927C50" w14:textId="1C40FFBB" w:rsidR="00A4583D" w:rsidRPr="00220C73" w:rsidRDefault="00A4583D" w:rsidP="00A4583D">
            <w:pPr>
              <w:rPr>
                <w:rFonts w:ascii="Helvetica" w:hAnsi="Helvetica" w:cs="Helvetica"/>
                <w:i/>
                <w:iCs/>
                <w:sz w:val="24"/>
                <w:szCs w:val="24"/>
              </w:rPr>
            </w:pPr>
            <w:r w:rsidRPr="00220C73">
              <w:rPr>
                <w:rFonts w:ascii="Helvetica" w:hAnsi="Helvetica" w:cs="Helvetica"/>
                <w:i/>
                <w:iCs/>
                <w:sz w:val="24"/>
                <w:szCs w:val="24"/>
              </w:rPr>
              <w:t xml:space="preserve">  Small Employers</w:t>
            </w:r>
          </w:p>
        </w:tc>
        <w:tc>
          <w:tcPr>
            <w:tcW w:w="440" w:type="pct"/>
            <w:vAlign w:val="bottom"/>
          </w:tcPr>
          <w:p w14:paraId="0BB7DFE8" w14:textId="3999FAAC"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-0.10</w:t>
            </w:r>
          </w:p>
        </w:tc>
        <w:tc>
          <w:tcPr>
            <w:tcW w:w="529" w:type="pct"/>
            <w:vAlign w:val="bottom"/>
          </w:tcPr>
          <w:p w14:paraId="28158EC4" w14:textId="73C69526"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(0.15)</w:t>
            </w:r>
          </w:p>
        </w:tc>
        <w:tc>
          <w:tcPr>
            <w:tcW w:w="441" w:type="pct"/>
          </w:tcPr>
          <w:p w14:paraId="5E12B39E"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40" w:type="pct"/>
            <w:vAlign w:val="bottom"/>
          </w:tcPr>
          <w:p w14:paraId="0AAB77FD" w14:textId="1695068B"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0.05</w:t>
            </w:r>
          </w:p>
        </w:tc>
        <w:tc>
          <w:tcPr>
            <w:tcW w:w="439" w:type="pct"/>
            <w:vAlign w:val="bottom"/>
          </w:tcPr>
          <w:p w14:paraId="1E082A1A" w14:textId="1322A0E3"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(0.02)</w:t>
            </w:r>
          </w:p>
        </w:tc>
        <w:tc>
          <w:tcPr>
            <w:tcW w:w="439" w:type="pct"/>
          </w:tcPr>
          <w:p w14:paraId="5E6FB498" w14:textId="6C51BE79"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A4583D" w:rsidRPr="00220C73" w14:paraId="00EE77CB" w14:textId="7E70220D" w:rsidTr="00BD63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2" w:type="pct"/>
          </w:tcPr>
          <w:p w14:paraId="1CFDD788" w14:textId="049F6388" w:rsidR="00A4583D" w:rsidRPr="00220C73" w:rsidRDefault="00A4583D" w:rsidP="00A4583D">
            <w:pPr>
              <w:rPr>
                <w:rFonts w:ascii="Helvetica" w:hAnsi="Helvetica" w:cs="Helvetica"/>
                <w:sz w:val="24"/>
                <w:szCs w:val="24"/>
              </w:rPr>
            </w:pPr>
            <w:r w:rsidRPr="00220C73">
              <w:rPr>
                <w:rFonts w:ascii="Helvetica" w:hAnsi="Helvetica" w:cs="Helvetica"/>
                <w:i/>
                <w:iCs/>
                <w:sz w:val="24"/>
                <w:szCs w:val="24"/>
              </w:rPr>
              <w:t xml:space="preserve">  Lower Supervisory &amp; Technical Occupations</w:t>
            </w:r>
          </w:p>
        </w:tc>
        <w:tc>
          <w:tcPr>
            <w:tcW w:w="440" w:type="pct"/>
            <w:vAlign w:val="bottom"/>
          </w:tcPr>
          <w:p w14:paraId="5142349A" w14:textId="01F46D5B"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-0.12</w:t>
            </w:r>
          </w:p>
        </w:tc>
        <w:tc>
          <w:tcPr>
            <w:tcW w:w="529" w:type="pct"/>
            <w:vAlign w:val="bottom"/>
          </w:tcPr>
          <w:p w14:paraId="73E8DA9F" w14:textId="717F7F03"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(0.14)</w:t>
            </w:r>
          </w:p>
        </w:tc>
        <w:tc>
          <w:tcPr>
            <w:tcW w:w="441" w:type="pct"/>
          </w:tcPr>
          <w:p w14:paraId="47180E6E"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40" w:type="pct"/>
            <w:vAlign w:val="bottom"/>
          </w:tcPr>
          <w:p w14:paraId="401FE173" w14:textId="49B0D2F0"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0.04</w:t>
            </w:r>
          </w:p>
        </w:tc>
        <w:tc>
          <w:tcPr>
            <w:tcW w:w="439" w:type="pct"/>
            <w:vAlign w:val="bottom"/>
          </w:tcPr>
          <w:p w14:paraId="597CF288" w14:textId="54CB5A0F"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(0.02)</w:t>
            </w:r>
          </w:p>
        </w:tc>
        <w:tc>
          <w:tcPr>
            <w:tcW w:w="439" w:type="pct"/>
          </w:tcPr>
          <w:p w14:paraId="2ED75013" w14:textId="65970BDE"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A4583D" w:rsidRPr="00220C73" w14:paraId="4B9847F6" w14:textId="1527AC6A" w:rsidTr="00C54648">
        <w:trPr>
          <w:jc w:val="center"/>
        </w:trPr>
        <w:tc>
          <w:tcPr>
            <w:cnfStyle w:val="001000000000" w:firstRow="0" w:lastRow="0" w:firstColumn="1" w:lastColumn="0" w:oddVBand="0" w:evenVBand="0" w:oddHBand="0" w:evenHBand="0" w:firstRowFirstColumn="0" w:firstRowLastColumn="0" w:lastRowFirstColumn="0" w:lastRowLastColumn="0"/>
            <w:tcW w:w="2272" w:type="pct"/>
          </w:tcPr>
          <w:p w14:paraId="57765474" w14:textId="71BA0D87" w:rsidR="00A4583D" w:rsidRPr="00220C73" w:rsidRDefault="00A4583D" w:rsidP="00A4583D">
            <w:pPr>
              <w:rPr>
                <w:rFonts w:ascii="Helvetica" w:hAnsi="Helvetica" w:cs="Helvetica"/>
                <w:i/>
                <w:iCs/>
                <w:sz w:val="24"/>
                <w:szCs w:val="24"/>
              </w:rPr>
            </w:pPr>
            <w:r w:rsidRPr="00220C73">
              <w:rPr>
                <w:rFonts w:ascii="Helvetica" w:hAnsi="Helvetica" w:cs="Helvetica"/>
                <w:i/>
                <w:iCs/>
                <w:sz w:val="24"/>
                <w:szCs w:val="24"/>
              </w:rPr>
              <w:t xml:space="preserve">  Semi-Routine Occupations</w:t>
            </w:r>
          </w:p>
        </w:tc>
        <w:tc>
          <w:tcPr>
            <w:tcW w:w="440" w:type="pct"/>
            <w:vAlign w:val="bottom"/>
          </w:tcPr>
          <w:p w14:paraId="7192B856" w14:textId="0F3952A1"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-0.22</w:t>
            </w:r>
          </w:p>
        </w:tc>
        <w:tc>
          <w:tcPr>
            <w:tcW w:w="529" w:type="pct"/>
            <w:vAlign w:val="bottom"/>
          </w:tcPr>
          <w:p w14:paraId="24B6AA83" w14:textId="788D6344"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(0.14)</w:t>
            </w:r>
          </w:p>
        </w:tc>
        <w:tc>
          <w:tcPr>
            <w:tcW w:w="441" w:type="pct"/>
          </w:tcPr>
          <w:p w14:paraId="0EB83364"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40" w:type="pct"/>
            <w:vAlign w:val="bottom"/>
          </w:tcPr>
          <w:p w14:paraId="2A696AB2" w14:textId="058A9A9B"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0.03</w:t>
            </w:r>
          </w:p>
        </w:tc>
        <w:tc>
          <w:tcPr>
            <w:tcW w:w="439" w:type="pct"/>
            <w:vAlign w:val="bottom"/>
          </w:tcPr>
          <w:p w14:paraId="7854E986" w14:textId="6DFF656A"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(0.02)</w:t>
            </w:r>
          </w:p>
        </w:tc>
        <w:tc>
          <w:tcPr>
            <w:tcW w:w="439" w:type="pct"/>
          </w:tcPr>
          <w:p w14:paraId="2E0E2B3C"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A4583D" w:rsidRPr="00220C73" w14:paraId="7303D34A" w14:textId="709D76A2" w:rsidTr="003014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2" w:type="pct"/>
          </w:tcPr>
          <w:p w14:paraId="2C0D90E5" w14:textId="09A5EBEF" w:rsidR="00A4583D" w:rsidRPr="00220C73" w:rsidRDefault="00A4583D" w:rsidP="00A4583D">
            <w:pPr>
              <w:rPr>
                <w:rFonts w:ascii="Helvetica" w:hAnsi="Helvetica" w:cs="Helvetica"/>
                <w:sz w:val="24"/>
                <w:szCs w:val="24"/>
              </w:rPr>
            </w:pPr>
            <w:r w:rsidRPr="00220C73">
              <w:rPr>
                <w:rFonts w:ascii="Helvetica" w:hAnsi="Helvetica" w:cs="Helvetica"/>
                <w:i/>
                <w:iCs/>
                <w:sz w:val="24"/>
                <w:szCs w:val="24"/>
              </w:rPr>
              <w:t xml:space="preserve">  Routine Occupations</w:t>
            </w:r>
          </w:p>
        </w:tc>
        <w:tc>
          <w:tcPr>
            <w:tcW w:w="440" w:type="pct"/>
            <w:vAlign w:val="bottom"/>
          </w:tcPr>
          <w:p w14:paraId="1F7C6395" w14:textId="62DB82A3"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-0.43</w:t>
            </w:r>
          </w:p>
        </w:tc>
        <w:tc>
          <w:tcPr>
            <w:tcW w:w="529" w:type="pct"/>
            <w:vAlign w:val="bottom"/>
          </w:tcPr>
          <w:p w14:paraId="0204FC10" w14:textId="4088DA94"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(0.13)</w:t>
            </w:r>
          </w:p>
        </w:tc>
        <w:tc>
          <w:tcPr>
            <w:tcW w:w="441" w:type="pct"/>
          </w:tcPr>
          <w:p w14:paraId="14469661" w14:textId="5869F645"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40" w:type="pct"/>
            <w:vAlign w:val="bottom"/>
          </w:tcPr>
          <w:p w14:paraId="0BED53F8" w14:textId="65836655"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0.02</w:t>
            </w:r>
          </w:p>
        </w:tc>
        <w:tc>
          <w:tcPr>
            <w:tcW w:w="439" w:type="pct"/>
            <w:vAlign w:val="bottom"/>
          </w:tcPr>
          <w:p w14:paraId="614AFFE1" w14:textId="1DF81952"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439" w:type="pct"/>
          </w:tcPr>
          <w:p w14:paraId="63DD1CE3"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A4583D" w:rsidRPr="00220C73" w14:paraId="1BCAEE1D" w14:textId="34AA0A01" w:rsidTr="0077794F">
        <w:trPr>
          <w:jc w:val="center"/>
        </w:trPr>
        <w:tc>
          <w:tcPr>
            <w:cnfStyle w:val="001000000000" w:firstRow="0" w:lastRow="0" w:firstColumn="1" w:lastColumn="0" w:oddVBand="0" w:evenVBand="0" w:oddHBand="0" w:evenHBand="0" w:firstRowFirstColumn="0" w:firstRowLastColumn="0" w:lastRowFirstColumn="0" w:lastRowLastColumn="0"/>
            <w:tcW w:w="2272" w:type="pct"/>
          </w:tcPr>
          <w:p w14:paraId="74CDBCBC" w14:textId="3D58D4EA" w:rsidR="00A4583D" w:rsidRPr="00220C73" w:rsidRDefault="00A4583D" w:rsidP="00A4583D">
            <w:pPr>
              <w:rPr>
                <w:rFonts w:ascii="Helvetica" w:hAnsi="Helvetica" w:cs="Helvetica"/>
                <w:i/>
                <w:iCs/>
                <w:sz w:val="24"/>
                <w:szCs w:val="24"/>
              </w:rPr>
            </w:pPr>
            <w:r w:rsidRPr="00220C73">
              <w:rPr>
                <w:rFonts w:ascii="Helvetica" w:hAnsi="Helvetica" w:cs="Helvetica"/>
                <w:sz w:val="24"/>
                <w:szCs w:val="24"/>
              </w:rPr>
              <w:t>Intercept</w:t>
            </w:r>
          </w:p>
        </w:tc>
        <w:tc>
          <w:tcPr>
            <w:tcW w:w="440" w:type="pct"/>
            <w:vAlign w:val="bottom"/>
          </w:tcPr>
          <w:p w14:paraId="13CE6612" w14:textId="55172BE0"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-1.46</w:t>
            </w:r>
          </w:p>
        </w:tc>
        <w:tc>
          <w:tcPr>
            <w:tcW w:w="529" w:type="pct"/>
            <w:vAlign w:val="bottom"/>
          </w:tcPr>
          <w:p w14:paraId="702E780F" w14:textId="0A3BB862"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(0.13)</w:t>
            </w:r>
          </w:p>
        </w:tc>
        <w:tc>
          <w:tcPr>
            <w:tcW w:w="441" w:type="pct"/>
            <w:vAlign w:val="bottom"/>
          </w:tcPr>
          <w:p w14:paraId="41C0C824" w14:textId="1889B041"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40" w:type="pct"/>
          </w:tcPr>
          <w:p w14:paraId="668B059A"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39" w:type="pct"/>
          </w:tcPr>
          <w:p w14:paraId="68AA5892"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39" w:type="pct"/>
          </w:tcPr>
          <w:p w14:paraId="7A4EA486"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A4583D" w:rsidRPr="00220C73" w14:paraId="5EDB67A8" w14:textId="360A928E" w:rsidTr="004A55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2" w:type="pct"/>
          </w:tcPr>
          <w:p w14:paraId="531D8AA0" w14:textId="78F7C4E2" w:rsidR="00A4583D" w:rsidRPr="00220C73" w:rsidRDefault="00A4583D" w:rsidP="00A4583D">
            <w:pPr>
              <w:rPr>
                <w:rFonts w:ascii="Helvetica" w:hAnsi="Helvetica" w:cs="Helvetica"/>
                <w:i/>
                <w:iCs/>
                <w:sz w:val="24"/>
                <w:szCs w:val="24"/>
              </w:rPr>
            </w:pPr>
          </w:p>
        </w:tc>
        <w:tc>
          <w:tcPr>
            <w:tcW w:w="440" w:type="pct"/>
            <w:vAlign w:val="bottom"/>
          </w:tcPr>
          <w:p w14:paraId="2F5C0FE4" w14:textId="2F789F1B"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529" w:type="pct"/>
            <w:vAlign w:val="bottom"/>
          </w:tcPr>
          <w:p w14:paraId="79DA69A7" w14:textId="0C68E728"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41" w:type="pct"/>
          </w:tcPr>
          <w:p w14:paraId="4B1424FA"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40" w:type="pct"/>
          </w:tcPr>
          <w:p w14:paraId="300C965C"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39" w:type="pct"/>
          </w:tcPr>
          <w:p w14:paraId="3CAB3386"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39" w:type="pct"/>
          </w:tcPr>
          <w:p w14:paraId="4EA51E63"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A4583D" w:rsidRPr="00220C73" w14:paraId="703CB5CB" w14:textId="2F8B9CC6" w:rsidTr="004A5564">
        <w:trPr>
          <w:jc w:val="center"/>
        </w:trPr>
        <w:tc>
          <w:tcPr>
            <w:cnfStyle w:val="001000000000" w:firstRow="0" w:lastRow="0" w:firstColumn="1" w:lastColumn="0" w:oddVBand="0" w:evenVBand="0" w:oddHBand="0" w:evenHBand="0" w:firstRowFirstColumn="0" w:firstRowLastColumn="0" w:lastRowFirstColumn="0" w:lastRowLastColumn="0"/>
            <w:tcW w:w="2272" w:type="pct"/>
          </w:tcPr>
          <w:p w14:paraId="222473E5" w14:textId="0345E67C" w:rsidR="00A4583D" w:rsidRPr="00220C73" w:rsidRDefault="00A4583D" w:rsidP="00A4583D">
            <w:pPr>
              <w:rPr>
                <w:rFonts w:ascii="Helvetica" w:hAnsi="Helvetica" w:cs="Helvetica"/>
                <w:sz w:val="24"/>
                <w:szCs w:val="24"/>
              </w:rPr>
            </w:pPr>
            <w:r w:rsidRPr="00220C73">
              <w:rPr>
                <w:rFonts w:ascii="Helvetica" w:hAnsi="Helvetica" w:cs="Helvetica"/>
                <w:sz w:val="24"/>
                <w:szCs w:val="24"/>
              </w:rPr>
              <w:lastRenderedPageBreak/>
              <w:t>Unemployment &amp; Out of Labour Force</w:t>
            </w:r>
          </w:p>
        </w:tc>
        <w:tc>
          <w:tcPr>
            <w:tcW w:w="440" w:type="pct"/>
            <w:vAlign w:val="bottom"/>
          </w:tcPr>
          <w:p w14:paraId="6B7EE630" w14:textId="5B30A251"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529" w:type="pct"/>
            <w:vAlign w:val="bottom"/>
          </w:tcPr>
          <w:p w14:paraId="7E51C302" w14:textId="65A3E261"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41" w:type="pct"/>
          </w:tcPr>
          <w:p w14:paraId="21B3226F" w14:textId="417CA3C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40" w:type="pct"/>
          </w:tcPr>
          <w:p w14:paraId="57595037"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39" w:type="pct"/>
          </w:tcPr>
          <w:p w14:paraId="6D0A4629"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39" w:type="pct"/>
          </w:tcPr>
          <w:p w14:paraId="1A0A257C"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A4583D" w:rsidRPr="00220C73" w14:paraId="0788CACA" w14:textId="124CB973" w:rsidTr="004A55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2" w:type="pct"/>
          </w:tcPr>
          <w:p w14:paraId="641712CC" w14:textId="1D17C857" w:rsidR="00A4583D" w:rsidRPr="00220C73" w:rsidRDefault="00A4583D" w:rsidP="00A4583D">
            <w:pPr>
              <w:rPr>
                <w:rFonts w:ascii="Helvetica" w:hAnsi="Helvetica" w:cs="Helvetica"/>
                <w:sz w:val="24"/>
                <w:szCs w:val="24"/>
              </w:rPr>
            </w:pPr>
            <w:r w:rsidRPr="00220C73">
              <w:rPr>
                <w:rFonts w:ascii="Helvetica" w:hAnsi="Helvetica" w:cs="Helvetica"/>
                <w:sz w:val="24"/>
                <w:szCs w:val="24"/>
              </w:rPr>
              <w:t>Educational Attainment</w:t>
            </w:r>
          </w:p>
        </w:tc>
        <w:tc>
          <w:tcPr>
            <w:tcW w:w="440" w:type="pct"/>
          </w:tcPr>
          <w:p w14:paraId="6439053B" w14:textId="3C863E3D"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529" w:type="pct"/>
          </w:tcPr>
          <w:p w14:paraId="7A8AA290" w14:textId="6D71A9A6"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41" w:type="pct"/>
          </w:tcPr>
          <w:p w14:paraId="338B715D" w14:textId="1DA8BD44"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40" w:type="pct"/>
          </w:tcPr>
          <w:p w14:paraId="4C634770"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39" w:type="pct"/>
          </w:tcPr>
          <w:p w14:paraId="3125E72A"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39" w:type="pct"/>
          </w:tcPr>
          <w:p w14:paraId="24733B7C"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A4583D" w:rsidRPr="00220C73" w14:paraId="26509BA8" w14:textId="73BDBB31" w:rsidTr="004A5564">
        <w:trPr>
          <w:jc w:val="center"/>
        </w:trPr>
        <w:tc>
          <w:tcPr>
            <w:cnfStyle w:val="001000000000" w:firstRow="0" w:lastRow="0" w:firstColumn="1" w:lastColumn="0" w:oddVBand="0" w:evenVBand="0" w:oddHBand="0" w:evenHBand="0" w:firstRowFirstColumn="0" w:firstRowLastColumn="0" w:lastRowFirstColumn="0" w:lastRowLastColumn="0"/>
            <w:tcW w:w="2272" w:type="pct"/>
          </w:tcPr>
          <w:p w14:paraId="25D85E3B" w14:textId="260504C1" w:rsidR="00A4583D" w:rsidRPr="00220C73" w:rsidRDefault="00A4583D" w:rsidP="00A4583D">
            <w:pPr>
              <w:rPr>
                <w:rFonts w:ascii="Helvetica" w:hAnsi="Helvetica" w:cs="Helvetica"/>
                <w:sz w:val="24"/>
                <w:szCs w:val="24"/>
              </w:rPr>
            </w:pPr>
            <w:r w:rsidRPr="00220C73">
              <w:rPr>
                <w:rFonts w:ascii="Helvetica" w:hAnsi="Helvetica" w:cs="Helvetica"/>
                <w:i/>
                <w:iCs/>
                <w:sz w:val="24"/>
                <w:szCs w:val="24"/>
              </w:rPr>
              <w:t xml:space="preserve">  Less than five O-levels</w:t>
            </w:r>
          </w:p>
        </w:tc>
        <w:tc>
          <w:tcPr>
            <w:tcW w:w="440" w:type="pct"/>
          </w:tcPr>
          <w:p w14:paraId="78A3D5C5" w14:textId="29942C2B"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529" w:type="pct"/>
          </w:tcPr>
          <w:p w14:paraId="404CECB0" w14:textId="346F2F1C"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41" w:type="pct"/>
          </w:tcPr>
          <w:p w14:paraId="6220FB2B"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40" w:type="pct"/>
          </w:tcPr>
          <w:p w14:paraId="1A515A14" w14:textId="286F1592"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39" w:type="pct"/>
          </w:tcPr>
          <w:p w14:paraId="30DC62C5" w14:textId="489B580E"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39" w:type="pct"/>
          </w:tcPr>
          <w:p w14:paraId="50C33B04" w14:textId="4940759D"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A4583D" w:rsidRPr="00220C73" w14:paraId="6AF5C3CC" w14:textId="6CBBD7CD" w:rsidTr="00F34F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2" w:type="pct"/>
          </w:tcPr>
          <w:p w14:paraId="7D70393F" w14:textId="047CB51D" w:rsidR="00A4583D" w:rsidRPr="00220C73" w:rsidRDefault="00A4583D" w:rsidP="00A4583D">
            <w:pPr>
              <w:rPr>
                <w:rFonts w:ascii="Helvetica" w:hAnsi="Helvetica" w:cs="Helvetica"/>
                <w:sz w:val="24"/>
                <w:szCs w:val="24"/>
              </w:rPr>
            </w:pPr>
            <w:r w:rsidRPr="00220C73">
              <w:rPr>
                <w:rFonts w:ascii="Helvetica" w:hAnsi="Helvetica" w:cs="Helvetica"/>
                <w:i/>
                <w:iCs/>
                <w:sz w:val="24"/>
                <w:szCs w:val="24"/>
              </w:rPr>
              <w:t xml:space="preserve">  Five or More O-levels</w:t>
            </w:r>
          </w:p>
        </w:tc>
        <w:tc>
          <w:tcPr>
            <w:tcW w:w="440" w:type="pct"/>
            <w:vAlign w:val="bottom"/>
          </w:tcPr>
          <w:p w14:paraId="55510F16" w14:textId="0E9ECE7D"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-0.40</w:t>
            </w:r>
          </w:p>
        </w:tc>
        <w:tc>
          <w:tcPr>
            <w:tcW w:w="529" w:type="pct"/>
            <w:vAlign w:val="bottom"/>
          </w:tcPr>
          <w:p w14:paraId="21BC99BC" w14:textId="2789E122"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(0.27)</w:t>
            </w:r>
          </w:p>
        </w:tc>
        <w:tc>
          <w:tcPr>
            <w:tcW w:w="441" w:type="pct"/>
          </w:tcPr>
          <w:p w14:paraId="5B62737F"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40" w:type="pct"/>
            <w:vAlign w:val="bottom"/>
          </w:tcPr>
          <w:p w14:paraId="2572097D" w14:textId="2BE106BB"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-0.04</w:t>
            </w:r>
          </w:p>
        </w:tc>
        <w:tc>
          <w:tcPr>
            <w:tcW w:w="439" w:type="pct"/>
            <w:vAlign w:val="bottom"/>
          </w:tcPr>
          <w:p w14:paraId="6E9FAEC2" w14:textId="31504056"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(0.00)</w:t>
            </w:r>
          </w:p>
        </w:tc>
        <w:tc>
          <w:tcPr>
            <w:tcW w:w="439" w:type="pct"/>
            <w:vAlign w:val="bottom"/>
          </w:tcPr>
          <w:p w14:paraId="7D52BB05" w14:textId="099D2A62"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A4583D" w:rsidRPr="00220C73" w14:paraId="4C14F6FF" w14:textId="69DDB037" w:rsidTr="001213F0">
        <w:trPr>
          <w:jc w:val="center"/>
        </w:trPr>
        <w:tc>
          <w:tcPr>
            <w:cnfStyle w:val="001000000000" w:firstRow="0" w:lastRow="0" w:firstColumn="1" w:lastColumn="0" w:oddVBand="0" w:evenVBand="0" w:oddHBand="0" w:evenHBand="0" w:firstRowFirstColumn="0" w:firstRowLastColumn="0" w:lastRowFirstColumn="0" w:lastRowLastColumn="0"/>
            <w:tcW w:w="2272" w:type="pct"/>
          </w:tcPr>
          <w:p w14:paraId="71656231" w14:textId="3F3CD4A7" w:rsidR="00A4583D" w:rsidRPr="00220C73" w:rsidRDefault="00A4583D" w:rsidP="00A4583D">
            <w:pPr>
              <w:rPr>
                <w:rFonts w:ascii="Helvetica" w:hAnsi="Helvetica" w:cs="Helvetica"/>
                <w:i/>
                <w:iCs/>
                <w:sz w:val="24"/>
                <w:szCs w:val="24"/>
              </w:rPr>
            </w:pPr>
            <w:r w:rsidRPr="00220C73">
              <w:rPr>
                <w:rFonts w:ascii="Helvetica" w:hAnsi="Helvetica" w:cs="Helvetica"/>
                <w:sz w:val="24"/>
                <w:szCs w:val="24"/>
              </w:rPr>
              <w:t>Sex</w:t>
            </w:r>
          </w:p>
        </w:tc>
        <w:tc>
          <w:tcPr>
            <w:tcW w:w="440" w:type="pct"/>
          </w:tcPr>
          <w:p w14:paraId="5974E005" w14:textId="07DE193E"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529" w:type="pct"/>
          </w:tcPr>
          <w:p w14:paraId="73C30125" w14:textId="73CFD9A9"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41" w:type="pct"/>
          </w:tcPr>
          <w:p w14:paraId="1B0FE6C6"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40" w:type="pct"/>
          </w:tcPr>
          <w:p w14:paraId="703E0490"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39" w:type="pct"/>
          </w:tcPr>
          <w:p w14:paraId="47A67BC1"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39" w:type="pct"/>
          </w:tcPr>
          <w:p w14:paraId="78BE227E"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A4583D" w:rsidRPr="00220C73" w14:paraId="22E59250" w14:textId="313E26EC" w:rsidTr="004A55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2" w:type="pct"/>
          </w:tcPr>
          <w:p w14:paraId="5B546FE6" w14:textId="1BB6F093" w:rsidR="00A4583D" w:rsidRPr="00220C73" w:rsidRDefault="00A4583D" w:rsidP="00A4583D">
            <w:pPr>
              <w:rPr>
                <w:rFonts w:ascii="Helvetica" w:hAnsi="Helvetica" w:cs="Helvetica"/>
                <w:sz w:val="24"/>
                <w:szCs w:val="24"/>
              </w:rPr>
            </w:pPr>
            <w:r w:rsidRPr="00220C73">
              <w:rPr>
                <w:rFonts w:ascii="Helvetica" w:hAnsi="Helvetica" w:cs="Helvetica"/>
                <w:sz w:val="24"/>
                <w:szCs w:val="24"/>
              </w:rPr>
              <w:t xml:space="preserve">  </w:t>
            </w:r>
            <w:r w:rsidRPr="00220C73">
              <w:rPr>
                <w:rFonts w:ascii="Helvetica" w:hAnsi="Helvetica" w:cs="Helvetica"/>
                <w:i/>
                <w:iCs/>
                <w:sz w:val="24"/>
                <w:szCs w:val="24"/>
              </w:rPr>
              <w:t>Female</w:t>
            </w:r>
          </w:p>
        </w:tc>
        <w:tc>
          <w:tcPr>
            <w:tcW w:w="440" w:type="pct"/>
          </w:tcPr>
          <w:p w14:paraId="5155AD89" w14:textId="5437EC13"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529" w:type="pct"/>
          </w:tcPr>
          <w:p w14:paraId="5EEF3895" w14:textId="00688958"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41" w:type="pct"/>
          </w:tcPr>
          <w:p w14:paraId="1A5AA7D7"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40" w:type="pct"/>
          </w:tcPr>
          <w:p w14:paraId="7BE09DA2" w14:textId="4569B2C9"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39" w:type="pct"/>
          </w:tcPr>
          <w:p w14:paraId="1E1B6F8E" w14:textId="02FC9D3F"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39" w:type="pct"/>
          </w:tcPr>
          <w:p w14:paraId="3867FBFC" w14:textId="5D5F44DD"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A4583D" w:rsidRPr="00220C73" w14:paraId="5601C326" w14:textId="083ABAA2" w:rsidTr="00FB79FC">
        <w:trPr>
          <w:jc w:val="center"/>
        </w:trPr>
        <w:tc>
          <w:tcPr>
            <w:cnfStyle w:val="001000000000" w:firstRow="0" w:lastRow="0" w:firstColumn="1" w:lastColumn="0" w:oddVBand="0" w:evenVBand="0" w:oddHBand="0" w:evenHBand="0" w:firstRowFirstColumn="0" w:firstRowLastColumn="0" w:lastRowFirstColumn="0" w:lastRowLastColumn="0"/>
            <w:tcW w:w="2272" w:type="pct"/>
          </w:tcPr>
          <w:p w14:paraId="5C2ACB2C" w14:textId="3417B8FB" w:rsidR="00A4583D" w:rsidRPr="00220C73" w:rsidRDefault="00A4583D" w:rsidP="00A4583D">
            <w:pPr>
              <w:rPr>
                <w:rFonts w:ascii="Helvetica" w:hAnsi="Helvetica" w:cs="Helvetica"/>
                <w:i/>
                <w:iCs/>
                <w:sz w:val="24"/>
                <w:szCs w:val="24"/>
              </w:rPr>
            </w:pPr>
            <w:r w:rsidRPr="00220C73">
              <w:rPr>
                <w:rFonts w:ascii="Helvetica" w:hAnsi="Helvetica" w:cs="Helvetica"/>
                <w:i/>
                <w:iCs/>
                <w:sz w:val="24"/>
                <w:szCs w:val="24"/>
              </w:rPr>
              <w:t xml:space="preserve">  Male</w:t>
            </w:r>
          </w:p>
        </w:tc>
        <w:tc>
          <w:tcPr>
            <w:tcW w:w="440" w:type="pct"/>
            <w:vAlign w:val="bottom"/>
          </w:tcPr>
          <w:p w14:paraId="70C13517" w14:textId="27ED8FD9"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0.02</w:t>
            </w:r>
          </w:p>
        </w:tc>
        <w:tc>
          <w:tcPr>
            <w:tcW w:w="529" w:type="pct"/>
            <w:vAlign w:val="bottom"/>
          </w:tcPr>
          <w:p w14:paraId="3F1EB8F4" w14:textId="5FD5A4CA"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(0.13)</w:t>
            </w:r>
          </w:p>
        </w:tc>
        <w:tc>
          <w:tcPr>
            <w:tcW w:w="441" w:type="pct"/>
          </w:tcPr>
          <w:p w14:paraId="18AA3D63" w14:textId="6E7B01EA"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40" w:type="pct"/>
            <w:vAlign w:val="bottom"/>
          </w:tcPr>
          <w:p w14:paraId="36CD446C" w14:textId="6425A64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439" w:type="pct"/>
            <w:vAlign w:val="bottom"/>
          </w:tcPr>
          <w:p w14:paraId="379F480E" w14:textId="141EFA52"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(0.00)</w:t>
            </w:r>
          </w:p>
        </w:tc>
        <w:tc>
          <w:tcPr>
            <w:tcW w:w="439" w:type="pct"/>
          </w:tcPr>
          <w:p w14:paraId="50168249" w14:textId="64913EC5"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A4583D" w:rsidRPr="00220C73" w14:paraId="46DB6BC1" w14:textId="0A911585" w:rsidTr="004A55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2" w:type="pct"/>
          </w:tcPr>
          <w:p w14:paraId="1CA86DE3" w14:textId="0D204CB4" w:rsidR="00A4583D" w:rsidRPr="00220C73" w:rsidRDefault="00A4583D" w:rsidP="00A4583D">
            <w:pPr>
              <w:rPr>
                <w:rFonts w:ascii="Helvetica" w:hAnsi="Helvetica" w:cs="Helvetica"/>
                <w:sz w:val="24"/>
                <w:szCs w:val="24"/>
              </w:rPr>
            </w:pPr>
            <w:r w:rsidRPr="00220C73">
              <w:rPr>
                <w:rFonts w:ascii="Helvetica" w:hAnsi="Helvetica" w:cs="Helvetica"/>
                <w:sz w:val="24"/>
                <w:szCs w:val="24"/>
              </w:rPr>
              <w:t>Housing Tenure</w:t>
            </w:r>
          </w:p>
        </w:tc>
        <w:tc>
          <w:tcPr>
            <w:tcW w:w="440" w:type="pct"/>
          </w:tcPr>
          <w:p w14:paraId="048C5238"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529" w:type="pct"/>
          </w:tcPr>
          <w:p w14:paraId="163ADD07"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41" w:type="pct"/>
          </w:tcPr>
          <w:p w14:paraId="6B3E0F3C"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40" w:type="pct"/>
          </w:tcPr>
          <w:p w14:paraId="115EDE71"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39" w:type="pct"/>
          </w:tcPr>
          <w:p w14:paraId="20BF6A6E"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39" w:type="pct"/>
          </w:tcPr>
          <w:p w14:paraId="7AF3517A"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A4583D" w:rsidRPr="00220C73" w14:paraId="262A1DED" w14:textId="63899E11" w:rsidTr="001213F0">
        <w:trPr>
          <w:jc w:val="center"/>
        </w:trPr>
        <w:tc>
          <w:tcPr>
            <w:cnfStyle w:val="001000000000" w:firstRow="0" w:lastRow="0" w:firstColumn="1" w:lastColumn="0" w:oddVBand="0" w:evenVBand="0" w:oddHBand="0" w:evenHBand="0" w:firstRowFirstColumn="0" w:firstRowLastColumn="0" w:lastRowFirstColumn="0" w:lastRowLastColumn="0"/>
            <w:tcW w:w="2272" w:type="pct"/>
          </w:tcPr>
          <w:p w14:paraId="6AC1A7CC" w14:textId="2B2B4EDD" w:rsidR="00A4583D" w:rsidRPr="00220C73" w:rsidRDefault="00A4583D" w:rsidP="00A4583D">
            <w:pPr>
              <w:rPr>
                <w:rFonts w:ascii="Helvetica" w:hAnsi="Helvetica" w:cs="Helvetica"/>
                <w:i/>
                <w:iCs/>
                <w:sz w:val="24"/>
                <w:szCs w:val="24"/>
              </w:rPr>
            </w:pPr>
            <w:r w:rsidRPr="00220C73">
              <w:rPr>
                <w:rFonts w:ascii="Helvetica" w:hAnsi="Helvetica" w:cs="Helvetica"/>
                <w:i/>
                <w:iCs/>
                <w:sz w:val="24"/>
                <w:szCs w:val="24"/>
              </w:rPr>
              <w:t xml:space="preserve">  Own Home</w:t>
            </w:r>
          </w:p>
        </w:tc>
        <w:tc>
          <w:tcPr>
            <w:tcW w:w="440" w:type="pct"/>
          </w:tcPr>
          <w:p w14:paraId="224F3166" w14:textId="377D33FA"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529" w:type="pct"/>
          </w:tcPr>
          <w:p w14:paraId="5326EC4C" w14:textId="593FC06E"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41" w:type="pct"/>
          </w:tcPr>
          <w:p w14:paraId="1743FC13"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40" w:type="pct"/>
          </w:tcPr>
          <w:p w14:paraId="2A6A33AF" w14:textId="7DC6282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39" w:type="pct"/>
          </w:tcPr>
          <w:p w14:paraId="6BBBB3A0" w14:textId="35FF6B76"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39" w:type="pct"/>
          </w:tcPr>
          <w:p w14:paraId="3181EFFB" w14:textId="568BE0AA"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A4583D" w:rsidRPr="00220C73" w14:paraId="3CB919E2" w14:textId="60E0490C" w:rsidTr="0002517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2" w:type="pct"/>
          </w:tcPr>
          <w:p w14:paraId="38CAC957" w14:textId="48167227" w:rsidR="00A4583D" w:rsidRPr="00220C73" w:rsidRDefault="00A4583D" w:rsidP="00A4583D">
            <w:pPr>
              <w:rPr>
                <w:rFonts w:ascii="Helvetica" w:hAnsi="Helvetica" w:cs="Helvetica"/>
                <w:sz w:val="24"/>
                <w:szCs w:val="24"/>
              </w:rPr>
            </w:pPr>
            <w:r w:rsidRPr="00220C73">
              <w:rPr>
                <w:rFonts w:ascii="Helvetica" w:hAnsi="Helvetica" w:cs="Helvetica"/>
                <w:i/>
                <w:iCs/>
                <w:sz w:val="24"/>
                <w:szCs w:val="24"/>
              </w:rPr>
              <w:t xml:space="preserve">  Don't Own Home</w:t>
            </w:r>
          </w:p>
        </w:tc>
        <w:tc>
          <w:tcPr>
            <w:tcW w:w="440" w:type="pct"/>
            <w:vAlign w:val="bottom"/>
          </w:tcPr>
          <w:p w14:paraId="569AE9F1" w14:textId="752B39B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0.19</w:t>
            </w:r>
          </w:p>
        </w:tc>
        <w:tc>
          <w:tcPr>
            <w:tcW w:w="529" w:type="pct"/>
            <w:vAlign w:val="bottom"/>
          </w:tcPr>
          <w:p w14:paraId="100DAC81" w14:textId="7BBBBD4A"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(0.15)</w:t>
            </w:r>
          </w:p>
        </w:tc>
        <w:tc>
          <w:tcPr>
            <w:tcW w:w="441" w:type="pct"/>
          </w:tcPr>
          <w:p w14:paraId="779F7E31"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40" w:type="pct"/>
            <w:vAlign w:val="bottom"/>
          </w:tcPr>
          <w:p w14:paraId="022D5F9B" w14:textId="4CD231D9"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439" w:type="pct"/>
            <w:vAlign w:val="bottom"/>
          </w:tcPr>
          <w:p w14:paraId="2B4783F9" w14:textId="54E2E373"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(0.00)</w:t>
            </w:r>
          </w:p>
        </w:tc>
        <w:tc>
          <w:tcPr>
            <w:tcW w:w="439" w:type="pct"/>
          </w:tcPr>
          <w:p w14:paraId="175F3B89" w14:textId="4B285A8F"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A4583D" w:rsidRPr="00220C73" w14:paraId="1E7B1814" w14:textId="3B7BB902" w:rsidTr="001213F0">
        <w:trPr>
          <w:jc w:val="center"/>
        </w:trPr>
        <w:tc>
          <w:tcPr>
            <w:cnfStyle w:val="001000000000" w:firstRow="0" w:lastRow="0" w:firstColumn="1" w:lastColumn="0" w:oddVBand="0" w:evenVBand="0" w:oddHBand="0" w:evenHBand="0" w:firstRowFirstColumn="0" w:firstRowLastColumn="0" w:lastRowFirstColumn="0" w:lastRowLastColumn="0"/>
            <w:tcW w:w="2272" w:type="pct"/>
          </w:tcPr>
          <w:p w14:paraId="2422C526" w14:textId="20261D5C" w:rsidR="00A4583D" w:rsidRPr="00220C73" w:rsidRDefault="00A4583D" w:rsidP="00A4583D">
            <w:pPr>
              <w:rPr>
                <w:rFonts w:ascii="Helvetica" w:hAnsi="Helvetica" w:cs="Helvetica"/>
                <w:i/>
                <w:iCs/>
                <w:sz w:val="24"/>
                <w:szCs w:val="24"/>
              </w:rPr>
            </w:pPr>
            <w:r w:rsidRPr="00220C73">
              <w:rPr>
                <w:rFonts w:ascii="Helvetica" w:hAnsi="Helvetica" w:cs="Helvetica"/>
                <w:sz w:val="24"/>
                <w:szCs w:val="24"/>
              </w:rPr>
              <w:t>NS-SEC</w:t>
            </w:r>
          </w:p>
        </w:tc>
        <w:tc>
          <w:tcPr>
            <w:tcW w:w="440" w:type="pct"/>
          </w:tcPr>
          <w:p w14:paraId="64F218AC" w14:textId="73F0F48A"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529" w:type="pct"/>
          </w:tcPr>
          <w:p w14:paraId="36A95E78" w14:textId="7ED95DD0"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41" w:type="pct"/>
          </w:tcPr>
          <w:p w14:paraId="1A99EF39"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40" w:type="pct"/>
          </w:tcPr>
          <w:p w14:paraId="6056F5A5"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39" w:type="pct"/>
          </w:tcPr>
          <w:p w14:paraId="6D376E28"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39" w:type="pct"/>
          </w:tcPr>
          <w:p w14:paraId="14754B16"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A4583D" w:rsidRPr="00220C73" w14:paraId="05E4B6AD" w14:textId="72CE37CC" w:rsidTr="004A55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2" w:type="pct"/>
          </w:tcPr>
          <w:p w14:paraId="73577DD8" w14:textId="71410811" w:rsidR="00A4583D" w:rsidRPr="00220C73" w:rsidRDefault="00A4583D" w:rsidP="00A4583D">
            <w:pPr>
              <w:rPr>
                <w:rFonts w:ascii="Helvetica" w:hAnsi="Helvetica" w:cs="Helvetica"/>
                <w:sz w:val="24"/>
                <w:szCs w:val="24"/>
              </w:rPr>
            </w:pPr>
            <w:r w:rsidRPr="00220C73">
              <w:rPr>
                <w:rFonts w:ascii="Helvetica" w:hAnsi="Helvetica" w:cs="Helvetica"/>
                <w:i/>
                <w:iCs/>
                <w:sz w:val="24"/>
                <w:szCs w:val="24"/>
              </w:rPr>
              <w:t xml:space="preserve">  Higher Managerial</w:t>
            </w:r>
          </w:p>
        </w:tc>
        <w:tc>
          <w:tcPr>
            <w:tcW w:w="440" w:type="pct"/>
          </w:tcPr>
          <w:p w14:paraId="7E83CBB7" w14:textId="66DF7679"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529" w:type="pct"/>
          </w:tcPr>
          <w:p w14:paraId="212B1C40" w14:textId="25D0FB5E"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41" w:type="pct"/>
          </w:tcPr>
          <w:p w14:paraId="0DE784F7"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40" w:type="pct"/>
          </w:tcPr>
          <w:p w14:paraId="2DBC2EFA" w14:textId="5D47FED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39" w:type="pct"/>
          </w:tcPr>
          <w:p w14:paraId="7FEC3425" w14:textId="2E087910"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39" w:type="pct"/>
          </w:tcPr>
          <w:p w14:paraId="6C3F7EC6" w14:textId="4F36ABCE"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A4583D" w:rsidRPr="00220C73" w14:paraId="57F03DA0" w14:textId="5AEF60E6" w:rsidTr="00AC1A26">
        <w:trPr>
          <w:jc w:val="center"/>
        </w:trPr>
        <w:tc>
          <w:tcPr>
            <w:cnfStyle w:val="001000000000" w:firstRow="0" w:lastRow="0" w:firstColumn="1" w:lastColumn="0" w:oddVBand="0" w:evenVBand="0" w:oddHBand="0" w:evenHBand="0" w:firstRowFirstColumn="0" w:firstRowLastColumn="0" w:lastRowFirstColumn="0" w:lastRowLastColumn="0"/>
            <w:tcW w:w="2272" w:type="pct"/>
          </w:tcPr>
          <w:p w14:paraId="3240AE24" w14:textId="6070178E" w:rsidR="00A4583D" w:rsidRPr="00220C73" w:rsidRDefault="00A4583D" w:rsidP="00A4583D">
            <w:pPr>
              <w:rPr>
                <w:rFonts w:ascii="Helvetica" w:hAnsi="Helvetica" w:cs="Helvetica"/>
                <w:i/>
                <w:iCs/>
                <w:sz w:val="24"/>
                <w:szCs w:val="24"/>
              </w:rPr>
            </w:pPr>
            <w:r w:rsidRPr="00220C73">
              <w:rPr>
                <w:rFonts w:ascii="Helvetica" w:hAnsi="Helvetica" w:cs="Helvetica"/>
                <w:i/>
                <w:iCs/>
                <w:sz w:val="24"/>
                <w:szCs w:val="24"/>
              </w:rPr>
              <w:t xml:space="preserve">  Lower Managerial</w:t>
            </w:r>
          </w:p>
        </w:tc>
        <w:tc>
          <w:tcPr>
            <w:tcW w:w="440" w:type="pct"/>
            <w:vAlign w:val="bottom"/>
          </w:tcPr>
          <w:p w14:paraId="766563C1" w14:textId="448DC76E"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-0.37</w:t>
            </w:r>
          </w:p>
        </w:tc>
        <w:tc>
          <w:tcPr>
            <w:tcW w:w="529" w:type="pct"/>
            <w:vAlign w:val="bottom"/>
          </w:tcPr>
          <w:p w14:paraId="2AB0EAA9" w14:textId="6E3E68D6"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(0.33)</w:t>
            </w:r>
          </w:p>
        </w:tc>
        <w:tc>
          <w:tcPr>
            <w:tcW w:w="441" w:type="pct"/>
          </w:tcPr>
          <w:p w14:paraId="60271F7F"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40" w:type="pct"/>
            <w:vAlign w:val="bottom"/>
          </w:tcPr>
          <w:p w14:paraId="1A48E980" w14:textId="4D7ED1F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439" w:type="pct"/>
            <w:vAlign w:val="bottom"/>
          </w:tcPr>
          <w:p w14:paraId="519087DA" w14:textId="5513E3F4"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439" w:type="pct"/>
          </w:tcPr>
          <w:p w14:paraId="2C6531D8"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A4583D" w:rsidRPr="00220C73" w14:paraId="492DC4AB" w14:textId="41360096" w:rsidTr="00F646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2" w:type="pct"/>
          </w:tcPr>
          <w:p w14:paraId="367911F2" w14:textId="47447CF3" w:rsidR="00A4583D" w:rsidRPr="00220C73" w:rsidRDefault="00A4583D" w:rsidP="00A4583D">
            <w:pPr>
              <w:rPr>
                <w:rFonts w:ascii="Helvetica" w:hAnsi="Helvetica" w:cs="Helvetica"/>
                <w:i/>
                <w:iCs/>
                <w:sz w:val="24"/>
                <w:szCs w:val="24"/>
              </w:rPr>
            </w:pPr>
            <w:r w:rsidRPr="00220C73">
              <w:rPr>
                <w:rFonts w:ascii="Helvetica" w:hAnsi="Helvetica" w:cs="Helvetica"/>
                <w:i/>
                <w:iCs/>
                <w:sz w:val="24"/>
                <w:szCs w:val="24"/>
              </w:rPr>
              <w:t xml:space="preserve">  Intermediate Occupations</w:t>
            </w:r>
          </w:p>
        </w:tc>
        <w:tc>
          <w:tcPr>
            <w:tcW w:w="440" w:type="pct"/>
            <w:vAlign w:val="bottom"/>
          </w:tcPr>
          <w:p w14:paraId="5DB23D31" w14:textId="1CE72B94"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-0.24</w:t>
            </w:r>
          </w:p>
        </w:tc>
        <w:tc>
          <w:tcPr>
            <w:tcW w:w="529" w:type="pct"/>
            <w:vAlign w:val="bottom"/>
          </w:tcPr>
          <w:p w14:paraId="19E25732" w14:textId="003C2303"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(0.57)</w:t>
            </w:r>
          </w:p>
        </w:tc>
        <w:tc>
          <w:tcPr>
            <w:tcW w:w="441" w:type="pct"/>
          </w:tcPr>
          <w:p w14:paraId="1B37DD34"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40" w:type="pct"/>
            <w:vAlign w:val="bottom"/>
          </w:tcPr>
          <w:p w14:paraId="7E9C400F" w14:textId="1549C494"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439" w:type="pct"/>
            <w:vAlign w:val="bottom"/>
          </w:tcPr>
          <w:p w14:paraId="36013DD8" w14:textId="771CE154"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439" w:type="pct"/>
          </w:tcPr>
          <w:p w14:paraId="4FC16185"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A4583D" w:rsidRPr="00220C73" w14:paraId="5AEF9049" w14:textId="48C6FBCA" w:rsidTr="008D45E7">
        <w:trPr>
          <w:jc w:val="center"/>
        </w:trPr>
        <w:tc>
          <w:tcPr>
            <w:cnfStyle w:val="001000000000" w:firstRow="0" w:lastRow="0" w:firstColumn="1" w:lastColumn="0" w:oddVBand="0" w:evenVBand="0" w:oddHBand="0" w:evenHBand="0" w:firstRowFirstColumn="0" w:firstRowLastColumn="0" w:lastRowFirstColumn="0" w:lastRowLastColumn="0"/>
            <w:tcW w:w="2272" w:type="pct"/>
          </w:tcPr>
          <w:p w14:paraId="7BDEB779" w14:textId="297A525E" w:rsidR="00A4583D" w:rsidRPr="00220C73" w:rsidRDefault="00A4583D" w:rsidP="00A4583D">
            <w:pPr>
              <w:rPr>
                <w:rFonts w:ascii="Helvetica" w:hAnsi="Helvetica" w:cs="Helvetica"/>
                <w:sz w:val="24"/>
                <w:szCs w:val="24"/>
              </w:rPr>
            </w:pPr>
            <w:r w:rsidRPr="00220C73">
              <w:rPr>
                <w:rFonts w:ascii="Helvetica" w:hAnsi="Helvetica" w:cs="Helvetica"/>
                <w:i/>
                <w:iCs/>
                <w:sz w:val="24"/>
                <w:szCs w:val="24"/>
              </w:rPr>
              <w:t xml:space="preserve">  Small Employers</w:t>
            </w:r>
          </w:p>
        </w:tc>
        <w:tc>
          <w:tcPr>
            <w:tcW w:w="440" w:type="pct"/>
            <w:vAlign w:val="bottom"/>
          </w:tcPr>
          <w:p w14:paraId="2A31979E" w14:textId="2087AD85"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-0.31</w:t>
            </w:r>
          </w:p>
        </w:tc>
        <w:tc>
          <w:tcPr>
            <w:tcW w:w="529" w:type="pct"/>
            <w:vAlign w:val="bottom"/>
          </w:tcPr>
          <w:p w14:paraId="4B924936" w14:textId="1A831B06"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(0.32)</w:t>
            </w:r>
          </w:p>
        </w:tc>
        <w:tc>
          <w:tcPr>
            <w:tcW w:w="441" w:type="pct"/>
          </w:tcPr>
          <w:p w14:paraId="460F7B07" w14:textId="60C66FD5"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40" w:type="pct"/>
            <w:vAlign w:val="bottom"/>
          </w:tcPr>
          <w:p w14:paraId="369BFF8E" w14:textId="4A071F0F"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439" w:type="pct"/>
            <w:vAlign w:val="bottom"/>
          </w:tcPr>
          <w:p w14:paraId="03CC9167" w14:textId="29FD3D9E"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439" w:type="pct"/>
          </w:tcPr>
          <w:p w14:paraId="14B6515F"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A4583D" w:rsidRPr="00220C73" w14:paraId="2E4F7318" w14:textId="315C6CF3" w:rsidTr="00A200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2" w:type="pct"/>
          </w:tcPr>
          <w:p w14:paraId="337F2B12" w14:textId="54B69CB1" w:rsidR="00A4583D" w:rsidRPr="00220C73" w:rsidRDefault="00A4583D" w:rsidP="00A4583D">
            <w:pPr>
              <w:rPr>
                <w:rFonts w:ascii="Helvetica" w:hAnsi="Helvetica" w:cs="Helvetica"/>
                <w:sz w:val="24"/>
                <w:szCs w:val="24"/>
              </w:rPr>
            </w:pPr>
            <w:r w:rsidRPr="00220C73">
              <w:rPr>
                <w:rFonts w:ascii="Helvetica" w:hAnsi="Helvetica" w:cs="Helvetica"/>
                <w:i/>
                <w:iCs/>
                <w:sz w:val="24"/>
                <w:szCs w:val="24"/>
              </w:rPr>
              <w:t xml:space="preserve">  Lower Supervisory &amp; Technical Occupations</w:t>
            </w:r>
          </w:p>
        </w:tc>
        <w:tc>
          <w:tcPr>
            <w:tcW w:w="440" w:type="pct"/>
            <w:vAlign w:val="bottom"/>
          </w:tcPr>
          <w:p w14:paraId="30A41041" w14:textId="3804723E"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-0.53</w:t>
            </w:r>
          </w:p>
        </w:tc>
        <w:tc>
          <w:tcPr>
            <w:tcW w:w="529" w:type="pct"/>
            <w:vAlign w:val="bottom"/>
          </w:tcPr>
          <w:p w14:paraId="211068BA" w14:textId="583379F0"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(0.30)</w:t>
            </w:r>
          </w:p>
        </w:tc>
        <w:tc>
          <w:tcPr>
            <w:tcW w:w="441" w:type="pct"/>
          </w:tcPr>
          <w:p w14:paraId="0D8E7C9E"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40" w:type="pct"/>
            <w:vAlign w:val="bottom"/>
          </w:tcPr>
          <w:p w14:paraId="51E59543" w14:textId="0E3F4C42"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-0.00</w:t>
            </w:r>
          </w:p>
        </w:tc>
        <w:tc>
          <w:tcPr>
            <w:tcW w:w="439" w:type="pct"/>
            <w:vAlign w:val="bottom"/>
          </w:tcPr>
          <w:p w14:paraId="52FEB749" w14:textId="733191AA"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439" w:type="pct"/>
          </w:tcPr>
          <w:p w14:paraId="41CC6C09"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A4583D" w:rsidRPr="00220C73" w14:paraId="6A3FF19D" w14:textId="5A59733A" w:rsidTr="00DC19DD">
        <w:trPr>
          <w:jc w:val="center"/>
        </w:trPr>
        <w:tc>
          <w:tcPr>
            <w:cnfStyle w:val="001000000000" w:firstRow="0" w:lastRow="0" w:firstColumn="1" w:lastColumn="0" w:oddVBand="0" w:evenVBand="0" w:oddHBand="0" w:evenHBand="0" w:firstRowFirstColumn="0" w:firstRowLastColumn="0" w:lastRowFirstColumn="0" w:lastRowLastColumn="0"/>
            <w:tcW w:w="2272" w:type="pct"/>
          </w:tcPr>
          <w:p w14:paraId="38FF3450" w14:textId="7CA60325" w:rsidR="00A4583D" w:rsidRPr="00220C73" w:rsidRDefault="00A4583D" w:rsidP="00A4583D">
            <w:pPr>
              <w:rPr>
                <w:rFonts w:ascii="Helvetica" w:hAnsi="Helvetica" w:cs="Helvetica"/>
                <w:sz w:val="24"/>
                <w:szCs w:val="24"/>
              </w:rPr>
            </w:pPr>
            <w:r w:rsidRPr="00220C73">
              <w:rPr>
                <w:rFonts w:ascii="Helvetica" w:hAnsi="Helvetica" w:cs="Helvetica"/>
                <w:i/>
                <w:iCs/>
                <w:sz w:val="24"/>
                <w:szCs w:val="24"/>
              </w:rPr>
              <w:t xml:space="preserve">  Semi-Routine Occupations</w:t>
            </w:r>
          </w:p>
        </w:tc>
        <w:tc>
          <w:tcPr>
            <w:tcW w:w="440" w:type="pct"/>
            <w:vAlign w:val="bottom"/>
          </w:tcPr>
          <w:p w14:paraId="3186BDAD" w14:textId="5A346D42"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-0.09</w:t>
            </w:r>
          </w:p>
        </w:tc>
        <w:tc>
          <w:tcPr>
            <w:tcW w:w="529" w:type="pct"/>
            <w:vAlign w:val="bottom"/>
          </w:tcPr>
          <w:p w14:paraId="19275CCF" w14:textId="1648CC9C"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(0.28)</w:t>
            </w:r>
          </w:p>
        </w:tc>
        <w:tc>
          <w:tcPr>
            <w:tcW w:w="441" w:type="pct"/>
          </w:tcPr>
          <w:p w14:paraId="16202534"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40" w:type="pct"/>
            <w:vAlign w:val="bottom"/>
          </w:tcPr>
          <w:p w14:paraId="52D540F9" w14:textId="2D5D303B"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0.00</w:t>
            </w:r>
          </w:p>
        </w:tc>
        <w:tc>
          <w:tcPr>
            <w:tcW w:w="439" w:type="pct"/>
            <w:vAlign w:val="bottom"/>
          </w:tcPr>
          <w:p w14:paraId="3BCDC0D8" w14:textId="4FAE1A99"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(0.02)</w:t>
            </w:r>
          </w:p>
        </w:tc>
        <w:tc>
          <w:tcPr>
            <w:tcW w:w="439" w:type="pct"/>
          </w:tcPr>
          <w:p w14:paraId="34A66FBB"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A4583D" w:rsidRPr="00220C73" w14:paraId="3A356E4C" w14:textId="701935D8" w:rsidTr="00E12D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2" w:type="pct"/>
          </w:tcPr>
          <w:p w14:paraId="3224F6F1" w14:textId="07D3A246" w:rsidR="00A4583D" w:rsidRPr="00220C73" w:rsidRDefault="00A4583D" w:rsidP="00A4583D">
            <w:pPr>
              <w:rPr>
                <w:rFonts w:ascii="Helvetica" w:hAnsi="Helvetica" w:cs="Helvetica"/>
                <w:sz w:val="24"/>
                <w:szCs w:val="24"/>
              </w:rPr>
            </w:pPr>
            <w:r w:rsidRPr="00220C73">
              <w:rPr>
                <w:rFonts w:ascii="Helvetica" w:hAnsi="Helvetica" w:cs="Helvetica"/>
                <w:i/>
                <w:iCs/>
                <w:sz w:val="24"/>
                <w:szCs w:val="24"/>
              </w:rPr>
              <w:t xml:space="preserve">  Routine Occupations</w:t>
            </w:r>
          </w:p>
        </w:tc>
        <w:tc>
          <w:tcPr>
            <w:tcW w:w="440" w:type="pct"/>
            <w:vAlign w:val="bottom"/>
          </w:tcPr>
          <w:p w14:paraId="4F224C66" w14:textId="4306038D"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-0.12</w:t>
            </w:r>
          </w:p>
        </w:tc>
        <w:tc>
          <w:tcPr>
            <w:tcW w:w="529" w:type="pct"/>
            <w:vAlign w:val="bottom"/>
          </w:tcPr>
          <w:p w14:paraId="71D9BE84" w14:textId="07560D93"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(0.27)</w:t>
            </w:r>
          </w:p>
        </w:tc>
        <w:tc>
          <w:tcPr>
            <w:tcW w:w="441" w:type="pct"/>
          </w:tcPr>
          <w:p w14:paraId="496EC982"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40" w:type="pct"/>
            <w:vAlign w:val="bottom"/>
          </w:tcPr>
          <w:p w14:paraId="28BB3198" w14:textId="6B10205F"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-0.00</w:t>
            </w:r>
          </w:p>
        </w:tc>
        <w:tc>
          <w:tcPr>
            <w:tcW w:w="439" w:type="pct"/>
            <w:vAlign w:val="bottom"/>
          </w:tcPr>
          <w:p w14:paraId="4A13B80A" w14:textId="653F328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439" w:type="pct"/>
          </w:tcPr>
          <w:p w14:paraId="1233824D"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A4583D" w:rsidRPr="00220C73" w14:paraId="534D637B" w14:textId="5D1A8DED" w:rsidTr="00A83AE2">
        <w:trPr>
          <w:jc w:val="center"/>
        </w:trPr>
        <w:tc>
          <w:tcPr>
            <w:cnfStyle w:val="001000000000" w:firstRow="0" w:lastRow="0" w:firstColumn="1" w:lastColumn="0" w:oddVBand="0" w:evenVBand="0" w:oddHBand="0" w:evenHBand="0" w:firstRowFirstColumn="0" w:firstRowLastColumn="0" w:lastRowFirstColumn="0" w:lastRowLastColumn="0"/>
            <w:tcW w:w="2272" w:type="pct"/>
          </w:tcPr>
          <w:p w14:paraId="2ED52CEE" w14:textId="5D050669" w:rsidR="00A4583D" w:rsidRPr="00220C73" w:rsidRDefault="00A4583D" w:rsidP="00A4583D">
            <w:pPr>
              <w:rPr>
                <w:rFonts w:ascii="Helvetica" w:hAnsi="Helvetica" w:cs="Helvetica"/>
                <w:i/>
                <w:iCs/>
                <w:sz w:val="24"/>
                <w:szCs w:val="24"/>
              </w:rPr>
            </w:pPr>
            <w:r w:rsidRPr="00220C73">
              <w:rPr>
                <w:rFonts w:ascii="Helvetica" w:hAnsi="Helvetica" w:cs="Helvetica"/>
                <w:sz w:val="24"/>
                <w:szCs w:val="24"/>
              </w:rPr>
              <w:t>Intercept</w:t>
            </w:r>
          </w:p>
        </w:tc>
        <w:tc>
          <w:tcPr>
            <w:tcW w:w="440" w:type="pct"/>
            <w:vAlign w:val="bottom"/>
          </w:tcPr>
          <w:p w14:paraId="43297FB3" w14:textId="6274741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-2.41</w:t>
            </w:r>
          </w:p>
        </w:tc>
        <w:tc>
          <w:tcPr>
            <w:tcW w:w="529" w:type="pct"/>
            <w:vAlign w:val="bottom"/>
          </w:tcPr>
          <w:p w14:paraId="2A14DCAE" w14:textId="74DD0E39"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(0.26)</w:t>
            </w:r>
          </w:p>
        </w:tc>
        <w:tc>
          <w:tcPr>
            <w:tcW w:w="441" w:type="pct"/>
          </w:tcPr>
          <w:p w14:paraId="7D62D334" w14:textId="77C925FE"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440" w:type="pct"/>
            <w:vAlign w:val="bottom"/>
          </w:tcPr>
          <w:p w14:paraId="79CE7801" w14:textId="5562E77B"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39" w:type="pct"/>
            <w:vAlign w:val="bottom"/>
          </w:tcPr>
          <w:p w14:paraId="0ED6780A" w14:textId="41EA03F1"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439" w:type="pct"/>
          </w:tcPr>
          <w:p w14:paraId="5EC3A1A6" w14:textId="77777777" w:rsidR="00A4583D" w:rsidRPr="00220C73" w:rsidRDefault="00A4583D"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A4583D" w:rsidRPr="00220C73" w14:paraId="5A435578" w14:textId="121D545E" w:rsidTr="004A55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2" w:type="pct"/>
          </w:tcPr>
          <w:p w14:paraId="5AEE4D9C" w14:textId="3EDC1A79" w:rsidR="00A4583D" w:rsidRPr="00220C73" w:rsidRDefault="00A4583D" w:rsidP="00A4583D">
            <w:pPr>
              <w:rPr>
                <w:rFonts w:ascii="Helvetica" w:hAnsi="Helvetica" w:cs="Helvetica"/>
                <w:sz w:val="24"/>
                <w:szCs w:val="24"/>
              </w:rPr>
            </w:pPr>
          </w:p>
        </w:tc>
        <w:tc>
          <w:tcPr>
            <w:tcW w:w="440" w:type="pct"/>
          </w:tcPr>
          <w:p w14:paraId="0324310B"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529" w:type="pct"/>
          </w:tcPr>
          <w:p w14:paraId="1E7A1E88"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41" w:type="pct"/>
          </w:tcPr>
          <w:p w14:paraId="4DF20F57"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40" w:type="pct"/>
          </w:tcPr>
          <w:p w14:paraId="79EBAD52"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39" w:type="pct"/>
          </w:tcPr>
          <w:p w14:paraId="1245E623"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439" w:type="pct"/>
          </w:tcPr>
          <w:p w14:paraId="0A3A65AE" w14:textId="77777777" w:rsidR="00A4583D" w:rsidRPr="00220C73" w:rsidRDefault="00A4583D"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A4583D" w:rsidRPr="00220C73" w14:paraId="547A0E8C" w14:textId="2F4A4BFC" w:rsidTr="004A5564">
        <w:trPr>
          <w:jc w:val="center"/>
        </w:trPr>
        <w:tc>
          <w:tcPr>
            <w:cnfStyle w:val="001000000000" w:firstRow="0" w:lastRow="0" w:firstColumn="1" w:lastColumn="0" w:oddVBand="0" w:evenVBand="0" w:oddHBand="0" w:evenHBand="0" w:firstRowFirstColumn="0" w:firstRowLastColumn="0" w:lastRowFirstColumn="0" w:lastRowLastColumn="0"/>
            <w:tcW w:w="2272" w:type="pct"/>
          </w:tcPr>
          <w:p w14:paraId="2249A574" w14:textId="77777777" w:rsidR="00A4583D" w:rsidRPr="00220C73" w:rsidRDefault="00A4583D" w:rsidP="00A4583D">
            <w:pPr>
              <w:rPr>
                <w:rFonts w:ascii="Helvetica" w:hAnsi="Helvetica" w:cs="Helvetica"/>
                <w:sz w:val="24"/>
                <w:szCs w:val="24"/>
              </w:rPr>
            </w:pPr>
            <w:r w:rsidRPr="00220C73">
              <w:rPr>
                <w:rFonts w:ascii="Helvetica" w:hAnsi="Helvetica" w:cs="Helvetica"/>
                <w:sz w:val="24"/>
                <w:szCs w:val="24"/>
              </w:rPr>
              <w:t>Number of observations</w:t>
            </w:r>
          </w:p>
        </w:tc>
        <w:tc>
          <w:tcPr>
            <w:tcW w:w="2728" w:type="pct"/>
            <w:gridSpan w:val="6"/>
          </w:tcPr>
          <w:p w14:paraId="5051D08C" w14:textId="50F39E1B" w:rsidR="00A4583D" w:rsidRPr="00220C73" w:rsidRDefault="00A4583D" w:rsidP="00A4583D">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8448</w:t>
            </w:r>
          </w:p>
        </w:tc>
      </w:tr>
      <w:tr w:rsidR="00A4583D" w:rsidRPr="00220C73" w14:paraId="2383A68E" w14:textId="6DBA7392" w:rsidTr="004A55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2" w:type="pct"/>
          </w:tcPr>
          <w:p w14:paraId="698D0346" w14:textId="77777777" w:rsidR="00A4583D" w:rsidRPr="00220C73" w:rsidRDefault="00A4583D" w:rsidP="00A4583D">
            <w:pPr>
              <w:rPr>
                <w:rFonts w:ascii="Helvetica" w:hAnsi="Helvetica" w:cs="Helvetica"/>
                <w:sz w:val="24"/>
                <w:szCs w:val="24"/>
              </w:rPr>
            </w:pPr>
            <w:r w:rsidRPr="00220C73">
              <w:rPr>
                <w:rFonts w:ascii="Helvetica" w:hAnsi="Helvetica" w:cs="Helvetica"/>
                <w:sz w:val="24"/>
                <w:szCs w:val="24"/>
              </w:rPr>
              <w:t>McFadden’s Adjusted Pseudo R2</w:t>
            </w:r>
          </w:p>
        </w:tc>
        <w:tc>
          <w:tcPr>
            <w:tcW w:w="2728" w:type="pct"/>
            <w:gridSpan w:val="6"/>
          </w:tcPr>
          <w:p w14:paraId="24F08EFE" w14:textId="79755B2F" w:rsidR="00A4583D" w:rsidRPr="00220C73" w:rsidRDefault="00A4583D" w:rsidP="00A4583D">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0.244</w:t>
            </w:r>
          </w:p>
        </w:tc>
      </w:tr>
      <w:tr w:rsidR="00A4583D" w:rsidRPr="00220C73" w14:paraId="4CDC6A08" w14:textId="3BAA6FEE" w:rsidTr="004A5564">
        <w:trPr>
          <w:jc w:val="center"/>
        </w:trPr>
        <w:tc>
          <w:tcPr>
            <w:cnfStyle w:val="001000000000" w:firstRow="0" w:lastRow="0" w:firstColumn="1" w:lastColumn="0" w:oddVBand="0" w:evenVBand="0" w:oddHBand="0" w:evenHBand="0" w:firstRowFirstColumn="0" w:firstRowLastColumn="0" w:lastRowFirstColumn="0" w:lastRowLastColumn="0"/>
            <w:tcW w:w="2272" w:type="pct"/>
          </w:tcPr>
          <w:p w14:paraId="0C996B9B" w14:textId="77777777" w:rsidR="00A4583D" w:rsidRPr="00220C73" w:rsidRDefault="00A4583D" w:rsidP="00A4583D">
            <w:pPr>
              <w:rPr>
                <w:rFonts w:ascii="Helvetica" w:hAnsi="Helvetica" w:cs="Helvetica"/>
                <w:sz w:val="24"/>
                <w:szCs w:val="24"/>
              </w:rPr>
            </w:pPr>
            <w:r w:rsidRPr="00220C73">
              <w:rPr>
                <w:rFonts w:ascii="Helvetica" w:hAnsi="Helvetica" w:cs="Helvetica"/>
                <w:sz w:val="24"/>
                <w:szCs w:val="24"/>
              </w:rPr>
              <w:t>Cox-Snell Pseudo R2</w:t>
            </w:r>
          </w:p>
        </w:tc>
        <w:tc>
          <w:tcPr>
            <w:tcW w:w="2728" w:type="pct"/>
            <w:gridSpan w:val="6"/>
          </w:tcPr>
          <w:p w14:paraId="1494C625" w14:textId="4D34E042" w:rsidR="00A4583D" w:rsidRPr="00220C73" w:rsidRDefault="00A4583D" w:rsidP="00A4583D">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0.492</w:t>
            </w:r>
          </w:p>
        </w:tc>
      </w:tr>
      <w:tr w:rsidR="00A4583D" w:rsidRPr="00220C73" w14:paraId="0E7FA879" w14:textId="2A823443" w:rsidTr="004A55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2" w:type="pct"/>
          </w:tcPr>
          <w:p w14:paraId="3EDC968A" w14:textId="77777777" w:rsidR="00A4583D" w:rsidRPr="00220C73" w:rsidRDefault="00A4583D" w:rsidP="00A4583D">
            <w:pPr>
              <w:rPr>
                <w:rFonts w:ascii="Helvetica" w:hAnsi="Helvetica" w:cs="Helvetica"/>
                <w:sz w:val="24"/>
                <w:szCs w:val="24"/>
              </w:rPr>
            </w:pPr>
            <w:r w:rsidRPr="00220C73">
              <w:rPr>
                <w:rFonts w:ascii="Helvetica" w:hAnsi="Helvetica" w:cs="Helvetica"/>
                <w:sz w:val="24"/>
                <w:szCs w:val="24"/>
              </w:rPr>
              <w:t>Nagelkerke Pseudo R2</w:t>
            </w:r>
          </w:p>
        </w:tc>
        <w:tc>
          <w:tcPr>
            <w:tcW w:w="2728" w:type="pct"/>
            <w:gridSpan w:val="6"/>
          </w:tcPr>
          <w:p w14:paraId="601BB85E" w14:textId="576E7B0B" w:rsidR="00A4583D" w:rsidRPr="00220C73" w:rsidRDefault="00A4583D" w:rsidP="00A4583D">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0.526</w:t>
            </w:r>
          </w:p>
        </w:tc>
      </w:tr>
      <w:tr w:rsidR="00A4583D" w:rsidRPr="00220C73" w14:paraId="76BD8E18" w14:textId="227CD9AC" w:rsidTr="00E83A61">
        <w:trPr>
          <w:jc w:val="center"/>
        </w:trPr>
        <w:tc>
          <w:tcPr>
            <w:cnfStyle w:val="001000000000" w:firstRow="0" w:lastRow="0" w:firstColumn="1" w:lastColumn="0" w:oddVBand="0" w:evenVBand="0" w:oddHBand="0" w:evenHBand="0" w:firstRowFirstColumn="0" w:firstRowLastColumn="0" w:lastRowFirstColumn="0" w:lastRowLastColumn="0"/>
            <w:tcW w:w="2272" w:type="pct"/>
          </w:tcPr>
          <w:p w14:paraId="526ED26B" w14:textId="77777777" w:rsidR="00A4583D" w:rsidRPr="00220C73" w:rsidRDefault="00A4583D" w:rsidP="00A4583D">
            <w:pPr>
              <w:rPr>
                <w:rFonts w:ascii="Helvetica" w:hAnsi="Helvetica" w:cs="Helvetica"/>
                <w:sz w:val="24"/>
                <w:szCs w:val="24"/>
              </w:rPr>
            </w:pPr>
            <w:r w:rsidRPr="00220C73">
              <w:rPr>
                <w:rFonts w:ascii="Helvetica" w:hAnsi="Helvetica" w:cs="Helvetica"/>
                <w:sz w:val="24"/>
                <w:szCs w:val="24"/>
              </w:rPr>
              <w:t>AIC</w:t>
            </w:r>
          </w:p>
        </w:tc>
        <w:tc>
          <w:tcPr>
            <w:tcW w:w="2728" w:type="pct"/>
            <w:gridSpan w:val="6"/>
            <w:vAlign w:val="bottom"/>
          </w:tcPr>
          <w:p w14:paraId="2AB76810" w14:textId="6B063AF8" w:rsidR="00A4583D" w:rsidRPr="00220C73" w:rsidRDefault="00A4583D" w:rsidP="00A4583D">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17505.22</w:t>
            </w:r>
          </w:p>
        </w:tc>
      </w:tr>
      <w:tr w:rsidR="00A4583D" w:rsidRPr="00220C73" w14:paraId="3813997A" w14:textId="591FF9B7" w:rsidTr="00BF3E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2" w:type="pct"/>
          </w:tcPr>
          <w:p w14:paraId="610138F6" w14:textId="77777777" w:rsidR="00A4583D" w:rsidRPr="00220C73" w:rsidRDefault="00A4583D" w:rsidP="00A4583D">
            <w:pPr>
              <w:rPr>
                <w:rFonts w:ascii="Helvetica" w:hAnsi="Helvetica" w:cs="Helvetica"/>
                <w:sz w:val="24"/>
                <w:szCs w:val="24"/>
              </w:rPr>
            </w:pPr>
            <w:r w:rsidRPr="00220C73">
              <w:rPr>
                <w:rFonts w:ascii="Helvetica" w:hAnsi="Helvetica" w:cs="Helvetica"/>
                <w:sz w:val="24"/>
                <w:szCs w:val="24"/>
              </w:rPr>
              <w:t>BIC</w:t>
            </w:r>
          </w:p>
        </w:tc>
        <w:tc>
          <w:tcPr>
            <w:tcW w:w="2728" w:type="pct"/>
            <w:gridSpan w:val="6"/>
            <w:vAlign w:val="bottom"/>
          </w:tcPr>
          <w:p w14:paraId="3ABBBB65" w14:textId="083BCFCD" w:rsidR="00A4583D" w:rsidRPr="00220C73" w:rsidRDefault="00A4583D" w:rsidP="00A4583D">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17786.88</w:t>
            </w:r>
          </w:p>
        </w:tc>
      </w:tr>
      <w:tr w:rsidR="00A4583D" w:rsidRPr="00220C73" w14:paraId="4E73747D" w14:textId="4F10EA55" w:rsidTr="004A5564">
        <w:trPr>
          <w:jc w:val="center"/>
        </w:trPr>
        <w:tc>
          <w:tcPr>
            <w:cnfStyle w:val="001000000000" w:firstRow="0" w:lastRow="0" w:firstColumn="1" w:lastColumn="0" w:oddVBand="0" w:evenVBand="0" w:oddHBand="0" w:evenHBand="0" w:firstRowFirstColumn="0" w:firstRowLastColumn="0" w:lastRowFirstColumn="0" w:lastRowLastColumn="0"/>
            <w:tcW w:w="2272" w:type="pct"/>
          </w:tcPr>
          <w:p w14:paraId="62F39E6E" w14:textId="77777777" w:rsidR="00A4583D" w:rsidRPr="00220C73" w:rsidRDefault="00A4583D" w:rsidP="00A4583D">
            <w:pPr>
              <w:rPr>
                <w:rFonts w:ascii="Helvetica" w:hAnsi="Helvetica" w:cs="Helvetica"/>
                <w:sz w:val="24"/>
                <w:szCs w:val="24"/>
              </w:rPr>
            </w:pPr>
          </w:p>
        </w:tc>
        <w:tc>
          <w:tcPr>
            <w:tcW w:w="2728" w:type="pct"/>
            <w:gridSpan w:val="6"/>
          </w:tcPr>
          <w:p w14:paraId="0A331B91" w14:textId="77777777" w:rsidR="00A4583D" w:rsidRPr="00220C73" w:rsidRDefault="00A4583D" w:rsidP="00A4583D">
            <w:pP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 p&lt;.001, ** p&lt;.01, * p&lt;.05</w:t>
            </w:r>
            <w:r w:rsidRPr="00220C73">
              <w:rPr>
                <w:rFonts w:ascii="Helvetica" w:hAnsi="Helvetica" w:cs="Helvetica"/>
                <w:sz w:val="24"/>
                <w:szCs w:val="24"/>
              </w:rPr>
              <w:br/>
              <w:t>Data Source: NCDS</w:t>
            </w:r>
          </w:p>
          <w:p w14:paraId="56FA9425" w14:textId="65B552BB" w:rsidR="00A4583D" w:rsidRPr="00220C73" w:rsidRDefault="00A4583D" w:rsidP="00A4583D">
            <w:pP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Note: Complete Case Analysis</w:t>
            </w:r>
          </w:p>
        </w:tc>
      </w:tr>
    </w:tbl>
    <w:p w14:paraId="4D297EBA" w14:textId="77777777" w:rsidR="004A5564" w:rsidRPr="00220C73" w:rsidRDefault="004A5564" w:rsidP="00996C6F">
      <w:pPr>
        <w:rPr>
          <w:rFonts w:ascii="Helvetica" w:hAnsi="Helvetica" w:cs="Helvetica"/>
          <w:sz w:val="24"/>
          <w:szCs w:val="24"/>
        </w:rPr>
        <w:sectPr w:rsidR="004A5564" w:rsidRPr="00220C73" w:rsidSect="004A5564">
          <w:pgSz w:w="16838" w:h="11906" w:orient="landscape"/>
          <w:pgMar w:top="1440" w:right="1440" w:bottom="1440" w:left="1440" w:header="709" w:footer="709" w:gutter="0"/>
          <w:cols w:space="708"/>
          <w:docGrid w:linePitch="360"/>
        </w:sectPr>
      </w:pPr>
    </w:p>
    <w:p w14:paraId="3E48B667" w14:textId="77777777" w:rsidR="00996C6F" w:rsidRPr="00220C73" w:rsidRDefault="00996C6F" w:rsidP="00996C6F">
      <w:pPr>
        <w:rPr>
          <w:rFonts w:ascii="Helvetica" w:hAnsi="Helvetica" w:cs="Helvetica"/>
          <w:sz w:val="24"/>
          <w:szCs w:val="24"/>
        </w:rPr>
      </w:pPr>
    </w:p>
    <w:p w14:paraId="068A62D7" w14:textId="14614001" w:rsidR="00996C6F" w:rsidRPr="00220C73" w:rsidRDefault="00996C6F" w:rsidP="00996C6F">
      <w:pPr>
        <w:rPr>
          <w:rFonts w:ascii="Helvetica" w:hAnsi="Helvetica" w:cs="Helvetica"/>
          <w:sz w:val="24"/>
          <w:szCs w:val="24"/>
        </w:rPr>
      </w:pPr>
      <w:r w:rsidRPr="00220C73">
        <w:rPr>
          <w:rFonts w:ascii="Helvetica" w:hAnsi="Helvetica" w:cs="Helvetica"/>
          <w:sz w:val="24"/>
          <w:szCs w:val="24"/>
        </w:rPr>
        <w:t xml:space="preserve">Focusing on NS-SEC, figure </w:t>
      </w:r>
      <w:r w:rsidR="00F04C86" w:rsidRPr="00220C73">
        <w:rPr>
          <w:rFonts w:ascii="Helvetica" w:hAnsi="Helvetica" w:cs="Helvetica"/>
          <w:sz w:val="24"/>
          <w:szCs w:val="24"/>
        </w:rPr>
        <w:t>1</w:t>
      </w:r>
      <w:r w:rsidRPr="00220C73">
        <w:rPr>
          <w:rFonts w:ascii="Helvetica" w:hAnsi="Helvetica" w:cs="Helvetica"/>
          <w:sz w:val="24"/>
          <w:szCs w:val="24"/>
        </w:rPr>
        <w:t xml:space="preserve">.1 depicts the predicted probabilities at means of economic activity of those categories that were statistically significant. </w:t>
      </w:r>
      <w:r w:rsidR="0013210A" w:rsidRPr="00220C73">
        <w:rPr>
          <w:rFonts w:ascii="Helvetica" w:hAnsi="Helvetica" w:cs="Helvetica"/>
          <w:sz w:val="24"/>
          <w:szCs w:val="24"/>
        </w:rPr>
        <w:t xml:space="preserve">Predicted probabilities for each economic activity category are presented. There is a general upward trend for indiviudals to be in employment </w:t>
      </w:r>
      <w:r w:rsidR="00AC5AF1" w:rsidRPr="00220C73">
        <w:rPr>
          <w:rFonts w:ascii="Helvetica" w:hAnsi="Helvetica" w:cs="Helvetica"/>
          <w:sz w:val="24"/>
          <w:szCs w:val="24"/>
        </w:rPr>
        <w:t xml:space="preserve">going down the class schema. The opposite can be said with respect to post-schooling education and school. </w:t>
      </w:r>
    </w:p>
    <w:p w14:paraId="05FE8848" w14:textId="2CEA47DE" w:rsidR="00996C6F" w:rsidRPr="00220C73" w:rsidRDefault="00996C6F" w:rsidP="00996C6F">
      <w:pPr>
        <w:rPr>
          <w:rFonts w:ascii="Helvetica" w:hAnsi="Helvetica" w:cs="Helvetica"/>
          <w:sz w:val="24"/>
          <w:szCs w:val="24"/>
        </w:rPr>
      </w:pPr>
      <w:r w:rsidRPr="00220C73">
        <w:rPr>
          <w:rFonts w:ascii="Helvetica" w:hAnsi="Helvetica" w:cs="Helvetica"/>
          <w:sz w:val="24"/>
          <w:szCs w:val="24"/>
        </w:rPr>
        <w:t xml:space="preserve">Log odds can be very difficult to interpret. As such they have been translated in marginal effects in table </w:t>
      </w:r>
      <w:r w:rsidR="00F04C86" w:rsidRPr="00220C73">
        <w:rPr>
          <w:rFonts w:ascii="Helvetica" w:hAnsi="Helvetica" w:cs="Helvetica"/>
          <w:sz w:val="24"/>
          <w:szCs w:val="24"/>
        </w:rPr>
        <w:t>2.4</w:t>
      </w:r>
      <w:r w:rsidRPr="00220C73">
        <w:rPr>
          <w:rFonts w:ascii="Helvetica" w:hAnsi="Helvetica" w:cs="Helvetica"/>
          <w:sz w:val="24"/>
          <w:szCs w:val="24"/>
        </w:rPr>
        <w:t>.</w:t>
      </w:r>
      <w:r w:rsidR="008446E3" w:rsidRPr="00220C73">
        <w:rPr>
          <w:rFonts w:ascii="Helvetica" w:hAnsi="Helvetica" w:cs="Helvetica"/>
          <w:sz w:val="24"/>
          <w:szCs w:val="24"/>
        </w:rPr>
        <w:t xml:space="preserve"> </w:t>
      </w:r>
      <w:ins w:id="123" w:author="Scott Oatley" w:date="2023-04-01T16:00:00Z">
        <w:r w:rsidR="00EE2BBE" w:rsidRPr="00220C73">
          <w:rPr>
            <w:rFonts w:ascii="Helvetica" w:hAnsi="Helvetica" w:cs="Helvetica"/>
            <w:sz w:val="24"/>
            <w:szCs w:val="24"/>
          </w:rPr>
          <w:t>Average</w:t>
        </w:r>
      </w:ins>
      <w:r w:rsidRPr="00220C73">
        <w:rPr>
          <w:rFonts w:ascii="Helvetica" w:hAnsi="Helvetica" w:cs="Helvetica"/>
          <w:sz w:val="24"/>
          <w:szCs w:val="24"/>
        </w:rPr>
        <w:t xml:space="preserve"> </w:t>
      </w:r>
      <w:commentRangeStart w:id="124"/>
      <w:r w:rsidRPr="00220C73">
        <w:rPr>
          <w:rFonts w:ascii="Helvetica" w:hAnsi="Helvetica" w:cs="Helvetica"/>
          <w:sz w:val="24"/>
          <w:szCs w:val="24"/>
        </w:rPr>
        <w:t xml:space="preserve">Marginal effects </w:t>
      </w:r>
      <w:commentRangeEnd w:id="124"/>
      <w:r w:rsidR="00173331" w:rsidRPr="00220C73">
        <w:rPr>
          <w:rStyle w:val="CommentReference"/>
          <w:rFonts w:ascii="Helvetica" w:hAnsi="Helvetica" w:cs="Helvetica"/>
          <w:sz w:val="24"/>
          <w:szCs w:val="24"/>
        </w:rPr>
        <w:commentReference w:id="124"/>
      </w:r>
      <w:r w:rsidRPr="00220C73">
        <w:rPr>
          <w:rFonts w:ascii="Helvetica" w:hAnsi="Helvetica" w:cs="Helvetica"/>
          <w:sz w:val="24"/>
          <w:szCs w:val="24"/>
        </w:rPr>
        <w:t xml:space="preserve">display the average change in probability of being in one category of economic activity over employment given a change in the explanatory variable, holding all other variables at their constant. </w:t>
      </w:r>
    </w:p>
    <w:p w14:paraId="08E09AD4" w14:textId="2632F5A7" w:rsidR="00996C6F" w:rsidRPr="00220C73" w:rsidRDefault="00996C6F" w:rsidP="00996C6F">
      <w:pPr>
        <w:rPr>
          <w:rFonts w:ascii="Helvetica" w:hAnsi="Helvetica" w:cs="Helvetica"/>
          <w:sz w:val="24"/>
          <w:szCs w:val="24"/>
        </w:rPr>
      </w:pPr>
      <w:r w:rsidRPr="00220C73">
        <w:rPr>
          <w:rFonts w:ascii="Helvetica" w:hAnsi="Helvetica" w:cs="Helvetica"/>
          <w:sz w:val="24"/>
          <w:szCs w:val="24"/>
        </w:rPr>
        <w:t xml:space="preserve">The average marginal effects </w:t>
      </w:r>
      <w:commentRangeStart w:id="125"/>
      <w:r w:rsidRPr="00220C73">
        <w:rPr>
          <w:rFonts w:ascii="Helvetica" w:hAnsi="Helvetica" w:cs="Helvetica"/>
          <w:sz w:val="24"/>
          <w:szCs w:val="24"/>
        </w:rPr>
        <w:t xml:space="preserve">demonstrate there are marked differences in the probabilities of being in education and school </w:t>
      </w:r>
      <w:commentRangeEnd w:id="125"/>
      <w:r w:rsidR="00173331" w:rsidRPr="00220C73">
        <w:rPr>
          <w:rStyle w:val="CommentReference"/>
          <w:rFonts w:ascii="Helvetica" w:hAnsi="Helvetica" w:cs="Helvetica"/>
          <w:sz w:val="24"/>
          <w:szCs w:val="24"/>
        </w:rPr>
        <w:commentReference w:id="125"/>
      </w:r>
      <w:r w:rsidRPr="00220C73">
        <w:rPr>
          <w:rFonts w:ascii="Helvetica" w:hAnsi="Helvetica" w:cs="Helvetica"/>
          <w:sz w:val="24"/>
          <w:szCs w:val="24"/>
        </w:rPr>
        <w:t xml:space="preserve">over full-time employment depending on the class situation of the father of the individual. </w:t>
      </w:r>
      <w:commentRangeStart w:id="126"/>
      <w:r w:rsidRPr="00220C73">
        <w:rPr>
          <w:rFonts w:ascii="Helvetica" w:hAnsi="Helvetica" w:cs="Helvetica"/>
          <w:sz w:val="24"/>
          <w:szCs w:val="24"/>
        </w:rPr>
        <w:t>There is also a significant difference in economic activity depending upon the sex of the individual.</w:t>
      </w:r>
      <w:commentRangeEnd w:id="126"/>
      <w:r w:rsidR="00173331" w:rsidRPr="00220C73">
        <w:rPr>
          <w:rStyle w:val="CommentReference"/>
          <w:rFonts w:ascii="Helvetica" w:hAnsi="Helvetica" w:cs="Helvetica"/>
          <w:sz w:val="24"/>
          <w:szCs w:val="24"/>
        </w:rPr>
        <w:commentReference w:id="126"/>
      </w:r>
    </w:p>
    <w:p w14:paraId="2BA065B3" w14:textId="20747281" w:rsidR="00996C6F" w:rsidRPr="00220C73" w:rsidRDefault="00996C6F" w:rsidP="00996C6F">
      <w:pPr>
        <w:rPr>
          <w:ins w:id="127" w:author="Scott Oatley" w:date="2023-04-02T11:26:00Z"/>
          <w:rFonts w:ascii="Helvetica" w:hAnsi="Helvetica" w:cs="Helvetica"/>
          <w:sz w:val="24"/>
          <w:szCs w:val="24"/>
        </w:rPr>
      </w:pPr>
      <w:r w:rsidRPr="00220C73">
        <w:rPr>
          <w:rFonts w:ascii="Helvetica" w:hAnsi="Helvetica" w:cs="Helvetica"/>
          <w:sz w:val="24"/>
          <w:szCs w:val="24"/>
        </w:rPr>
        <w:t xml:space="preserve">This model has been tested for the </w:t>
      </w:r>
      <w:commentRangeStart w:id="128"/>
      <w:r w:rsidRPr="00220C73">
        <w:rPr>
          <w:rFonts w:ascii="Helvetica" w:hAnsi="Helvetica" w:cs="Helvetica"/>
          <w:sz w:val="24"/>
          <w:szCs w:val="24"/>
        </w:rPr>
        <w:t>goodness of fit of two competing statistical models based on the ratio of their likelihoo</w:t>
      </w:r>
      <w:commentRangeEnd w:id="128"/>
      <w:r w:rsidR="00173331" w:rsidRPr="00220C73">
        <w:rPr>
          <w:rStyle w:val="CommentReference"/>
          <w:rFonts w:ascii="Helvetica" w:hAnsi="Helvetica" w:cs="Helvetica"/>
          <w:sz w:val="24"/>
          <w:szCs w:val="24"/>
        </w:rPr>
        <w:commentReference w:id="128"/>
      </w:r>
      <w:r w:rsidRPr="00220C73">
        <w:rPr>
          <w:rFonts w:ascii="Helvetica" w:hAnsi="Helvetica" w:cs="Helvetica"/>
          <w:sz w:val="24"/>
          <w:szCs w:val="24"/>
        </w:rPr>
        <w:t xml:space="preserve">ds in a likelihood-ratio test, and again with a Wald test. Both found that the hypothesis that all the coefficients associated with educational attainment, sex, tenure, and NS-SEC are simultaneously equal to 0 can be rejected at the 0.01 level. </w:t>
      </w:r>
    </w:p>
    <w:p w14:paraId="598B28AD" w14:textId="7EB4A9C5" w:rsidR="00B774DD" w:rsidRPr="00220C73" w:rsidRDefault="00B774DD" w:rsidP="00996C6F">
      <w:pPr>
        <w:rPr>
          <w:ins w:id="129" w:author="Scott Oatley" w:date="2023-04-02T11:26:00Z"/>
          <w:rFonts w:ascii="Helvetica" w:hAnsi="Helvetica" w:cs="Helvetica"/>
          <w:sz w:val="24"/>
          <w:szCs w:val="24"/>
        </w:rPr>
      </w:pPr>
    </w:p>
    <w:p w14:paraId="670E238B" w14:textId="77777777" w:rsidR="002020E2" w:rsidRDefault="00B774DD" w:rsidP="002020E2">
      <w:pPr>
        <w:keepNext/>
      </w:pPr>
      <w:r w:rsidRPr="00220C73">
        <w:rPr>
          <w:rFonts w:ascii="Helvetica" w:hAnsi="Helvetica" w:cs="Helvetica"/>
          <w:noProof/>
          <w:sz w:val="24"/>
          <w:szCs w:val="24"/>
        </w:rPr>
        <w:drawing>
          <wp:inline distT="0" distB="0" distL="0" distR="0" wp14:anchorId="379C8720" wp14:editId="797C3EE1">
            <wp:extent cx="5029200" cy="36576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29200" cy="3657600"/>
                    </a:xfrm>
                    <a:prstGeom prst="rect">
                      <a:avLst/>
                    </a:prstGeom>
                  </pic:spPr>
                </pic:pic>
              </a:graphicData>
            </a:graphic>
          </wp:inline>
        </w:drawing>
      </w:r>
    </w:p>
    <w:p w14:paraId="2476821C" w14:textId="29598BAC" w:rsidR="002020E2" w:rsidRDefault="002020E2" w:rsidP="002020E2">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Predicted Probabilities of Economic Activity by NS-SEC</w:t>
      </w:r>
    </w:p>
    <w:p w14:paraId="436A3DB9" w14:textId="34D4E97D" w:rsidR="00996C6F" w:rsidRPr="00220C73" w:rsidRDefault="00173331" w:rsidP="00996C6F">
      <w:pPr>
        <w:rPr>
          <w:rFonts w:ascii="Helvetica" w:hAnsi="Helvetica" w:cs="Helvetica"/>
          <w:sz w:val="24"/>
          <w:szCs w:val="24"/>
        </w:rPr>
      </w:pPr>
      <w:commentRangeStart w:id="130"/>
      <w:commentRangeEnd w:id="130"/>
      <w:r w:rsidRPr="00220C73">
        <w:rPr>
          <w:rStyle w:val="CommentReference"/>
          <w:rFonts w:ascii="Helvetica" w:hAnsi="Helvetica" w:cs="Helvetica"/>
          <w:sz w:val="24"/>
          <w:szCs w:val="24"/>
        </w:rPr>
        <w:commentReference w:id="130"/>
      </w:r>
    </w:p>
    <w:p w14:paraId="5DCEB6CD" w14:textId="77777777" w:rsidR="00996C6F" w:rsidRPr="00220C73" w:rsidRDefault="00996C6F" w:rsidP="00996C6F">
      <w:pPr>
        <w:rPr>
          <w:rFonts w:ascii="Helvetica" w:hAnsi="Helvetica" w:cs="Helvetica"/>
          <w:sz w:val="24"/>
          <w:szCs w:val="24"/>
        </w:rPr>
      </w:pPr>
    </w:p>
    <w:p w14:paraId="5E47B315" w14:textId="2236292C" w:rsidR="00996C6F" w:rsidRPr="00220C73" w:rsidRDefault="00996C6F" w:rsidP="00996C6F">
      <w:pPr>
        <w:rPr>
          <w:rFonts w:ascii="Helvetica" w:hAnsi="Helvetica" w:cs="Helvetica"/>
          <w:sz w:val="24"/>
          <w:szCs w:val="24"/>
        </w:rPr>
      </w:pPr>
      <w:r w:rsidRPr="00220C73">
        <w:rPr>
          <w:rFonts w:ascii="Helvetica" w:hAnsi="Helvetica" w:cs="Helvetica"/>
          <w:sz w:val="24"/>
          <w:szCs w:val="24"/>
        </w:rPr>
        <w:t xml:space="preserve">The </w:t>
      </w:r>
      <w:r w:rsidR="000240C7" w:rsidRPr="00220C73">
        <w:rPr>
          <w:rFonts w:ascii="Helvetica" w:hAnsi="Helvetica" w:cs="Helvetica"/>
          <w:sz w:val="24"/>
          <w:szCs w:val="24"/>
        </w:rPr>
        <w:t>multinominal</w:t>
      </w:r>
      <w:r w:rsidRPr="00220C73">
        <w:rPr>
          <w:rFonts w:ascii="Helvetica" w:hAnsi="Helvetica" w:cs="Helvetica"/>
          <w:sz w:val="24"/>
          <w:szCs w:val="24"/>
        </w:rPr>
        <w:t xml:space="preserve"> logistic regression model indicates there is a statistically significant effect of educational attainment, sex, housing tenure, and parental NS-SEC. Men and women seem to significantly differ on their economic activity outcomes, as do those that achieved greater than 5 O-levels and those that don’t own their own home. Finally, there appears to be a clear social class impact on economic activity. This last point will test the robustness of these findings so far using sensitivity analysis of parental social class using RGSC and CAMSIS. </w:t>
      </w:r>
    </w:p>
    <w:p w14:paraId="3AB5C9CA" w14:textId="70AB05A7" w:rsidR="009A2BD2" w:rsidRPr="00220C73" w:rsidRDefault="009A2BD2">
      <w:pPr>
        <w:rPr>
          <w:ins w:id="131" w:author="Roxanne Connelly" w:date="2023-03-05T12:42:00Z"/>
          <w:rFonts w:ascii="Helvetica" w:eastAsiaTheme="majorEastAsia" w:hAnsi="Helvetica" w:cs="Helvetica"/>
          <w:color w:val="2F5496" w:themeColor="accent1" w:themeShade="BF"/>
          <w:sz w:val="24"/>
          <w:szCs w:val="24"/>
        </w:rPr>
      </w:pPr>
      <w:ins w:id="132" w:author="Roxanne Connelly" w:date="2023-03-05T12:42:00Z">
        <w:r w:rsidRPr="00220C73">
          <w:rPr>
            <w:rFonts w:ascii="Helvetica" w:hAnsi="Helvetica" w:cs="Helvetica"/>
            <w:sz w:val="24"/>
            <w:szCs w:val="24"/>
          </w:rPr>
          <w:br w:type="page"/>
        </w:r>
      </w:ins>
    </w:p>
    <w:p w14:paraId="46782EB2" w14:textId="0A3FEF23" w:rsidR="00AB4878" w:rsidRPr="00220C73" w:rsidRDefault="00AB4878" w:rsidP="00EB018F">
      <w:pPr>
        <w:pStyle w:val="Heading3"/>
        <w:rPr>
          <w:rFonts w:ascii="Helvetica" w:hAnsi="Helvetica" w:cs="Helvetica"/>
        </w:rPr>
      </w:pPr>
      <w:bookmarkStart w:id="133" w:name="_Toc131406657"/>
      <w:r w:rsidRPr="00220C73">
        <w:rPr>
          <w:rFonts w:ascii="Helvetica" w:hAnsi="Helvetica" w:cs="Helvetica"/>
        </w:rPr>
        <w:lastRenderedPageBreak/>
        <w:t>Sensitivity Analysis of Independent Variables</w:t>
      </w:r>
      <w:bookmarkEnd w:id="133"/>
    </w:p>
    <w:p w14:paraId="601E3898" w14:textId="77777777" w:rsidR="00996C6F" w:rsidRPr="00220C73" w:rsidRDefault="00996C6F" w:rsidP="00996C6F">
      <w:pPr>
        <w:rPr>
          <w:rFonts w:ascii="Helvetica" w:hAnsi="Helvetica" w:cs="Helvetica"/>
          <w:sz w:val="24"/>
          <w:szCs w:val="24"/>
        </w:rPr>
      </w:pPr>
      <w:r w:rsidRPr="00220C73">
        <w:rPr>
          <w:rFonts w:ascii="Helvetica" w:hAnsi="Helvetica" w:cs="Helvetica"/>
          <w:sz w:val="24"/>
          <w:szCs w:val="24"/>
        </w:rPr>
        <w:t xml:space="preserve">Whilst it is not appropriate to compare log odds across regression models the following sensitivity analysis will instead compare models following substantive conclusions. Goodness-of-fit statistics are provided and are assessed via BIC measures, and R2. </w:t>
      </w:r>
    </w:p>
    <w:p w14:paraId="026DFE3B" w14:textId="45678761" w:rsidR="00996C6F" w:rsidRPr="00220C73" w:rsidRDefault="00996C6F" w:rsidP="00EB018F">
      <w:pPr>
        <w:pStyle w:val="Heading3"/>
        <w:rPr>
          <w:rFonts w:ascii="Helvetica" w:hAnsi="Helvetica" w:cs="Helvetica"/>
        </w:rPr>
      </w:pPr>
      <w:bookmarkStart w:id="134" w:name="_Toc131406658"/>
      <w:r w:rsidRPr="00220C73">
        <w:rPr>
          <w:rFonts w:ascii="Helvetica" w:hAnsi="Helvetica" w:cs="Helvetica"/>
        </w:rPr>
        <w:t>Testing Measures of Parental Social Class</w:t>
      </w:r>
      <w:bookmarkEnd w:id="134"/>
    </w:p>
    <w:p w14:paraId="50BEDD32" w14:textId="2CE17F51" w:rsidR="00996C6F" w:rsidRPr="00220C73" w:rsidRDefault="00996C6F" w:rsidP="00996C6F">
      <w:pPr>
        <w:rPr>
          <w:rFonts w:ascii="Helvetica" w:hAnsi="Helvetica" w:cs="Helvetica"/>
          <w:sz w:val="24"/>
          <w:szCs w:val="24"/>
        </w:rPr>
      </w:pPr>
      <w:r w:rsidRPr="00220C73">
        <w:rPr>
          <w:rFonts w:ascii="Helvetica" w:hAnsi="Helvetica" w:cs="Helvetica"/>
          <w:sz w:val="24"/>
          <w:szCs w:val="24"/>
        </w:rPr>
        <w:t xml:space="preserve">There are strong correlations between parental social class measures. Parental NS-SEC and Parental RGSC has a significant Chi-Square statistic at the p&lt;0.001 level. Parental NS-SEC and CAMSIS have a significant </w:t>
      </w:r>
      <w:r w:rsidR="00241E6D" w:rsidRPr="00220C73">
        <w:rPr>
          <w:rFonts w:ascii="Helvetica" w:hAnsi="Helvetica" w:cs="Helvetica"/>
          <w:sz w:val="24"/>
          <w:szCs w:val="24"/>
        </w:rPr>
        <w:t>A</w:t>
      </w:r>
      <w:r w:rsidRPr="00220C73">
        <w:rPr>
          <w:rFonts w:ascii="Helvetica" w:hAnsi="Helvetica" w:cs="Helvetica"/>
          <w:sz w:val="24"/>
          <w:szCs w:val="24"/>
        </w:rPr>
        <w:t xml:space="preserve">nova at the p&lt;0.001 level. </w:t>
      </w:r>
    </w:p>
    <w:p w14:paraId="4538B71C" w14:textId="12D6437F" w:rsidR="00996C6F" w:rsidRPr="00220C73" w:rsidRDefault="00996C6F" w:rsidP="00996C6F">
      <w:pPr>
        <w:rPr>
          <w:rFonts w:ascii="Helvetica" w:hAnsi="Helvetica" w:cs="Helvetica"/>
          <w:sz w:val="24"/>
          <w:szCs w:val="24"/>
        </w:rPr>
      </w:pPr>
      <w:r w:rsidRPr="00220C73">
        <w:rPr>
          <w:rFonts w:ascii="Helvetica" w:hAnsi="Helvetica" w:cs="Helvetica"/>
          <w:sz w:val="24"/>
          <w:szCs w:val="24"/>
        </w:rPr>
        <w:t xml:space="preserve">Three separate </w:t>
      </w:r>
      <w:r w:rsidR="000240C7" w:rsidRPr="00220C73">
        <w:rPr>
          <w:rFonts w:ascii="Helvetica" w:hAnsi="Helvetica" w:cs="Helvetica"/>
          <w:sz w:val="24"/>
          <w:szCs w:val="24"/>
        </w:rPr>
        <w:t>multinominal</w:t>
      </w:r>
      <w:r w:rsidRPr="00220C73">
        <w:rPr>
          <w:rFonts w:ascii="Helvetica" w:hAnsi="Helvetica" w:cs="Helvetica"/>
          <w:sz w:val="24"/>
          <w:szCs w:val="24"/>
        </w:rPr>
        <w:t xml:space="preserve"> logistic regressions are presented in table </w:t>
      </w:r>
      <w:r w:rsidR="000240C7" w:rsidRPr="00220C73">
        <w:rPr>
          <w:rFonts w:ascii="Helvetica" w:hAnsi="Helvetica" w:cs="Helvetica"/>
          <w:sz w:val="24"/>
          <w:szCs w:val="24"/>
        </w:rPr>
        <w:t>3.1</w:t>
      </w:r>
      <w:r w:rsidRPr="00220C73">
        <w:rPr>
          <w:rFonts w:ascii="Helvetica" w:hAnsi="Helvetica" w:cs="Helvetica"/>
          <w:sz w:val="24"/>
          <w:szCs w:val="24"/>
        </w:rPr>
        <w:t xml:space="preserve">. The first model has been described at length in the previous section and uses NS-SEC. The second model uses CAMSIS and the third uses RGSC. </w:t>
      </w:r>
    </w:p>
    <w:p w14:paraId="2BD585E3" w14:textId="321985D8" w:rsidR="00996C6F" w:rsidRPr="00220C73" w:rsidRDefault="00996C6F" w:rsidP="00996C6F">
      <w:pPr>
        <w:rPr>
          <w:rFonts w:ascii="Helvetica" w:hAnsi="Helvetica" w:cs="Helvetica"/>
          <w:sz w:val="24"/>
          <w:szCs w:val="24"/>
        </w:rPr>
      </w:pPr>
      <w:r w:rsidRPr="00220C73">
        <w:rPr>
          <w:rFonts w:ascii="Helvetica" w:hAnsi="Helvetica" w:cs="Helvetica"/>
          <w:sz w:val="24"/>
          <w:szCs w:val="24"/>
        </w:rPr>
        <w:t xml:space="preserve">The substantive conclusions drawn from the analysis of the NS-SEC model do not change across all three models. In fact, it is remarkable how similar the coefficients are across the models. Looking specifically </w:t>
      </w:r>
      <w:r w:rsidR="00405D24" w:rsidRPr="00220C73">
        <w:rPr>
          <w:rFonts w:ascii="Helvetica" w:hAnsi="Helvetica" w:cs="Helvetica"/>
          <w:sz w:val="24"/>
          <w:szCs w:val="24"/>
        </w:rPr>
        <w:t xml:space="preserve">the </w:t>
      </w:r>
      <w:commentRangeStart w:id="135"/>
      <w:r w:rsidR="00405D24" w:rsidRPr="00220C73">
        <w:rPr>
          <w:rFonts w:ascii="Helvetica" w:hAnsi="Helvetica" w:cs="Helvetica"/>
          <w:sz w:val="24"/>
          <w:szCs w:val="24"/>
        </w:rPr>
        <w:t>t</w:t>
      </w:r>
      <w:ins w:id="136" w:author="Scott Oatley" w:date="2023-04-01T16:01:00Z">
        <w:r w:rsidR="00EE2BBE" w:rsidRPr="00220C73">
          <w:rPr>
            <w:rFonts w:ascii="Helvetica" w:hAnsi="Helvetica" w:cs="Helvetica"/>
            <w:sz w:val="24"/>
            <w:szCs w:val="24"/>
          </w:rPr>
          <w:t>he social stratification measures</w:t>
        </w:r>
      </w:ins>
      <w:r w:rsidRPr="00220C73">
        <w:rPr>
          <w:rFonts w:ascii="Helvetica" w:hAnsi="Helvetica" w:cs="Helvetica"/>
          <w:sz w:val="24"/>
          <w:szCs w:val="24"/>
        </w:rPr>
        <w:t xml:space="preserve"> </w:t>
      </w:r>
      <w:commentRangeEnd w:id="135"/>
      <w:r w:rsidR="009A2BD2" w:rsidRPr="00220C73">
        <w:rPr>
          <w:rStyle w:val="CommentReference"/>
          <w:rFonts w:ascii="Helvetica" w:hAnsi="Helvetica" w:cs="Helvetica"/>
          <w:sz w:val="24"/>
          <w:szCs w:val="24"/>
        </w:rPr>
        <w:commentReference w:id="135"/>
      </w:r>
      <w:r w:rsidRPr="00220C73">
        <w:rPr>
          <w:rFonts w:ascii="Helvetica" w:hAnsi="Helvetica" w:cs="Helvetica"/>
          <w:sz w:val="24"/>
          <w:szCs w:val="24"/>
        </w:rPr>
        <w:t xml:space="preserve">across the models, all produce substantively identical conclusions. </w:t>
      </w:r>
    </w:p>
    <w:p w14:paraId="397E31B4" w14:textId="77777777" w:rsidR="00996C6F" w:rsidRPr="00220C73" w:rsidRDefault="00996C6F" w:rsidP="00996C6F">
      <w:pPr>
        <w:rPr>
          <w:rFonts w:ascii="Helvetica" w:hAnsi="Helvetica" w:cs="Helvetica"/>
          <w:sz w:val="24"/>
          <w:szCs w:val="24"/>
        </w:rPr>
      </w:pPr>
      <w:r w:rsidRPr="00220C73">
        <w:rPr>
          <w:rFonts w:ascii="Helvetica" w:hAnsi="Helvetica" w:cs="Helvetica"/>
          <w:sz w:val="24"/>
          <w:szCs w:val="24"/>
        </w:rPr>
        <w:t xml:space="preserve">The goodness-of-fit statistics are similar for all three models. Differences in R2 measures exist but the small nature of these differences indicate the amount of variance explained across the three models is remains consistent. BIC differences are also small. The most parsimonious model is the RGSC schema. Considering BIC penalises models for estimating additional parameters it is not entirely surprising that it considers the RGSC to be a better fit than the NS-SEC schema. These differences are however small. </w:t>
      </w:r>
    </w:p>
    <w:p w14:paraId="394590DF" w14:textId="77777777" w:rsidR="00996C6F" w:rsidRPr="00220C73" w:rsidRDefault="00996C6F" w:rsidP="00996C6F">
      <w:pPr>
        <w:rPr>
          <w:rFonts w:ascii="Helvetica" w:hAnsi="Helvetica" w:cs="Helvetica"/>
          <w:sz w:val="24"/>
          <w:szCs w:val="24"/>
        </w:rPr>
      </w:pPr>
    </w:p>
    <w:p w14:paraId="3CD3839E" w14:textId="77777777" w:rsidR="00996C6F" w:rsidRPr="00220C73" w:rsidRDefault="00996C6F" w:rsidP="00996C6F">
      <w:pPr>
        <w:rPr>
          <w:rFonts w:ascii="Helvetica" w:hAnsi="Helvetica" w:cs="Helvetica"/>
          <w:sz w:val="24"/>
          <w:szCs w:val="24"/>
        </w:rPr>
      </w:pPr>
    </w:p>
    <w:p w14:paraId="6931C8F1" w14:textId="77777777" w:rsidR="00996C6F" w:rsidRPr="00220C73" w:rsidRDefault="00996C6F" w:rsidP="00996C6F">
      <w:pPr>
        <w:rPr>
          <w:rFonts w:ascii="Helvetica" w:hAnsi="Helvetica" w:cs="Helvetica"/>
          <w:b/>
          <w:bCs/>
          <w:sz w:val="24"/>
          <w:szCs w:val="24"/>
        </w:rPr>
        <w:sectPr w:rsidR="00996C6F" w:rsidRPr="00220C73">
          <w:pgSz w:w="11906" w:h="16838"/>
          <w:pgMar w:top="1440" w:right="1440" w:bottom="1440" w:left="1440" w:header="708" w:footer="708" w:gutter="0"/>
          <w:cols w:space="708"/>
          <w:docGrid w:linePitch="360"/>
        </w:sectPr>
      </w:pPr>
    </w:p>
    <w:tbl>
      <w:tblPr>
        <w:tblStyle w:val="GridTable2"/>
        <w:tblW w:w="0" w:type="auto"/>
        <w:tblLook w:val="04A0" w:firstRow="1" w:lastRow="0" w:firstColumn="1" w:lastColumn="0" w:noHBand="0" w:noVBand="1"/>
      </w:tblPr>
      <w:tblGrid>
        <w:gridCol w:w="7010"/>
        <w:gridCol w:w="816"/>
        <w:gridCol w:w="843"/>
        <w:gridCol w:w="657"/>
        <w:gridCol w:w="816"/>
        <w:gridCol w:w="843"/>
        <w:gridCol w:w="657"/>
        <w:gridCol w:w="816"/>
        <w:gridCol w:w="843"/>
        <w:gridCol w:w="657"/>
      </w:tblGrid>
      <w:tr w:rsidR="00996C6F" w:rsidRPr="00220C73" w14:paraId="1C966180" w14:textId="77777777" w:rsidTr="00AD2A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F6C288" w14:textId="33C6A524" w:rsidR="00996C6F" w:rsidRPr="00220C73" w:rsidRDefault="00996C6F" w:rsidP="00AD2AE7">
            <w:pPr>
              <w:rPr>
                <w:rFonts w:ascii="Helvetica" w:hAnsi="Helvetica" w:cs="Helvetica"/>
                <w:sz w:val="24"/>
                <w:szCs w:val="24"/>
              </w:rPr>
            </w:pPr>
            <w:r w:rsidRPr="00220C73">
              <w:rPr>
                <w:rFonts w:ascii="Helvetica" w:hAnsi="Helvetica" w:cs="Helvetica"/>
                <w:sz w:val="24"/>
                <w:szCs w:val="24"/>
              </w:rPr>
              <w:lastRenderedPageBreak/>
              <w:t xml:space="preserve">Table </w:t>
            </w:r>
            <w:r w:rsidR="000240C7" w:rsidRPr="00220C73">
              <w:rPr>
                <w:rFonts w:ascii="Helvetica" w:hAnsi="Helvetica" w:cs="Helvetica"/>
                <w:sz w:val="24"/>
                <w:szCs w:val="24"/>
              </w:rPr>
              <w:t>1</w:t>
            </w:r>
            <w:r w:rsidR="002020E2">
              <w:rPr>
                <w:rFonts w:ascii="Helvetica" w:hAnsi="Helvetica" w:cs="Helvetica"/>
                <w:sz w:val="24"/>
                <w:szCs w:val="24"/>
              </w:rPr>
              <w:t>.12</w:t>
            </w:r>
            <w:r w:rsidRPr="00220C73">
              <w:rPr>
                <w:rFonts w:ascii="Helvetica" w:hAnsi="Helvetica" w:cs="Helvetica"/>
                <w:sz w:val="24"/>
                <w:szCs w:val="24"/>
              </w:rPr>
              <w:t xml:space="preserve"> Sensitivity analyses of alternative measures of parental social stratification</w:t>
            </w:r>
          </w:p>
        </w:tc>
        <w:tc>
          <w:tcPr>
            <w:tcW w:w="0" w:type="auto"/>
            <w:gridSpan w:val="3"/>
          </w:tcPr>
          <w:p w14:paraId="5691B458" w14:textId="77777777" w:rsidR="00996C6F" w:rsidRPr="00220C73" w:rsidRDefault="00996C6F"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2EC0851D" w14:textId="77777777" w:rsidR="00996C6F" w:rsidRPr="00220C73" w:rsidRDefault="00996C6F"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2ABF67A7" w14:textId="77777777" w:rsidR="00996C6F" w:rsidRPr="00220C73" w:rsidRDefault="00996C6F"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0BF83B67" w14:textId="77777777" w:rsidR="00996C6F" w:rsidRPr="00220C73" w:rsidRDefault="00996C6F"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4D0B87B4" w14:textId="77777777" w:rsidR="00996C6F" w:rsidRPr="00220C73" w:rsidRDefault="00996C6F"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4E61E173" w14:textId="77777777" w:rsidR="00996C6F" w:rsidRPr="00220C73" w:rsidRDefault="00996C6F"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1C12E98C" w14:textId="77777777" w:rsidR="00996C6F" w:rsidRPr="00220C73" w:rsidRDefault="00996C6F"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996C6F" w:rsidRPr="00220C73" w14:paraId="27ADA8F1" w14:textId="77777777" w:rsidTr="00AD2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272379" w14:textId="77777777" w:rsidR="00996C6F" w:rsidRPr="00220C73" w:rsidRDefault="00996C6F" w:rsidP="00AD2AE7">
            <w:pPr>
              <w:rPr>
                <w:rFonts w:ascii="Helvetica" w:hAnsi="Helvetica" w:cs="Helvetica"/>
                <w:sz w:val="24"/>
                <w:szCs w:val="24"/>
              </w:rPr>
            </w:pPr>
          </w:p>
        </w:tc>
        <w:tc>
          <w:tcPr>
            <w:tcW w:w="0" w:type="auto"/>
            <w:gridSpan w:val="3"/>
          </w:tcPr>
          <w:p w14:paraId="0888A6BC" w14:textId="77777777" w:rsidR="00996C6F" w:rsidRPr="00220C73" w:rsidRDefault="00996C6F" w:rsidP="00AD2AE7">
            <w:pPr>
              <w:cnfStyle w:val="000000100000" w:firstRow="0" w:lastRow="0" w:firstColumn="0" w:lastColumn="0" w:oddVBand="0" w:evenVBand="0" w:oddHBand="1" w:evenHBand="0" w:firstRowFirstColumn="0" w:firstRowLastColumn="0" w:lastRowFirstColumn="0" w:lastRowLastColumn="0"/>
              <w:rPr>
                <w:rFonts w:ascii="Helvetica" w:hAnsi="Helvetica" w:cs="Helvetica"/>
                <w:b/>
                <w:bCs/>
                <w:sz w:val="24"/>
                <w:szCs w:val="24"/>
              </w:rPr>
            </w:pPr>
            <w:r w:rsidRPr="00220C73">
              <w:rPr>
                <w:rFonts w:ascii="Helvetica" w:hAnsi="Helvetica" w:cs="Helvetica"/>
                <w:b/>
                <w:bCs/>
                <w:sz w:val="24"/>
                <w:szCs w:val="24"/>
              </w:rPr>
              <w:t>NS-SEC</w:t>
            </w:r>
          </w:p>
        </w:tc>
        <w:tc>
          <w:tcPr>
            <w:tcW w:w="0" w:type="auto"/>
            <w:gridSpan w:val="3"/>
          </w:tcPr>
          <w:p w14:paraId="7D714299" w14:textId="77777777" w:rsidR="00996C6F" w:rsidRPr="00220C73" w:rsidRDefault="00996C6F" w:rsidP="00AD2AE7">
            <w:pPr>
              <w:cnfStyle w:val="000000100000" w:firstRow="0" w:lastRow="0" w:firstColumn="0" w:lastColumn="0" w:oddVBand="0" w:evenVBand="0" w:oddHBand="1" w:evenHBand="0" w:firstRowFirstColumn="0" w:firstRowLastColumn="0" w:lastRowFirstColumn="0" w:lastRowLastColumn="0"/>
              <w:rPr>
                <w:rFonts w:ascii="Helvetica" w:hAnsi="Helvetica" w:cs="Helvetica"/>
                <w:b/>
                <w:bCs/>
                <w:sz w:val="24"/>
                <w:szCs w:val="24"/>
              </w:rPr>
            </w:pPr>
            <w:r w:rsidRPr="00220C73">
              <w:rPr>
                <w:rFonts w:ascii="Helvetica" w:hAnsi="Helvetica" w:cs="Helvetica"/>
                <w:b/>
                <w:bCs/>
                <w:sz w:val="24"/>
                <w:szCs w:val="24"/>
              </w:rPr>
              <w:t>CAMSIS</w:t>
            </w:r>
          </w:p>
        </w:tc>
        <w:tc>
          <w:tcPr>
            <w:tcW w:w="0" w:type="auto"/>
            <w:gridSpan w:val="3"/>
          </w:tcPr>
          <w:p w14:paraId="7D14F2A5" w14:textId="77777777" w:rsidR="00996C6F" w:rsidRPr="00220C73" w:rsidRDefault="00996C6F" w:rsidP="00AD2AE7">
            <w:pPr>
              <w:cnfStyle w:val="000000100000" w:firstRow="0" w:lastRow="0" w:firstColumn="0" w:lastColumn="0" w:oddVBand="0" w:evenVBand="0" w:oddHBand="1" w:evenHBand="0" w:firstRowFirstColumn="0" w:firstRowLastColumn="0" w:lastRowFirstColumn="0" w:lastRowLastColumn="0"/>
              <w:rPr>
                <w:rFonts w:ascii="Helvetica" w:hAnsi="Helvetica" w:cs="Helvetica"/>
                <w:b/>
                <w:bCs/>
                <w:sz w:val="24"/>
                <w:szCs w:val="24"/>
              </w:rPr>
            </w:pPr>
            <w:r w:rsidRPr="00220C73">
              <w:rPr>
                <w:rFonts w:ascii="Helvetica" w:hAnsi="Helvetica" w:cs="Helvetica"/>
                <w:b/>
                <w:bCs/>
                <w:sz w:val="24"/>
                <w:szCs w:val="24"/>
              </w:rPr>
              <w:t>RGSC</w:t>
            </w:r>
          </w:p>
        </w:tc>
      </w:tr>
      <w:tr w:rsidR="00D045BC" w:rsidRPr="00220C73" w14:paraId="3C27BFD3" w14:textId="77777777" w:rsidTr="00AD2AE7">
        <w:tc>
          <w:tcPr>
            <w:cnfStyle w:val="001000000000" w:firstRow="0" w:lastRow="0" w:firstColumn="1" w:lastColumn="0" w:oddVBand="0" w:evenVBand="0" w:oddHBand="0" w:evenHBand="0" w:firstRowFirstColumn="0" w:firstRowLastColumn="0" w:lastRowFirstColumn="0" w:lastRowLastColumn="0"/>
            <w:tcW w:w="0" w:type="auto"/>
          </w:tcPr>
          <w:p w14:paraId="4C36E8E9" w14:textId="782B1366" w:rsidR="00D045BC" w:rsidRPr="00220C73" w:rsidRDefault="00D045BC" w:rsidP="00D045BC">
            <w:pPr>
              <w:rPr>
                <w:rFonts w:ascii="Helvetica" w:hAnsi="Helvetica" w:cs="Helvetica"/>
                <w:sz w:val="24"/>
                <w:szCs w:val="24"/>
              </w:rPr>
            </w:pPr>
            <w:commentRangeStart w:id="137"/>
            <w:commentRangeEnd w:id="137"/>
            <w:r w:rsidRPr="00220C73">
              <w:rPr>
                <w:rStyle w:val="CommentReference"/>
                <w:rFonts w:ascii="Helvetica" w:hAnsi="Helvetica" w:cs="Helvetica"/>
                <w:b w:val="0"/>
                <w:bCs w:val="0"/>
                <w:sz w:val="24"/>
                <w:szCs w:val="24"/>
              </w:rPr>
              <w:commentReference w:id="137"/>
            </w:r>
            <w:r w:rsidRPr="00220C73">
              <w:rPr>
                <w:rFonts w:ascii="Helvetica" w:hAnsi="Helvetica" w:cs="Helvetica"/>
                <w:sz w:val="24"/>
                <w:szCs w:val="24"/>
              </w:rPr>
              <w:t>Economic Activity</w:t>
            </w:r>
          </w:p>
        </w:tc>
        <w:tc>
          <w:tcPr>
            <w:tcW w:w="0" w:type="auto"/>
          </w:tcPr>
          <w:p w14:paraId="719217CC" w14:textId="6B100662" w:rsidR="00D045BC" w:rsidRPr="00220C73" w:rsidRDefault="00D045BC" w:rsidP="00D045BC">
            <w:pPr>
              <w:cnfStyle w:val="000000000000" w:firstRow="0" w:lastRow="0" w:firstColumn="0" w:lastColumn="0" w:oddVBand="0" w:evenVBand="0" w:oddHBand="0" w:evenHBand="0" w:firstRowFirstColumn="0" w:firstRowLastColumn="0" w:lastRowFirstColumn="0" w:lastRowLastColumn="0"/>
              <w:rPr>
                <w:rFonts w:ascii="Helvetica" w:hAnsi="Helvetica" w:cs="Helvetica"/>
                <w:b/>
                <w:bCs/>
                <w:sz w:val="24"/>
                <w:szCs w:val="24"/>
              </w:rPr>
            </w:pPr>
            <w:r w:rsidRPr="00220C73">
              <w:rPr>
                <w:rFonts w:ascii="Helvetica" w:hAnsi="Helvetica" w:cs="Helvetica"/>
                <w:b/>
                <w:bCs/>
                <w:sz w:val="24"/>
                <w:szCs w:val="24"/>
              </w:rPr>
              <w:t>Coef.</w:t>
            </w:r>
          </w:p>
        </w:tc>
        <w:tc>
          <w:tcPr>
            <w:tcW w:w="0" w:type="auto"/>
          </w:tcPr>
          <w:p w14:paraId="0CA7CF32" w14:textId="6D203197" w:rsidR="00D045BC" w:rsidRPr="00220C73" w:rsidRDefault="00D045BC" w:rsidP="00D045BC">
            <w:pPr>
              <w:cnfStyle w:val="000000000000" w:firstRow="0" w:lastRow="0" w:firstColumn="0" w:lastColumn="0" w:oddVBand="0" w:evenVBand="0" w:oddHBand="0" w:evenHBand="0" w:firstRowFirstColumn="0" w:firstRowLastColumn="0" w:lastRowFirstColumn="0" w:lastRowLastColumn="0"/>
              <w:rPr>
                <w:rFonts w:ascii="Helvetica" w:hAnsi="Helvetica" w:cs="Helvetica"/>
                <w:b/>
                <w:bCs/>
                <w:sz w:val="24"/>
                <w:szCs w:val="24"/>
              </w:rPr>
            </w:pPr>
            <w:r w:rsidRPr="00220C73">
              <w:rPr>
                <w:rFonts w:ascii="Helvetica" w:hAnsi="Helvetica" w:cs="Helvetica"/>
                <w:b/>
                <w:bCs/>
                <w:sz w:val="24"/>
                <w:szCs w:val="24"/>
              </w:rPr>
              <w:t>S.E</w:t>
            </w:r>
          </w:p>
        </w:tc>
        <w:tc>
          <w:tcPr>
            <w:tcW w:w="0" w:type="auto"/>
          </w:tcPr>
          <w:p w14:paraId="1CC45BCD" w14:textId="3ECAD045" w:rsidR="00D045BC" w:rsidRPr="00220C73" w:rsidRDefault="00D045BC" w:rsidP="00D045BC">
            <w:pPr>
              <w:cnfStyle w:val="000000000000" w:firstRow="0" w:lastRow="0" w:firstColumn="0" w:lastColumn="0" w:oddVBand="0" w:evenVBand="0" w:oddHBand="0" w:evenHBand="0" w:firstRowFirstColumn="0" w:firstRowLastColumn="0" w:lastRowFirstColumn="0" w:lastRowLastColumn="0"/>
              <w:rPr>
                <w:rFonts w:ascii="Helvetica" w:hAnsi="Helvetica" w:cs="Helvetica"/>
                <w:b/>
                <w:bCs/>
                <w:sz w:val="24"/>
                <w:szCs w:val="24"/>
              </w:rPr>
            </w:pPr>
            <w:r w:rsidRPr="00220C73">
              <w:rPr>
                <w:rFonts w:ascii="Helvetica" w:hAnsi="Helvetica" w:cs="Helvetica"/>
                <w:b/>
                <w:bCs/>
                <w:sz w:val="24"/>
                <w:szCs w:val="24"/>
              </w:rPr>
              <w:t>Sig.</w:t>
            </w:r>
          </w:p>
        </w:tc>
        <w:tc>
          <w:tcPr>
            <w:tcW w:w="0" w:type="auto"/>
          </w:tcPr>
          <w:p w14:paraId="34028883" w14:textId="77777777" w:rsidR="00D045BC" w:rsidRPr="00220C73" w:rsidRDefault="00D045BC" w:rsidP="00D045BC">
            <w:pPr>
              <w:cnfStyle w:val="000000000000" w:firstRow="0" w:lastRow="0" w:firstColumn="0" w:lastColumn="0" w:oddVBand="0" w:evenVBand="0" w:oddHBand="0" w:evenHBand="0" w:firstRowFirstColumn="0" w:firstRowLastColumn="0" w:lastRowFirstColumn="0" w:lastRowLastColumn="0"/>
              <w:rPr>
                <w:rFonts w:ascii="Helvetica" w:hAnsi="Helvetica" w:cs="Helvetica"/>
                <w:b/>
                <w:bCs/>
                <w:sz w:val="24"/>
                <w:szCs w:val="24"/>
              </w:rPr>
            </w:pPr>
            <w:r w:rsidRPr="00220C73">
              <w:rPr>
                <w:rFonts w:ascii="Helvetica" w:hAnsi="Helvetica" w:cs="Helvetica"/>
                <w:b/>
                <w:bCs/>
                <w:sz w:val="24"/>
                <w:szCs w:val="24"/>
              </w:rPr>
              <w:t>Coef.</w:t>
            </w:r>
          </w:p>
        </w:tc>
        <w:tc>
          <w:tcPr>
            <w:tcW w:w="0" w:type="auto"/>
          </w:tcPr>
          <w:p w14:paraId="603BD68A" w14:textId="77777777" w:rsidR="00D045BC" w:rsidRPr="00220C73" w:rsidRDefault="00D045BC" w:rsidP="00D045BC">
            <w:pPr>
              <w:cnfStyle w:val="000000000000" w:firstRow="0" w:lastRow="0" w:firstColumn="0" w:lastColumn="0" w:oddVBand="0" w:evenVBand="0" w:oddHBand="0" w:evenHBand="0" w:firstRowFirstColumn="0" w:firstRowLastColumn="0" w:lastRowFirstColumn="0" w:lastRowLastColumn="0"/>
              <w:rPr>
                <w:rFonts w:ascii="Helvetica" w:hAnsi="Helvetica" w:cs="Helvetica"/>
                <w:b/>
                <w:bCs/>
                <w:sz w:val="24"/>
                <w:szCs w:val="24"/>
              </w:rPr>
            </w:pPr>
            <w:r w:rsidRPr="00220C73">
              <w:rPr>
                <w:rFonts w:ascii="Helvetica" w:hAnsi="Helvetica" w:cs="Helvetica"/>
                <w:b/>
                <w:bCs/>
                <w:sz w:val="24"/>
                <w:szCs w:val="24"/>
              </w:rPr>
              <w:t>S.E</w:t>
            </w:r>
          </w:p>
        </w:tc>
        <w:tc>
          <w:tcPr>
            <w:tcW w:w="0" w:type="auto"/>
          </w:tcPr>
          <w:p w14:paraId="72A25AE0" w14:textId="77777777" w:rsidR="00D045BC" w:rsidRPr="00220C73" w:rsidRDefault="00D045BC" w:rsidP="00D045BC">
            <w:pPr>
              <w:cnfStyle w:val="000000000000" w:firstRow="0" w:lastRow="0" w:firstColumn="0" w:lastColumn="0" w:oddVBand="0" w:evenVBand="0" w:oddHBand="0" w:evenHBand="0" w:firstRowFirstColumn="0" w:firstRowLastColumn="0" w:lastRowFirstColumn="0" w:lastRowLastColumn="0"/>
              <w:rPr>
                <w:rFonts w:ascii="Helvetica" w:hAnsi="Helvetica" w:cs="Helvetica"/>
                <w:b/>
                <w:bCs/>
                <w:sz w:val="24"/>
                <w:szCs w:val="24"/>
              </w:rPr>
            </w:pPr>
            <w:r w:rsidRPr="00220C73">
              <w:rPr>
                <w:rFonts w:ascii="Helvetica" w:hAnsi="Helvetica" w:cs="Helvetica"/>
                <w:b/>
                <w:bCs/>
                <w:sz w:val="24"/>
                <w:szCs w:val="24"/>
              </w:rPr>
              <w:t>Sig.</w:t>
            </w:r>
          </w:p>
        </w:tc>
        <w:tc>
          <w:tcPr>
            <w:tcW w:w="0" w:type="auto"/>
          </w:tcPr>
          <w:p w14:paraId="59852F0C" w14:textId="77777777" w:rsidR="00D045BC" w:rsidRPr="00220C73" w:rsidRDefault="00D045BC" w:rsidP="00D045BC">
            <w:pPr>
              <w:cnfStyle w:val="000000000000" w:firstRow="0" w:lastRow="0" w:firstColumn="0" w:lastColumn="0" w:oddVBand="0" w:evenVBand="0" w:oddHBand="0" w:evenHBand="0" w:firstRowFirstColumn="0" w:firstRowLastColumn="0" w:lastRowFirstColumn="0" w:lastRowLastColumn="0"/>
              <w:rPr>
                <w:rFonts w:ascii="Helvetica" w:hAnsi="Helvetica" w:cs="Helvetica"/>
                <w:b/>
                <w:bCs/>
                <w:sz w:val="24"/>
                <w:szCs w:val="24"/>
              </w:rPr>
            </w:pPr>
            <w:r w:rsidRPr="00220C73">
              <w:rPr>
                <w:rFonts w:ascii="Helvetica" w:hAnsi="Helvetica" w:cs="Helvetica"/>
                <w:b/>
                <w:bCs/>
                <w:sz w:val="24"/>
                <w:szCs w:val="24"/>
              </w:rPr>
              <w:t>Coef.</w:t>
            </w:r>
          </w:p>
        </w:tc>
        <w:tc>
          <w:tcPr>
            <w:tcW w:w="0" w:type="auto"/>
          </w:tcPr>
          <w:p w14:paraId="656AB9F2" w14:textId="77777777" w:rsidR="00D045BC" w:rsidRPr="00220C73" w:rsidRDefault="00D045BC" w:rsidP="00D045BC">
            <w:pPr>
              <w:cnfStyle w:val="000000000000" w:firstRow="0" w:lastRow="0" w:firstColumn="0" w:lastColumn="0" w:oddVBand="0" w:evenVBand="0" w:oddHBand="0" w:evenHBand="0" w:firstRowFirstColumn="0" w:firstRowLastColumn="0" w:lastRowFirstColumn="0" w:lastRowLastColumn="0"/>
              <w:rPr>
                <w:rFonts w:ascii="Helvetica" w:hAnsi="Helvetica" w:cs="Helvetica"/>
                <w:b/>
                <w:bCs/>
                <w:sz w:val="24"/>
                <w:szCs w:val="24"/>
              </w:rPr>
            </w:pPr>
            <w:r w:rsidRPr="00220C73">
              <w:rPr>
                <w:rFonts w:ascii="Helvetica" w:hAnsi="Helvetica" w:cs="Helvetica"/>
                <w:b/>
                <w:bCs/>
                <w:sz w:val="24"/>
                <w:szCs w:val="24"/>
              </w:rPr>
              <w:t>S.E</w:t>
            </w:r>
          </w:p>
        </w:tc>
        <w:tc>
          <w:tcPr>
            <w:tcW w:w="0" w:type="auto"/>
          </w:tcPr>
          <w:p w14:paraId="4A6C69E8" w14:textId="77777777" w:rsidR="00D045BC" w:rsidRPr="00220C73" w:rsidRDefault="00D045BC" w:rsidP="00D045BC">
            <w:pPr>
              <w:cnfStyle w:val="000000000000" w:firstRow="0" w:lastRow="0" w:firstColumn="0" w:lastColumn="0" w:oddVBand="0" w:evenVBand="0" w:oddHBand="0" w:evenHBand="0" w:firstRowFirstColumn="0" w:firstRowLastColumn="0" w:lastRowFirstColumn="0" w:lastRowLastColumn="0"/>
              <w:rPr>
                <w:rFonts w:ascii="Helvetica" w:hAnsi="Helvetica" w:cs="Helvetica"/>
                <w:b/>
                <w:bCs/>
                <w:sz w:val="24"/>
                <w:szCs w:val="24"/>
              </w:rPr>
            </w:pPr>
            <w:r w:rsidRPr="00220C73">
              <w:rPr>
                <w:rFonts w:ascii="Helvetica" w:hAnsi="Helvetica" w:cs="Helvetica"/>
                <w:b/>
                <w:bCs/>
                <w:sz w:val="24"/>
                <w:szCs w:val="24"/>
              </w:rPr>
              <w:t>Sig.</w:t>
            </w:r>
          </w:p>
        </w:tc>
      </w:tr>
      <w:tr w:rsidR="00D045BC" w:rsidRPr="00220C73" w14:paraId="48C8EFAF" w14:textId="77777777" w:rsidTr="00AD2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F6D39F" w14:textId="191C9D66" w:rsidR="00D045BC" w:rsidRPr="00220C73" w:rsidRDefault="00D045BC" w:rsidP="00D045BC">
            <w:pPr>
              <w:rPr>
                <w:rFonts w:ascii="Helvetica" w:hAnsi="Helvetica" w:cs="Helvetica"/>
                <w:sz w:val="24"/>
                <w:szCs w:val="24"/>
              </w:rPr>
            </w:pPr>
            <w:r w:rsidRPr="00220C73">
              <w:rPr>
                <w:rFonts w:ascii="Helvetica" w:hAnsi="Helvetica" w:cs="Helvetica"/>
                <w:sz w:val="24"/>
                <w:szCs w:val="24"/>
              </w:rPr>
              <w:t>Employment</w:t>
            </w:r>
          </w:p>
        </w:tc>
        <w:tc>
          <w:tcPr>
            <w:tcW w:w="0" w:type="auto"/>
          </w:tcPr>
          <w:p w14:paraId="27217007" w14:textId="1A66B24A"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0" w:type="auto"/>
          </w:tcPr>
          <w:p w14:paraId="48D37A49" w14:textId="586A1531"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74070FC5" w14:textId="78BBD9D4"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4DF4DCD2" w14:textId="1A935B91"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45C83FA0" w14:textId="13E25D90"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2E3DC713" w14:textId="31BAF26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130AF79A" w14:textId="12F27296"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26C97E4D" w14:textId="5D60BA1A"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1AFF2206" w14:textId="48A674A4" w:rsidR="00D045BC" w:rsidRPr="00220C73" w:rsidRDefault="00D045BC" w:rsidP="00D045BC">
            <w:pP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D045BC" w:rsidRPr="00220C73" w14:paraId="0051ECD2" w14:textId="77777777" w:rsidTr="00AD2AE7">
        <w:tc>
          <w:tcPr>
            <w:cnfStyle w:val="001000000000" w:firstRow="0" w:lastRow="0" w:firstColumn="1" w:lastColumn="0" w:oddVBand="0" w:evenVBand="0" w:oddHBand="0" w:evenHBand="0" w:firstRowFirstColumn="0" w:firstRowLastColumn="0" w:lastRowFirstColumn="0" w:lastRowLastColumn="0"/>
            <w:tcW w:w="0" w:type="auto"/>
          </w:tcPr>
          <w:p w14:paraId="5F9FEC8E" w14:textId="77777777" w:rsidR="00D045BC" w:rsidRPr="00220C73" w:rsidRDefault="00D045BC" w:rsidP="00D045BC">
            <w:pPr>
              <w:rPr>
                <w:rFonts w:ascii="Helvetica" w:hAnsi="Helvetica" w:cs="Helvetica"/>
                <w:sz w:val="24"/>
                <w:szCs w:val="24"/>
              </w:rPr>
            </w:pPr>
          </w:p>
        </w:tc>
        <w:tc>
          <w:tcPr>
            <w:tcW w:w="0" w:type="auto"/>
          </w:tcPr>
          <w:p w14:paraId="1542F794"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4520A323"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101F3C4D"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19590D7F"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08678B78"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075E3544"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442E2DCC"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3A9FB883"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1C76456B"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D045BC" w:rsidRPr="00220C73" w14:paraId="5FC64EA6" w14:textId="77777777" w:rsidTr="00AD2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F6EAAF" w14:textId="0293B94C" w:rsidR="00D045BC" w:rsidRPr="00220C73" w:rsidRDefault="00D045BC" w:rsidP="00D045BC">
            <w:pPr>
              <w:rPr>
                <w:rFonts w:ascii="Helvetica" w:hAnsi="Helvetica" w:cs="Helvetica"/>
                <w:sz w:val="24"/>
                <w:szCs w:val="24"/>
              </w:rPr>
            </w:pPr>
            <w:r w:rsidRPr="00220C73">
              <w:rPr>
                <w:rFonts w:ascii="Helvetica" w:hAnsi="Helvetica" w:cs="Helvetica"/>
                <w:sz w:val="24"/>
                <w:szCs w:val="24"/>
              </w:rPr>
              <w:t>Post-Schooling Education</w:t>
            </w:r>
          </w:p>
        </w:tc>
        <w:tc>
          <w:tcPr>
            <w:tcW w:w="0" w:type="auto"/>
          </w:tcPr>
          <w:p w14:paraId="589636D5"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15C269E4"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5E650181"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63F79C1C"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2D2CCDBE"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2ADDB742"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16CC3286"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32BB0676"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4BF3B728"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D045BC" w:rsidRPr="00220C73" w14:paraId="7448765E" w14:textId="77777777" w:rsidTr="00AD2AE7">
        <w:tc>
          <w:tcPr>
            <w:cnfStyle w:val="001000000000" w:firstRow="0" w:lastRow="0" w:firstColumn="1" w:lastColumn="0" w:oddVBand="0" w:evenVBand="0" w:oddHBand="0" w:evenHBand="0" w:firstRowFirstColumn="0" w:firstRowLastColumn="0" w:lastRowFirstColumn="0" w:lastRowLastColumn="0"/>
            <w:tcW w:w="0" w:type="auto"/>
          </w:tcPr>
          <w:p w14:paraId="55C41D55" w14:textId="22C8D9CC" w:rsidR="00D045BC" w:rsidRPr="00220C73" w:rsidRDefault="00D045BC" w:rsidP="00D045BC">
            <w:pPr>
              <w:rPr>
                <w:rFonts w:ascii="Helvetica" w:hAnsi="Helvetica" w:cs="Helvetica"/>
                <w:sz w:val="24"/>
                <w:szCs w:val="24"/>
              </w:rPr>
            </w:pPr>
            <w:r w:rsidRPr="00220C73">
              <w:rPr>
                <w:rFonts w:ascii="Helvetica" w:hAnsi="Helvetica" w:cs="Helvetica"/>
                <w:sz w:val="24"/>
                <w:szCs w:val="24"/>
              </w:rPr>
              <w:t>Educational Attainment</w:t>
            </w:r>
          </w:p>
        </w:tc>
        <w:tc>
          <w:tcPr>
            <w:tcW w:w="0" w:type="auto"/>
          </w:tcPr>
          <w:p w14:paraId="5FA6165A"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01B457AF"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7E949802"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259870DA"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642E29CB"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5A063F57"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3CB8CA57"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18374E5D"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1CC608B3"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C3642C" w:rsidRPr="00220C73" w14:paraId="108EFC12" w14:textId="77777777" w:rsidTr="00851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F1EEF5" w14:textId="6900101F" w:rsidR="00D045BC" w:rsidRPr="00220C73" w:rsidRDefault="00D045BC" w:rsidP="00D045BC">
            <w:pPr>
              <w:rPr>
                <w:rFonts w:ascii="Helvetica" w:hAnsi="Helvetica" w:cs="Helvetica"/>
                <w:i/>
                <w:iCs/>
                <w:sz w:val="24"/>
                <w:szCs w:val="24"/>
              </w:rPr>
            </w:pPr>
            <w:r w:rsidRPr="00220C73">
              <w:rPr>
                <w:rFonts w:ascii="Helvetica" w:hAnsi="Helvetica" w:cs="Helvetica"/>
                <w:i/>
                <w:iCs/>
                <w:sz w:val="24"/>
                <w:szCs w:val="24"/>
              </w:rPr>
              <w:t xml:space="preserve">  Less than five O-levels</w:t>
            </w:r>
          </w:p>
        </w:tc>
        <w:tc>
          <w:tcPr>
            <w:tcW w:w="0" w:type="auto"/>
          </w:tcPr>
          <w:p w14:paraId="4E68FBC1" w14:textId="4842283B"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0" w:type="auto"/>
          </w:tcPr>
          <w:p w14:paraId="2C8EF148" w14:textId="149E50C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02CB2CA7" w14:textId="28D397C1"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477CBFCF" w14:textId="188DA98D"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17D74A6F" w14:textId="0DAE561A"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394F53D3" w14:textId="6D7F32AB"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334F94C7" w14:textId="7429C8AF"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0F0B68F1" w14:textId="0204C5FB"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43C5A670" w14:textId="6188A5FF"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D045BC" w:rsidRPr="00220C73" w14:paraId="3B2E6A9A" w14:textId="77777777" w:rsidTr="005311AF">
        <w:tc>
          <w:tcPr>
            <w:cnfStyle w:val="001000000000" w:firstRow="0" w:lastRow="0" w:firstColumn="1" w:lastColumn="0" w:oddVBand="0" w:evenVBand="0" w:oddHBand="0" w:evenHBand="0" w:firstRowFirstColumn="0" w:firstRowLastColumn="0" w:lastRowFirstColumn="0" w:lastRowLastColumn="0"/>
            <w:tcW w:w="0" w:type="auto"/>
          </w:tcPr>
          <w:p w14:paraId="5868E8CC" w14:textId="1683ECFE" w:rsidR="00D045BC" w:rsidRPr="00220C73" w:rsidRDefault="00D045BC" w:rsidP="00D045BC">
            <w:pPr>
              <w:rPr>
                <w:rFonts w:ascii="Helvetica" w:hAnsi="Helvetica" w:cs="Helvetica"/>
                <w:sz w:val="24"/>
                <w:szCs w:val="24"/>
              </w:rPr>
            </w:pPr>
            <w:r w:rsidRPr="00220C73">
              <w:rPr>
                <w:rFonts w:ascii="Helvetica" w:hAnsi="Helvetica" w:cs="Helvetica"/>
                <w:i/>
                <w:iCs/>
                <w:sz w:val="24"/>
                <w:szCs w:val="24"/>
              </w:rPr>
              <w:t xml:space="preserve">  Five or More O-levels</w:t>
            </w:r>
          </w:p>
        </w:tc>
        <w:tc>
          <w:tcPr>
            <w:tcW w:w="0" w:type="auto"/>
          </w:tcPr>
          <w:p w14:paraId="4BB7C508" w14:textId="5E279088"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1.87</w:t>
            </w:r>
          </w:p>
        </w:tc>
        <w:tc>
          <w:tcPr>
            <w:tcW w:w="0" w:type="auto"/>
            <w:vAlign w:val="bottom"/>
          </w:tcPr>
          <w:p w14:paraId="640EA576" w14:textId="2EE09D74"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(0.10)</w:t>
            </w:r>
          </w:p>
        </w:tc>
        <w:tc>
          <w:tcPr>
            <w:tcW w:w="0" w:type="auto"/>
          </w:tcPr>
          <w:p w14:paraId="20EE8CBD" w14:textId="7A054221"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7A9A0593" w14:textId="59FE9F76"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1.87</w:t>
            </w:r>
          </w:p>
        </w:tc>
        <w:tc>
          <w:tcPr>
            <w:tcW w:w="0" w:type="auto"/>
            <w:vAlign w:val="bottom"/>
          </w:tcPr>
          <w:p w14:paraId="01D4CD38" w14:textId="349422F2"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(0.10)</w:t>
            </w:r>
          </w:p>
        </w:tc>
        <w:tc>
          <w:tcPr>
            <w:tcW w:w="0" w:type="auto"/>
            <w:vAlign w:val="bottom"/>
          </w:tcPr>
          <w:p w14:paraId="5BD197B6" w14:textId="5FBEFCCD"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12B60E11" w14:textId="148DC815"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1.89</w:t>
            </w:r>
          </w:p>
        </w:tc>
        <w:tc>
          <w:tcPr>
            <w:tcW w:w="0" w:type="auto"/>
            <w:vAlign w:val="bottom"/>
          </w:tcPr>
          <w:p w14:paraId="6D4670B3" w14:textId="055D73F1"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(0.10)</w:t>
            </w:r>
          </w:p>
        </w:tc>
        <w:tc>
          <w:tcPr>
            <w:tcW w:w="0" w:type="auto"/>
            <w:vAlign w:val="bottom"/>
          </w:tcPr>
          <w:p w14:paraId="425E6AA7" w14:textId="1609DFCE"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D045BC" w:rsidRPr="00220C73" w14:paraId="2890CA34" w14:textId="77777777" w:rsidTr="00766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BC58ED" w14:textId="07B64D1B" w:rsidR="00D045BC" w:rsidRPr="00220C73" w:rsidRDefault="00D045BC" w:rsidP="00D045BC">
            <w:pPr>
              <w:rPr>
                <w:rFonts w:ascii="Helvetica" w:hAnsi="Helvetica" w:cs="Helvetica"/>
                <w:i/>
                <w:iCs/>
                <w:sz w:val="24"/>
                <w:szCs w:val="24"/>
              </w:rPr>
            </w:pPr>
            <w:r w:rsidRPr="00220C73">
              <w:rPr>
                <w:rFonts w:ascii="Helvetica" w:hAnsi="Helvetica" w:cs="Helvetica"/>
                <w:sz w:val="24"/>
                <w:szCs w:val="24"/>
              </w:rPr>
              <w:t>Sex</w:t>
            </w:r>
          </w:p>
        </w:tc>
        <w:tc>
          <w:tcPr>
            <w:tcW w:w="0" w:type="auto"/>
          </w:tcPr>
          <w:p w14:paraId="1AAC8B23" w14:textId="77B8C4CB"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68628E1C" w14:textId="0662A499"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27F2C48E" w14:textId="11513702"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276B4325" w14:textId="4EDA7534"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58FBA7D3" w14:textId="1517D88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49622B22" w14:textId="7DD5FB55"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561D9D41" w14:textId="691FA3A6"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4926A1A7" w14:textId="13456AD2"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6A1451BE" w14:textId="4AC218FC"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D045BC" w:rsidRPr="00220C73" w14:paraId="24F49514" w14:textId="77777777" w:rsidTr="00AD2AE7">
        <w:tc>
          <w:tcPr>
            <w:cnfStyle w:val="001000000000" w:firstRow="0" w:lastRow="0" w:firstColumn="1" w:lastColumn="0" w:oddVBand="0" w:evenVBand="0" w:oddHBand="0" w:evenHBand="0" w:firstRowFirstColumn="0" w:firstRowLastColumn="0" w:lastRowFirstColumn="0" w:lastRowLastColumn="0"/>
            <w:tcW w:w="0" w:type="auto"/>
          </w:tcPr>
          <w:p w14:paraId="55AA011C" w14:textId="771B09CE" w:rsidR="00D045BC" w:rsidRPr="00220C73" w:rsidRDefault="00D045BC" w:rsidP="00D045BC">
            <w:pPr>
              <w:rPr>
                <w:rFonts w:ascii="Helvetica" w:hAnsi="Helvetica" w:cs="Helvetica"/>
                <w:sz w:val="24"/>
                <w:szCs w:val="24"/>
              </w:rPr>
            </w:pPr>
            <w:r w:rsidRPr="00220C73">
              <w:rPr>
                <w:rFonts w:ascii="Helvetica" w:hAnsi="Helvetica" w:cs="Helvetica"/>
                <w:sz w:val="24"/>
                <w:szCs w:val="24"/>
              </w:rPr>
              <w:t xml:space="preserve">  </w:t>
            </w:r>
            <w:r w:rsidRPr="00220C73">
              <w:rPr>
                <w:rFonts w:ascii="Helvetica" w:hAnsi="Helvetica" w:cs="Helvetica"/>
                <w:i/>
                <w:iCs/>
                <w:sz w:val="24"/>
                <w:szCs w:val="24"/>
              </w:rPr>
              <w:t>Female</w:t>
            </w:r>
          </w:p>
        </w:tc>
        <w:tc>
          <w:tcPr>
            <w:tcW w:w="0" w:type="auto"/>
          </w:tcPr>
          <w:p w14:paraId="75F96F4D" w14:textId="14C8C14D"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0" w:type="auto"/>
          </w:tcPr>
          <w:p w14:paraId="7D2FDEE5" w14:textId="15304745"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3086F632"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449FB182" w14:textId="782AD1CB"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3D699DCC" w14:textId="1DBF4DA3"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17D75F39"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3C6CC574" w14:textId="4F12277A"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33DFD260" w14:textId="0681552E"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2C96818C"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D045BC" w:rsidRPr="00220C73" w14:paraId="09659B66" w14:textId="77777777" w:rsidTr="00766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07E31A" w14:textId="4E56A4D2" w:rsidR="00D045BC" w:rsidRPr="00220C73" w:rsidRDefault="00D045BC" w:rsidP="00D045BC">
            <w:pPr>
              <w:rPr>
                <w:rFonts w:ascii="Helvetica" w:hAnsi="Helvetica" w:cs="Helvetica"/>
                <w:i/>
                <w:iCs/>
                <w:sz w:val="24"/>
                <w:szCs w:val="24"/>
              </w:rPr>
            </w:pPr>
            <w:r w:rsidRPr="00220C73">
              <w:rPr>
                <w:rFonts w:ascii="Helvetica" w:hAnsi="Helvetica" w:cs="Helvetica"/>
                <w:i/>
                <w:iCs/>
                <w:sz w:val="24"/>
                <w:szCs w:val="24"/>
              </w:rPr>
              <w:t xml:space="preserve">  Male</w:t>
            </w:r>
          </w:p>
        </w:tc>
        <w:tc>
          <w:tcPr>
            <w:tcW w:w="0" w:type="auto"/>
            <w:vAlign w:val="bottom"/>
          </w:tcPr>
          <w:p w14:paraId="07A03730" w14:textId="628F3BE0"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-0.44</w:t>
            </w:r>
          </w:p>
        </w:tc>
        <w:tc>
          <w:tcPr>
            <w:tcW w:w="0" w:type="auto"/>
            <w:vAlign w:val="bottom"/>
          </w:tcPr>
          <w:p w14:paraId="2871DEA4" w14:textId="0795A21A"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(0.09)</w:t>
            </w:r>
          </w:p>
        </w:tc>
        <w:tc>
          <w:tcPr>
            <w:tcW w:w="0" w:type="auto"/>
            <w:vAlign w:val="bottom"/>
          </w:tcPr>
          <w:p w14:paraId="337707E1" w14:textId="3095E82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78761575" w14:textId="49641C9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-0.45</w:t>
            </w:r>
          </w:p>
        </w:tc>
        <w:tc>
          <w:tcPr>
            <w:tcW w:w="0" w:type="auto"/>
            <w:vAlign w:val="bottom"/>
          </w:tcPr>
          <w:p w14:paraId="652217B9" w14:textId="6E222830"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(0.09)</w:t>
            </w:r>
          </w:p>
        </w:tc>
        <w:tc>
          <w:tcPr>
            <w:tcW w:w="0" w:type="auto"/>
            <w:vAlign w:val="bottom"/>
          </w:tcPr>
          <w:p w14:paraId="67F4F589" w14:textId="58215AA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3B7C8719" w14:textId="555AEFD6"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-0.44</w:t>
            </w:r>
          </w:p>
        </w:tc>
        <w:tc>
          <w:tcPr>
            <w:tcW w:w="0" w:type="auto"/>
            <w:vAlign w:val="bottom"/>
          </w:tcPr>
          <w:p w14:paraId="3357AD5D" w14:textId="38735DC3"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(0.09)</w:t>
            </w:r>
          </w:p>
        </w:tc>
        <w:tc>
          <w:tcPr>
            <w:tcW w:w="0" w:type="auto"/>
            <w:vAlign w:val="bottom"/>
          </w:tcPr>
          <w:p w14:paraId="45A2961C" w14:textId="30D88040"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D045BC" w:rsidRPr="00220C73" w14:paraId="4AF0CA27" w14:textId="77777777" w:rsidTr="00AD2AE7">
        <w:tc>
          <w:tcPr>
            <w:cnfStyle w:val="001000000000" w:firstRow="0" w:lastRow="0" w:firstColumn="1" w:lastColumn="0" w:oddVBand="0" w:evenVBand="0" w:oddHBand="0" w:evenHBand="0" w:firstRowFirstColumn="0" w:firstRowLastColumn="0" w:lastRowFirstColumn="0" w:lastRowLastColumn="0"/>
            <w:tcW w:w="0" w:type="auto"/>
          </w:tcPr>
          <w:p w14:paraId="1A0748C3" w14:textId="1CD82319" w:rsidR="00D045BC" w:rsidRPr="00220C73" w:rsidRDefault="00D045BC" w:rsidP="00D045BC">
            <w:pPr>
              <w:rPr>
                <w:rFonts w:ascii="Helvetica" w:hAnsi="Helvetica" w:cs="Helvetica"/>
                <w:sz w:val="24"/>
                <w:szCs w:val="24"/>
              </w:rPr>
            </w:pPr>
            <w:r w:rsidRPr="00220C73">
              <w:rPr>
                <w:rFonts w:ascii="Helvetica" w:hAnsi="Helvetica" w:cs="Helvetica"/>
                <w:sz w:val="24"/>
                <w:szCs w:val="24"/>
              </w:rPr>
              <w:t>Housing Tenure</w:t>
            </w:r>
          </w:p>
        </w:tc>
        <w:tc>
          <w:tcPr>
            <w:tcW w:w="0" w:type="auto"/>
          </w:tcPr>
          <w:p w14:paraId="247F16DD"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3A9CF4B4"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32645DC1"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4F6D9013"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393D1660"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779022CF"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6F945968"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2936CE83"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369D4870"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C3642C" w:rsidRPr="00220C73" w14:paraId="7231EE47" w14:textId="77777777" w:rsidTr="006F58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880F5D" w14:textId="3621F529" w:rsidR="00D045BC" w:rsidRPr="00220C73" w:rsidRDefault="00D045BC" w:rsidP="00D045BC">
            <w:pPr>
              <w:rPr>
                <w:rFonts w:ascii="Helvetica" w:hAnsi="Helvetica" w:cs="Helvetica"/>
                <w:i/>
                <w:iCs/>
                <w:sz w:val="24"/>
                <w:szCs w:val="24"/>
              </w:rPr>
            </w:pPr>
            <w:r w:rsidRPr="00220C73">
              <w:rPr>
                <w:rFonts w:ascii="Helvetica" w:hAnsi="Helvetica" w:cs="Helvetica"/>
                <w:i/>
                <w:iCs/>
                <w:sz w:val="24"/>
                <w:szCs w:val="24"/>
              </w:rPr>
              <w:t xml:space="preserve">  Own Home</w:t>
            </w:r>
          </w:p>
        </w:tc>
        <w:tc>
          <w:tcPr>
            <w:tcW w:w="0" w:type="auto"/>
          </w:tcPr>
          <w:p w14:paraId="08C22A6C" w14:textId="7A254681"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0" w:type="auto"/>
          </w:tcPr>
          <w:p w14:paraId="1BE2173A" w14:textId="68193806"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4BA1C311" w14:textId="13050B3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17C54975" w14:textId="2A8734B8"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069FBEA9" w14:textId="1FFE4EF6"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396212DE" w14:textId="448E8FA5"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027A8E57" w14:textId="7A27FE38"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32B36238" w14:textId="6B5095CA"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26CBC42E" w14:textId="27162F63"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D045BC" w:rsidRPr="00220C73" w14:paraId="6244C60A" w14:textId="77777777" w:rsidTr="001175E7">
        <w:tc>
          <w:tcPr>
            <w:cnfStyle w:val="001000000000" w:firstRow="0" w:lastRow="0" w:firstColumn="1" w:lastColumn="0" w:oddVBand="0" w:evenVBand="0" w:oddHBand="0" w:evenHBand="0" w:firstRowFirstColumn="0" w:firstRowLastColumn="0" w:lastRowFirstColumn="0" w:lastRowLastColumn="0"/>
            <w:tcW w:w="0" w:type="auto"/>
          </w:tcPr>
          <w:p w14:paraId="008F0445" w14:textId="6A04D0A4" w:rsidR="00D045BC" w:rsidRPr="00220C73" w:rsidRDefault="00D045BC" w:rsidP="00D045BC">
            <w:pPr>
              <w:rPr>
                <w:rFonts w:ascii="Helvetica" w:hAnsi="Helvetica" w:cs="Helvetica"/>
                <w:sz w:val="24"/>
                <w:szCs w:val="24"/>
              </w:rPr>
            </w:pPr>
            <w:r w:rsidRPr="00220C73">
              <w:rPr>
                <w:rFonts w:ascii="Helvetica" w:hAnsi="Helvetica" w:cs="Helvetica"/>
                <w:i/>
                <w:iCs/>
                <w:sz w:val="24"/>
                <w:szCs w:val="24"/>
              </w:rPr>
              <w:t xml:space="preserve">  Don't Own Home</w:t>
            </w:r>
          </w:p>
        </w:tc>
        <w:tc>
          <w:tcPr>
            <w:tcW w:w="0" w:type="auto"/>
            <w:vAlign w:val="bottom"/>
          </w:tcPr>
          <w:p w14:paraId="09A382E4" w14:textId="55C50B34"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-0.79</w:t>
            </w:r>
          </w:p>
        </w:tc>
        <w:tc>
          <w:tcPr>
            <w:tcW w:w="0" w:type="auto"/>
            <w:vAlign w:val="bottom"/>
          </w:tcPr>
          <w:p w14:paraId="60E124AB" w14:textId="034BABC0"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(0.09)</w:t>
            </w:r>
          </w:p>
        </w:tc>
        <w:tc>
          <w:tcPr>
            <w:tcW w:w="0" w:type="auto"/>
            <w:vAlign w:val="bottom"/>
          </w:tcPr>
          <w:p w14:paraId="3848902C" w14:textId="0908A0C5"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52CFB443" w14:textId="2D14044D"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-0.77</w:t>
            </w:r>
          </w:p>
        </w:tc>
        <w:tc>
          <w:tcPr>
            <w:tcW w:w="0" w:type="auto"/>
            <w:vAlign w:val="bottom"/>
          </w:tcPr>
          <w:p w14:paraId="054344BC" w14:textId="1BEFCDAD"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(0.09)</w:t>
            </w:r>
          </w:p>
        </w:tc>
        <w:tc>
          <w:tcPr>
            <w:tcW w:w="0" w:type="auto"/>
          </w:tcPr>
          <w:p w14:paraId="00B0A456" w14:textId="3983E60E"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139D2806" w14:textId="37F3FAED"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-0.80</w:t>
            </w:r>
          </w:p>
        </w:tc>
        <w:tc>
          <w:tcPr>
            <w:tcW w:w="0" w:type="auto"/>
            <w:vAlign w:val="bottom"/>
          </w:tcPr>
          <w:p w14:paraId="0F152B2D" w14:textId="75B95940"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(0.09)</w:t>
            </w:r>
          </w:p>
        </w:tc>
        <w:tc>
          <w:tcPr>
            <w:tcW w:w="0" w:type="auto"/>
          </w:tcPr>
          <w:p w14:paraId="3A2616C8" w14:textId="4E41724F"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D045BC" w:rsidRPr="00220C73" w14:paraId="2C747698" w14:textId="77777777" w:rsidTr="00766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36E6BD1" w14:textId="169822F2" w:rsidR="00D045BC" w:rsidRPr="00220C73" w:rsidRDefault="00D045BC" w:rsidP="00D045BC">
            <w:pPr>
              <w:rPr>
                <w:rFonts w:ascii="Helvetica" w:hAnsi="Helvetica" w:cs="Helvetica"/>
                <w:i/>
                <w:iCs/>
                <w:sz w:val="24"/>
                <w:szCs w:val="24"/>
              </w:rPr>
            </w:pPr>
            <w:r w:rsidRPr="00220C73">
              <w:rPr>
                <w:rFonts w:ascii="Helvetica" w:hAnsi="Helvetica" w:cs="Helvetica"/>
                <w:sz w:val="24"/>
                <w:szCs w:val="24"/>
              </w:rPr>
              <w:t>NS-SEC</w:t>
            </w:r>
          </w:p>
        </w:tc>
        <w:tc>
          <w:tcPr>
            <w:tcW w:w="0" w:type="auto"/>
          </w:tcPr>
          <w:p w14:paraId="3E2ADFE8" w14:textId="6581582B"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0DDC9CDA" w14:textId="2E205F4C"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637A1B4E" w14:textId="2AF4B789"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5E765D72"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7DEBBDA5"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57D75DF9"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7C3CFD2F"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4AC9EB36"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3F514943"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D045BC" w:rsidRPr="00220C73" w14:paraId="76D86FB2" w14:textId="77777777" w:rsidTr="00766F31">
        <w:tc>
          <w:tcPr>
            <w:cnfStyle w:val="001000000000" w:firstRow="0" w:lastRow="0" w:firstColumn="1" w:lastColumn="0" w:oddVBand="0" w:evenVBand="0" w:oddHBand="0" w:evenHBand="0" w:firstRowFirstColumn="0" w:firstRowLastColumn="0" w:lastRowFirstColumn="0" w:lastRowLastColumn="0"/>
            <w:tcW w:w="0" w:type="auto"/>
          </w:tcPr>
          <w:p w14:paraId="0AF6643D" w14:textId="5426552D" w:rsidR="00D045BC" w:rsidRPr="00220C73" w:rsidRDefault="00D045BC" w:rsidP="00D045BC">
            <w:pPr>
              <w:rPr>
                <w:rFonts w:ascii="Helvetica" w:hAnsi="Helvetica" w:cs="Helvetica"/>
                <w:i/>
                <w:iCs/>
                <w:sz w:val="24"/>
                <w:szCs w:val="24"/>
              </w:rPr>
            </w:pPr>
            <w:r w:rsidRPr="00220C73">
              <w:rPr>
                <w:rFonts w:ascii="Helvetica" w:hAnsi="Helvetica" w:cs="Helvetica"/>
                <w:i/>
                <w:iCs/>
                <w:sz w:val="24"/>
                <w:szCs w:val="24"/>
              </w:rPr>
              <w:t xml:space="preserve">  Higher Managerial</w:t>
            </w:r>
          </w:p>
        </w:tc>
        <w:tc>
          <w:tcPr>
            <w:tcW w:w="0" w:type="auto"/>
          </w:tcPr>
          <w:p w14:paraId="2970226C" w14:textId="4FE2D668"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0" w:type="auto"/>
          </w:tcPr>
          <w:p w14:paraId="4DE54DCB" w14:textId="0B3B59B5"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70E6464D" w14:textId="279E11FE"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4D23E4D8" w14:textId="7EED3AA9"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750F0975" w14:textId="6DF0514A"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5CEAC949"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3638D20F" w14:textId="376B734D"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3CDF4970" w14:textId="30332EB6"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5D112C2C"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D045BC" w:rsidRPr="00220C73" w14:paraId="5555E968" w14:textId="77777777" w:rsidTr="00766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41E617" w14:textId="04E98842" w:rsidR="00D045BC" w:rsidRPr="00220C73" w:rsidRDefault="00D045BC" w:rsidP="00D045BC">
            <w:pPr>
              <w:rPr>
                <w:rFonts w:ascii="Helvetica" w:hAnsi="Helvetica" w:cs="Helvetica"/>
                <w:i/>
                <w:iCs/>
                <w:sz w:val="24"/>
                <w:szCs w:val="24"/>
              </w:rPr>
            </w:pPr>
            <w:r w:rsidRPr="00220C73">
              <w:rPr>
                <w:rFonts w:ascii="Helvetica" w:hAnsi="Helvetica" w:cs="Helvetica"/>
                <w:i/>
                <w:iCs/>
                <w:sz w:val="24"/>
                <w:szCs w:val="24"/>
              </w:rPr>
              <w:t xml:space="preserve">  Lower Managerial</w:t>
            </w:r>
          </w:p>
        </w:tc>
        <w:tc>
          <w:tcPr>
            <w:tcW w:w="0" w:type="auto"/>
            <w:vAlign w:val="bottom"/>
          </w:tcPr>
          <w:p w14:paraId="4324E5E2" w14:textId="0E1D035A"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-0.40</w:t>
            </w:r>
          </w:p>
        </w:tc>
        <w:tc>
          <w:tcPr>
            <w:tcW w:w="0" w:type="auto"/>
            <w:vAlign w:val="bottom"/>
          </w:tcPr>
          <w:p w14:paraId="7993EDA8" w14:textId="0A16501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(0.15)</w:t>
            </w:r>
          </w:p>
        </w:tc>
        <w:tc>
          <w:tcPr>
            <w:tcW w:w="0" w:type="auto"/>
            <w:vAlign w:val="bottom"/>
          </w:tcPr>
          <w:p w14:paraId="3B114F13" w14:textId="150B4545"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22136E49" w14:textId="2A40A7D8"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5E7AACF3" w14:textId="3DFCE742"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2349DC97" w14:textId="57179005"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63A05F6D"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1A79B8E2"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4AB6793D"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D045BC" w:rsidRPr="00220C73" w14:paraId="7564A6EB" w14:textId="77777777" w:rsidTr="00766F31">
        <w:tc>
          <w:tcPr>
            <w:cnfStyle w:val="001000000000" w:firstRow="0" w:lastRow="0" w:firstColumn="1" w:lastColumn="0" w:oddVBand="0" w:evenVBand="0" w:oddHBand="0" w:evenHBand="0" w:firstRowFirstColumn="0" w:firstRowLastColumn="0" w:lastRowFirstColumn="0" w:lastRowLastColumn="0"/>
            <w:tcW w:w="0" w:type="auto"/>
          </w:tcPr>
          <w:p w14:paraId="5BE82939" w14:textId="31F44797" w:rsidR="00D045BC" w:rsidRPr="00220C73" w:rsidRDefault="00D045BC" w:rsidP="00D045BC">
            <w:pPr>
              <w:rPr>
                <w:rFonts w:ascii="Helvetica" w:hAnsi="Helvetica" w:cs="Helvetica"/>
                <w:i/>
                <w:iCs/>
                <w:sz w:val="24"/>
                <w:szCs w:val="24"/>
              </w:rPr>
            </w:pPr>
            <w:r w:rsidRPr="00220C73">
              <w:rPr>
                <w:rFonts w:ascii="Helvetica" w:hAnsi="Helvetica" w:cs="Helvetica"/>
                <w:i/>
                <w:iCs/>
                <w:sz w:val="24"/>
                <w:szCs w:val="24"/>
              </w:rPr>
              <w:t xml:space="preserve">  Intermediate Occupations</w:t>
            </w:r>
          </w:p>
        </w:tc>
        <w:tc>
          <w:tcPr>
            <w:tcW w:w="0" w:type="auto"/>
            <w:vAlign w:val="bottom"/>
          </w:tcPr>
          <w:p w14:paraId="748265DE" w14:textId="036B3A9C"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-0.58</w:t>
            </w:r>
          </w:p>
        </w:tc>
        <w:tc>
          <w:tcPr>
            <w:tcW w:w="0" w:type="auto"/>
            <w:vAlign w:val="bottom"/>
          </w:tcPr>
          <w:p w14:paraId="498AE0A5" w14:textId="43B4227A"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(0.28)</w:t>
            </w:r>
          </w:p>
        </w:tc>
        <w:tc>
          <w:tcPr>
            <w:tcW w:w="0" w:type="auto"/>
            <w:vAlign w:val="bottom"/>
          </w:tcPr>
          <w:p w14:paraId="6FD90277" w14:textId="709B77D0"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734077FA"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0B47AFA1"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58296610"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473D64F4"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1956C91F"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316E73FE"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D045BC" w:rsidRPr="00220C73" w14:paraId="4FADED15" w14:textId="77777777" w:rsidTr="00AD2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6488CC" w14:textId="7E365067" w:rsidR="00D045BC" w:rsidRPr="00220C73" w:rsidRDefault="00D045BC" w:rsidP="00D045BC">
            <w:pPr>
              <w:rPr>
                <w:rFonts w:ascii="Helvetica" w:hAnsi="Helvetica" w:cs="Helvetica"/>
                <w:i/>
                <w:iCs/>
                <w:sz w:val="24"/>
                <w:szCs w:val="24"/>
              </w:rPr>
            </w:pPr>
            <w:r w:rsidRPr="00220C73">
              <w:rPr>
                <w:rFonts w:ascii="Helvetica" w:hAnsi="Helvetica" w:cs="Helvetica"/>
                <w:i/>
                <w:iCs/>
                <w:sz w:val="24"/>
                <w:szCs w:val="24"/>
              </w:rPr>
              <w:t xml:space="preserve">  Small Employers</w:t>
            </w:r>
          </w:p>
        </w:tc>
        <w:tc>
          <w:tcPr>
            <w:tcW w:w="0" w:type="auto"/>
            <w:vAlign w:val="bottom"/>
          </w:tcPr>
          <w:p w14:paraId="78E0C4A9" w14:textId="04B784A5"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-1.02</w:t>
            </w:r>
          </w:p>
        </w:tc>
        <w:tc>
          <w:tcPr>
            <w:tcW w:w="0" w:type="auto"/>
            <w:vAlign w:val="bottom"/>
          </w:tcPr>
          <w:p w14:paraId="61E57D54" w14:textId="0F685FEC"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(0.18)</w:t>
            </w:r>
          </w:p>
        </w:tc>
        <w:tc>
          <w:tcPr>
            <w:tcW w:w="0" w:type="auto"/>
          </w:tcPr>
          <w:p w14:paraId="3C05FC1F" w14:textId="32349A21"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4CA60DB9"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19695198"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786BF075"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5FF4BA34" w14:textId="72B6BD0B"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4A9846EA" w14:textId="2E970565"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4EE559AC" w14:textId="0D73CD48"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D045BC" w:rsidRPr="00220C73" w14:paraId="444B3E84" w14:textId="77777777" w:rsidTr="00AD2AE7">
        <w:tc>
          <w:tcPr>
            <w:cnfStyle w:val="001000000000" w:firstRow="0" w:lastRow="0" w:firstColumn="1" w:lastColumn="0" w:oddVBand="0" w:evenVBand="0" w:oddHBand="0" w:evenHBand="0" w:firstRowFirstColumn="0" w:firstRowLastColumn="0" w:lastRowFirstColumn="0" w:lastRowLastColumn="0"/>
            <w:tcW w:w="0" w:type="auto"/>
          </w:tcPr>
          <w:p w14:paraId="5E6D110C" w14:textId="3C8D76A3" w:rsidR="00D045BC" w:rsidRPr="00220C73" w:rsidRDefault="00D045BC" w:rsidP="00D045BC">
            <w:pPr>
              <w:rPr>
                <w:rFonts w:ascii="Helvetica" w:hAnsi="Helvetica" w:cs="Helvetica"/>
                <w:sz w:val="24"/>
                <w:szCs w:val="24"/>
              </w:rPr>
            </w:pPr>
            <w:r w:rsidRPr="00220C73">
              <w:rPr>
                <w:rFonts w:ascii="Helvetica" w:hAnsi="Helvetica" w:cs="Helvetica"/>
                <w:i/>
                <w:iCs/>
                <w:sz w:val="24"/>
                <w:szCs w:val="24"/>
              </w:rPr>
              <w:t xml:space="preserve">  Lower Supervisory &amp; Technical Occupations</w:t>
            </w:r>
          </w:p>
        </w:tc>
        <w:tc>
          <w:tcPr>
            <w:tcW w:w="0" w:type="auto"/>
            <w:vAlign w:val="bottom"/>
          </w:tcPr>
          <w:p w14:paraId="1933F212" w14:textId="02457EF0"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-0.74</w:t>
            </w:r>
          </w:p>
        </w:tc>
        <w:tc>
          <w:tcPr>
            <w:tcW w:w="0" w:type="auto"/>
            <w:vAlign w:val="bottom"/>
          </w:tcPr>
          <w:p w14:paraId="78DA67EA" w14:textId="4ED6ADB9"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(0.15)</w:t>
            </w:r>
          </w:p>
        </w:tc>
        <w:tc>
          <w:tcPr>
            <w:tcW w:w="0" w:type="auto"/>
          </w:tcPr>
          <w:p w14:paraId="6DD171DE" w14:textId="770CECB5"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170A4737" w14:textId="55C02749"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005ABC50" w14:textId="58AF3CE6"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33F6E66F" w14:textId="33979155"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21F311F6" w14:textId="55DA5263"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0504BFDF" w14:textId="190E54DD"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224175A7" w14:textId="677F488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D045BC" w:rsidRPr="00220C73" w14:paraId="436055FF" w14:textId="77777777" w:rsidTr="00766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AA264C" w14:textId="45E1D909" w:rsidR="00D045BC" w:rsidRPr="00220C73" w:rsidRDefault="00D045BC" w:rsidP="00D045BC">
            <w:pPr>
              <w:rPr>
                <w:rFonts w:ascii="Helvetica" w:hAnsi="Helvetica" w:cs="Helvetica"/>
                <w:sz w:val="24"/>
                <w:szCs w:val="24"/>
              </w:rPr>
            </w:pPr>
            <w:r w:rsidRPr="00220C73">
              <w:rPr>
                <w:rFonts w:ascii="Helvetica" w:hAnsi="Helvetica" w:cs="Helvetica"/>
                <w:i/>
                <w:iCs/>
                <w:sz w:val="24"/>
                <w:szCs w:val="24"/>
              </w:rPr>
              <w:t xml:space="preserve">  Semi-Routine Occupations</w:t>
            </w:r>
          </w:p>
        </w:tc>
        <w:tc>
          <w:tcPr>
            <w:tcW w:w="0" w:type="auto"/>
            <w:vAlign w:val="bottom"/>
          </w:tcPr>
          <w:p w14:paraId="3B8BEB01" w14:textId="044FFCB9"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-1.05</w:t>
            </w:r>
          </w:p>
        </w:tc>
        <w:tc>
          <w:tcPr>
            <w:tcW w:w="0" w:type="auto"/>
            <w:vAlign w:val="bottom"/>
          </w:tcPr>
          <w:p w14:paraId="01C36474" w14:textId="0B9EFF81"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(0.16)</w:t>
            </w:r>
          </w:p>
        </w:tc>
        <w:tc>
          <w:tcPr>
            <w:tcW w:w="0" w:type="auto"/>
            <w:vAlign w:val="bottom"/>
          </w:tcPr>
          <w:p w14:paraId="3FF15683" w14:textId="6DBCB77A"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2890A50D"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5018BCD0"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60105047"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6CE49007"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17764D63"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308397B9"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D045BC" w:rsidRPr="00220C73" w14:paraId="718FBF0E" w14:textId="77777777" w:rsidTr="00766F31">
        <w:tc>
          <w:tcPr>
            <w:cnfStyle w:val="001000000000" w:firstRow="0" w:lastRow="0" w:firstColumn="1" w:lastColumn="0" w:oddVBand="0" w:evenVBand="0" w:oddHBand="0" w:evenHBand="0" w:firstRowFirstColumn="0" w:firstRowLastColumn="0" w:lastRowFirstColumn="0" w:lastRowLastColumn="0"/>
            <w:tcW w:w="0" w:type="auto"/>
          </w:tcPr>
          <w:p w14:paraId="61CFDD8B" w14:textId="1AEE5179" w:rsidR="00D045BC" w:rsidRPr="00220C73" w:rsidRDefault="00D045BC" w:rsidP="00D045BC">
            <w:pPr>
              <w:rPr>
                <w:rFonts w:ascii="Helvetica" w:hAnsi="Helvetica" w:cs="Helvetica"/>
                <w:sz w:val="24"/>
                <w:szCs w:val="24"/>
              </w:rPr>
            </w:pPr>
            <w:r w:rsidRPr="00220C73">
              <w:rPr>
                <w:rFonts w:ascii="Helvetica" w:hAnsi="Helvetica" w:cs="Helvetica"/>
                <w:i/>
                <w:iCs/>
                <w:sz w:val="24"/>
                <w:szCs w:val="24"/>
              </w:rPr>
              <w:t xml:space="preserve">  Routine Occupations</w:t>
            </w:r>
          </w:p>
        </w:tc>
        <w:tc>
          <w:tcPr>
            <w:tcW w:w="0" w:type="auto"/>
            <w:vAlign w:val="bottom"/>
          </w:tcPr>
          <w:p w14:paraId="7E730964" w14:textId="43B84D39"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-1.05</w:t>
            </w:r>
          </w:p>
        </w:tc>
        <w:tc>
          <w:tcPr>
            <w:tcW w:w="0" w:type="auto"/>
            <w:vAlign w:val="bottom"/>
          </w:tcPr>
          <w:p w14:paraId="1E3C30C0" w14:textId="10775B60"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(0.15)</w:t>
            </w:r>
          </w:p>
        </w:tc>
        <w:tc>
          <w:tcPr>
            <w:tcW w:w="0" w:type="auto"/>
          </w:tcPr>
          <w:p w14:paraId="0626ED20" w14:textId="4DF93948"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1E63A105"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6F24FFBA"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79736446"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5ADACC3C"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16DA0EEA"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467AD6D0"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D045BC" w:rsidRPr="00220C73" w14:paraId="6AAA67BB" w14:textId="77777777" w:rsidTr="003C04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10CF06" w14:textId="57B2BD41" w:rsidR="00D045BC" w:rsidRPr="00220C73" w:rsidRDefault="00D045BC" w:rsidP="00D045BC">
            <w:pPr>
              <w:rPr>
                <w:rFonts w:ascii="Helvetica" w:hAnsi="Helvetica" w:cs="Helvetica"/>
                <w:sz w:val="24"/>
                <w:szCs w:val="24"/>
              </w:rPr>
            </w:pPr>
            <w:r w:rsidRPr="00220C73">
              <w:rPr>
                <w:rFonts w:ascii="Helvetica" w:hAnsi="Helvetica" w:cs="Helvetica"/>
                <w:sz w:val="24"/>
                <w:szCs w:val="24"/>
              </w:rPr>
              <w:t>CAMSIS</w:t>
            </w:r>
          </w:p>
        </w:tc>
        <w:tc>
          <w:tcPr>
            <w:tcW w:w="0" w:type="auto"/>
            <w:vAlign w:val="bottom"/>
          </w:tcPr>
          <w:p w14:paraId="71E3006E"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2C94617E"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536CD70B"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1182AAA6" w14:textId="0DBCA3A8"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0.29</w:t>
            </w:r>
          </w:p>
        </w:tc>
        <w:tc>
          <w:tcPr>
            <w:tcW w:w="0" w:type="auto"/>
            <w:vAlign w:val="bottom"/>
          </w:tcPr>
          <w:p w14:paraId="5CD95A20" w14:textId="3A40DA90"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(0.03)</w:t>
            </w:r>
          </w:p>
        </w:tc>
        <w:tc>
          <w:tcPr>
            <w:tcW w:w="0" w:type="auto"/>
          </w:tcPr>
          <w:p w14:paraId="196363D4" w14:textId="3A277BB8"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14F98C91"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44925444"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3CB79A62"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D045BC" w:rsidRPr="00220C73" w14:paraId="62F5DFD8" w14:textId="77777777" w:rsidTr="003C04F4">
        <w:tc>
          <w:tcPr>
            <w:cnfStyle w:val="001000000000" w:firstRow="0" w:lastRow="0" w:firstColumn="1" w:lastColumn="0" w:oddVBand="0" w:evenVBand="0" w:oddHBand="0" w:evenHBand="0" w:firstRowFirstColumn="0" w:firstRowLastColumn="0" w:lastRowFirstColumn="0" w:lastRowLastColumn="0"/>
            <w:tcW w:w="0" w:type="auto"/>
          </w:tcPr>
          <w:p w14:paraId="41BE8178" w14:textId="1025D0A9" w:rsidR="00D045BC" w:rsidRPr="00220C73" w:rsidRDefault="00D045BC" w:rsidP="00D045BC">
            <w:pPr>
              <w:rPr>
                <w:rFonts w:ascii="Helvetica" w:hAnsi="Helvetica" w:cs="Helvetica"/>
                <w:sz w:val="24"/>
                <w:szCs w:val="24"/>
              </w:rPr>
            </w:pPr>
            <w:r w:rsidRPr="00220C73">
              <w:rPr>
                <w:rFonts w:ascii="Helvetica" w:hAnsi="Helvetica" w:cs="Helvetica"/>
                <w:sz w:val="24"/>
                <w:szCs w:val="24"/>
              </w:rPr>
              <w:t>RGSC</w:t>
            </w:r>
          </w:p>
        </w:tc>
        <w:tc>
          <w:tcPr>
            <w:tcW w:w="0" w:type="auto"/>
            <w:vAlign w:val="bottom"/>
          </w:tcPr>
          <w:p w14:paraId="4479A46C"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09A5962F"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307F3F79"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1CB2D9DA"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145C5252"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34CECA43"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7C324833"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3008C0E4"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5ADCC81D"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D045BC" w:rsidRPr="00220C73" w14:paraId="572ABC89" w14:textId="77777777" w:rsidTr="00C450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875609" w14:textId="15C2A9E8" w:rsidR="00D045BC" w:rsidRPr="00220C73" w:rsidRDefault="00D045BC" w:rsidP="00D045BC">
            <w:pPr>
              <w:rPr>
                <w:rFonts w:ascii="Helvetica" w:hAnsi="Helvetica" w:cs="Helvetica"/>
                <w:sz w:val="24"/>
                <w:szCs w:val="24"/>
              </w:rPr>
            </w:pPr>
            <w:r w:rsidRPr="00220C73">
              <w:rPr>
                <w:rFonts w:ascii="Helvetica" w:hAnsi="Helvetica" w:cs="Helvetica"/>
                <w:i/>
                <w:iCs/>
                <w:sz w:val="24"/>
                <w:szCs w:val="24"/>
              </w:rPr>
              <w:t xml:space="preserve">  Professional</w:t>
            </w:r>
          </w:p>
        </w:tc>
        <w:tc>
          <w:tcPr>
            <w:tcW w:w="0" w:type="auto"/>
            <w:vAlign w:val="bottom"/>
          </w:tcPr>
          <w:p w14:paraId="54FC6545" w14:textId="4CC0503A"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0" w:type="auto"/>
            <w:vAlign w:val="bottom"/>
          </w:tcPr>
          <w:p w14:paraId="71C5E546" w14:textId="08D2AD92"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4FF9AD22"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3873D130" w14:textId="15596E1E"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4E2CDE20" w14:textId="22E23198"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2A525A9A"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346A8BC8" w14:textId="5A954CA3"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76813638" w14:textId="2CAA00CD"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5609F5E2"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D045BC" w:rsidRPr="00220C73" w14:paraId="1FEFA06A" w14:textId="77777777" w:rsidTr="00394F48">
        <w:tc>
          <w:tcPr>
            <w:cnfStyle w:val="001000000000" w:firstRow="0" w:lastRow="0" w:firstColumn="1" w:lastColumn="0" w:oddVBand="0" w:evenVBand="0" w:oddHBand="0" w:evenHBand="0" w:firstRowFirstColumn="0" w:firstRowLastColumn="0" w:lastRowFirstColumn="0" w:lastRowLastColumn="0"/>
            <w:tcW w:w="0" w:type="auto"/>
          </w:tcPr>
          <w:p w14:paraId="1D8FC104" w14:textId="67FCD9D5" w:rsidR="00D045BC" w:rsidRPr="00220C73" w:rsidRDefault="00D045BC" w:rsidP="00D045BC">
            <w:pPr>
              <w:rPr>
                <w:rFonts w:ascii="Helvetica" w:hAnsi="Helvetica" w:cs="Helvetica"/>
                <w:sz w:val="24"/>
                <w:szCs w:val="24"/>
              </w:rPr>
            </w:pPr>
            <w:r w:rsidRPr="00220C73">
              <w:rPr>
                <w:rFonts w:ascii="Helvetica" w:hAnsi="Helvetica" w:cs="Helvetica"/>
                <w:i/>
                <w:iCs/>
                <w:sz w:val="24"/>
                <w:szCs w:val="24"/>
              </w:rPr>
              <w:t xml:space="preserve">  Managerial and Technical</w:t>
            </w:r>
          </w:p>
        </w:tc>
        <w:tc>
          <w:tcPr>
            <w:tcW w:w="0" w:type="auto"/>
            <w:vAlign w:val="bottom"/>
          </w:tcPr>
          <w:p w14:paraId="2EEC89DA"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43712A0A"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6766A429"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67B4B3A0"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1A5BEF33"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53F4247C"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58288249" w14:textId="3DEB7E1A"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-0.49</w:t>
            </w:r>
          </w:p>
        </w:tc>
        <w:tc>
          <w:tcPr>
            <w:tcW w:w="0" w:type="auto"/>
            <w:vAlign w:val="bottom"/>
          </w:tcPr>
          <w:p w14:paraId="251B112C" w14:textId="0E518104"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(0.27)</w:t>
            </w:r>
          </w:p>
        </w:tc>
        <w:tc>
          <w:tcPr>
            <w:tcW w:w="0" w:type="auto"/>
          </w:tcPr>
          <w:p w14:paraId="1A6E98FB"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D045BC" w:rsidRPr="00220C73" w14:paraId="305822B1" w14:textId="77777777" w:rsidTr="00D24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E8143B" w14:textId="6A3DB531" w:rsidR="00D045BC" w:rsidRPr="00220C73" w:rsidRDefault="00D045BC" w:rsidP="00D045BC">
            <w:pPr>
              <w:rPr>
                <w:rFonts w:ascii="Helvetica" w:hAnsi="Helvetica" w:cs="Helvetica"/>
                <w:sz w:val="24"/>
                <w:szCs w:val="24"/>
              </w:rPr>
            </w:pPr>
            <w:r w:rsidRPr="00220C73">
              <w:rPr>
                <w:rFonts w:ascii="Helvetica" w:hAnsi="Helvetica" w:cs="Helvetica"/>
                <w:i/>
                <w:iCs/>
                <w:sz w:val="24"/>
                <w:szCs w:val="24"/>
              </w:rPr>
              <w:t xml:space="preserve">  Skilled Non-Manual</w:t>
            </w:r>
          </w:p>
        </w:tc>
        <w:tc>
          <w:tcPr>
            <w:tcW w:w="0" w:type="auto"/>
            <w:vAlign w:val="bottom"/>
          </w:tcPr>
          <w:p w14:paraId="415D0E00"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29EEE580"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4CE72EA0"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5BF482C5"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4E49A6D1"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7A91854D"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3BB3D1F6" w14:textId="67CF3A90"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-0.37</w:t>
            </w:r>
          </w:p>
        </w:tc>
        <w:tc>
          <w:tcPr>
            <w:tcW w:w="0" w:type="auto"/>
            <w:vAlign w:val="bottom"/>
          </w:tcPr>
          <w:p w14:paraId="7C8A8EEC" w14:textId="0E2719F5"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(0.28)</w:t>
            </w:r>
          </w:p>
        </w:tc>
        <w:tc>
          <w:tcPr>
            <w:tcW w:w="0" w:type="auto"/>
          </w:tcPr>
          <w:p w14:paraId="6A99FBA7"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D045BC" w:rsidRPr="00220C73" w14:paraId="7658E85C" w14:textId="77777777" w:rsidTr="00901B1C">
        <w:tc>
          <w:tcPr>
            <w:cnfStyle w:val="001000000000" w:firstRow="0" w:lastRow="0" w:firstColumn="1" w:lastColumn="0" w:oddVBand="0" w:evenVBand="0" w:oddHBand="0" w:evenHBand="0" w:firstRowFirstColumn="0" w:firstRowLastColumn="0" w:lastRowFirstColumn="0" w:lastRowLastColumn="0"/>
            <w:tcW w:w="0" w:type="auto"/>
          </w:tcPr>
          <w:p w14:paraId="40379ECB" w14:textId="5C5CF975" w:rsidR="00D045BC" w:rsidRPr="00220C73" w:rsidRDefault="00D045BC" w:rsidP="00D045BC">
            <w:pPr>
              <w:rPr>
                <w:rFonts w:ascii="Helvetica" w:hAnsi="Helvetica" w:cs="Helvetica"/>
                <w:sz w:val="24"/>
                <w:szCs w:val="24"/>
              </w:rPr>
            </w:pPr>
            <w:r w:rsidRPr="00220C73">
              <w:rPr>
                <w:rFonts w:ascii="Helvetica" w:hAnsi="Helvetica" w:cs="Helvetica"/>
                <w:i/>
                <w:iCs/>
                <w:sz w:val="24"/>
                <w:szCs w:val="24"/>
              </w:rPr>
              <w:t xml:space="preserve">  Skilled Manual</w:t>
            </w:r>
          </w:p>
        </w:tc>
        <w:tc>
          <w:tcPr>
            <w:tcW w:w="0" w:type="auto"/>
            <w:vAlign w:val="bottom"/>
          </w:tcPr>
          <w:p w14:paraId="30D397F5"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40794D0C"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088DA44C"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3CE4B068"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2C50537C"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209F7D63"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219A016E" w14:textId="19CD41AD"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-0.96</w:t>
            </w:r>
          </w:p>
        </w:tc>
        <w:tc>
          <w:tcPr>
            <w:tcW w:w="0" w:type="auto"/>
            <w:vAlign w:val="bottom"/>
          </w:tcPr>
          <w:p w14:paraId="2C3590DC" w14:textId="4130FD3B"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(0.26)</w:t>
            </w:r>
          </w:p>
        </w:tc>
        <w:tc>
          <w:tcPr>
            <w:tcW w:w="0" w:type="auto"/>
          </w:tcPr>
          <w:p w14:paraId="1E030EBB" w14:textId="44AD7412"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D045BC" w:rsidRPr="00220C73" w14:paraId="275C0BB3" w14:textId="77777777" w:rsidTr="00AB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60C743" w14:textId="75DAE37A" w:rsidR="00D045BC" w:rsidRPr="00220C73" w:rsidRDefault="00D045BC" w:rsidP="00D045BC">
            <w:pPr>
              <w:rPr>
                <w:rFonts w:ascii="Helvetica" w:hAnsi="Helvetica" w:cs="Helvetica"/>
                <w:sz w:val="24"/>
                <w:szCs w:val="24"/>
              </w:rPr>
            </w:pPr>
            <w:r w:rsidRPr="00220C73">
              <w:rPr>
                <w:rFonts w:ascii="Helvetica" w:hAnsi="Helvetica" w:cs="Helvetica"/>
                <w:i/>
                <w:iCs/>
                <w:sz w:val="24"/>
                <w:szCs w:val="24"/>
              </w:rPr>
              <w:t xml:space="preserve">  Partly Skilled</w:t>
            </w:r>
          </w:p>
        </w:tc>
        <w:tc>
          <w:tcPr>
            <w:tcW w:w="0" w:type="auto"/>
            <w:vAlign w:val="bottom"/>
          </w:tcPr>
          <w:p w14:paraId="3DC903F0"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63A8D805"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5F7415DA"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03772477"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0CBE9BA9"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07665F3D"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7D606D84" w14:textId="0210E7B5"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-1.16</w:t>
            </w:r>
          </w:p>
        </w:tc>
        <w:tc>
          <w:tcPr>
            <w:tcW w:w="0" w:type="auto"/>
            <w:vAlign w:val="bottom"/>
          </w:tcPr>
          <w:p w14:paraId="7756504B" w14:textId="0332BDFB"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(0.28)</w:t>
            </w:r>
          </w:p>
        </w:tc>
        <w:tc>
          <w:tcPr>
            <w:tcW w:w="0" w:type="auto"/>
            <w:vAlign w:val="bottom"/>
          </w:tcPr>
          <w:p w14:paraId="45534A74" w14:textId="3F7143DE"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D045BC" w:rsidRPr="00220C73" w14:paraId="1B7CA3B8" w14:textId="77777777" w:rsidTr="000D415C">
        <w:tc>
          <w:tcPr>
            <w:cnfStyle w:val="001000000000" w:firstRow="0" w:lastRow="0" w:firstColumn="1" w:lastColumn="0" w:oddVBand="0" w:evenVBand="0" w:oddHBand="0" w:evenHBand="0" w:firstRowFirstColumn="0" w:firstRowLastColumn="0" w:lastRowFirstColumn="0" w:lastRowLastColumn="0"/>
            <w:tcW w:w="0" w:type="auto"/>
          </w:tcPr>
          <w:p w14:paraId="1139976A" w14:textId="6955C7B0" w:rsidR="00D045BC" w:rsidRPr="00220C73" w:rsidRDefault="00D045BC" w:rsidP="00D045BC">
            <w:pPr>
              <w:rPr>
                <w:rFonts w:ascii="Helvetica" w:hAnsi="Helvetica" w:cs="Helvetica"/>
                <w:sz w:val="24"/>
                <w:szCs w:val="24"/>
              </w:rPr>
            </w:pPr>
            <w:r w:rsidRPr="00220C73">
              <w:rPr>
                <w:rFonts w:ascii="Helvetica" w:hAnsi="Helvetica" w:cs="Helvetica"/>
                <w:i/>
                <w:iCs/>
                <w:sz w:val="24"/>
                <w:szCs w:val="24"/>
              </w:rPr>
              <w:t xml:space="preserve">  Unskilled</w:t>
            </w:r>
          </w:p>
        </w:tc>
        <w:tc>
          <w:tcPr>
            <w:tcW w:w="0" w:type="auto"/>
            <w:vAlign w:val="bottom"/>
          </w:tcPr>
          <w:p w14:paraId="697278A0"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678A7806"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462B7F95"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0DCA4535"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23CDC012"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274E46C3"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00FD609D" w14:textId="089BFAFF"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-1.51</w:t>
            </w:r>
          </w:p>
        </w:tc>
        <w:tc>
          <w:tcPr>
            <w:tcW w:w="0" w:type="auto"/>
            <w:vAlign w:val="bottom"/>
          </w:tcPr>
          <w:p w14:paraId="13701C3D" w14:textId="08C551F1"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(0.32)</w:t>
            </w:r>
          </w:p>
        </w:tc>
        <w:tc>
          <w:tcPr>
            <w:tcW w:w="0" w:type="auto"/>
            <w:vAlign w:val="bottom"/>
          </w:tcPr>
          <w:p w14:paraId="4EF8024A" w14:textId="222A9750"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D045BC" w:rsidRPr="00220C73" w14:paraId="199AF347" w14:textId="77777777" w:rsidTr="00DA3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A15F98" w14:textId="34565975" w:rsidR="00D045BC" w:rsidRPr="00220C73" w:rsidRDefault="00D045BC" w:rsidP="00D045BC">
            <w:pPr>
              <w:rPr>
                <w:rFonts w:ascii="Helvetica" w:hAnsi="Helvetica" w:cs="Helvetica"/>
                <w:sz w:val="24"/>
                <w:szCs w:val="24"/>
              </w:rPr>
            </w:pPr>
            <w:r w:rsidRPr="00220C73">
              <w:rPr>
                <w:rFonts w:ascii="Helvetica" w:hAnsi="Helvetica" w:cs="Helvetica"/>
                <w:sz w:val="24"/>
                <w:szCs w:val="24"/>
              </w:rPr>
              <w:lastRenderedPageBreak/>
              <w:t>Intercept</w:t>
            </w:r>
          </w:p>
        </w:tc>
        <w:tc>
          <w:tcPr>
            <w:tcW w:w="0" w:type="auto"/>
            <w:vAlign w:val="bottom"/>
          </w:tcPr>
          <w:p w14:paraId="73DD0615" w14:textId="6FB29C5E"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-0.59</w:t>
            </w:r>
          </w:p>
        </w:tc>
        <w:tc>
          <w:tcPr>
            <w:tcW w:w="0" w:type="auto"/>
            <w:vAlign w:val="bottom"/>
          </w:tcPr>
          <w:p w14:paraId="013F58DB" w14:textId="3225AB33"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(0.13)</w:t>
            </w:r>
          </w:p>
        </w:tc>
        <w:tc>
          <w:tcPr>
            <w:tcW w:w="0" w:type="auto"/>
            <w:vAlign w:val="bottom"/>
          </w:tcPr>
          <w:p w14:paraId="76407B88" w14:textId="6A25907A"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22D01688" w14:textId="1BEB1CDE"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-2.60</w:t>
            </w:r>
          </w:p>
        </w:tc>
        <w:tc>
          <w:tcPr>
            <w:tcW w:w="0" w:type="auto"/>
            <w:vAlign w:val="bottom"/>
          </w:tcPr>
          <w:p w14:paraId="23FD23AB" w14:textId="1FE48F25"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(0.18)</w:t>
            </w:r>
          </w:p>
        </w:tc>
        <w:tc>
          <w:tcPr>
            <w:tcW w:w="0" w:type="auto"/>
          </w:tcPr>
          <w:p w14:paraId="414E1CCE" w14:textId="7894108B"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6CB3E1D3" w14:textId="384F5AD3"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-0.50</w:t>
            </w:r>
          </w:p>
        </w:tc>
        <w:tc>
          <w:tcPr>
            <w:tcW w:w="0" w:type="auto"/>
            <w:vAlign w:val="bottom"/>
          </w:tcPr>
          <w:p w14:paraId="4BEB576F" w14:textId="79877836"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(0.26)</w:t>
            </w:r>
          </w:p>
        </w:tc>
        <w:tc>
          <w:tcPr>
            <w:tcW w:w="0" w:type="auto"/>
          </w:tcPr>
          <w:p w14:paraId="1E8619DD"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D045BC" w:rsidRPr="00220C73" w14:paraId="3DB52277" w14:textId="77777777" w:rsidTr="00766F31">
        <w:tc>
          <w:tcPr>
            <w:cnfStyle w:val="001000000000" w:firstRow="0" w:lastRow="0" w:firstColumn="1" w:lastColumn="0" w:oddVBand="0" w:evenVBand="0" w:oddHBand="0" w:evenHBand="0" w:firstRowFirstColumn="0" w:firstRowLastColumn="0" w:lastRowFirstColumn="0" w:lastRowLastColumn="0"/>
            <w:tcW w:w="0" w:type="auto"/>
          </w:tcPr>
          <w:p w14:paraId="6873A2EA" w14:textId="3E248711" w:rsidR="00D045BC" w:rsidRPr="00220C73" w:rsidRDefault="00D045BC" w:rsidP="00D045BC">
            <w:pPr>
              <w:rPr>
                <w:rFonts w:ascii="Helvetica" w:hAnsi="Helvetica" w:cs="Helvetica"/>
                <w:i/>
                <w:iCs/>
                <w:sz w:val="24"/>
                <w:szCs w:val="24"/>
              </w:rPr>
            </w:pPr>
          </w:p>
        </w:tc>
        <w:tc>
          <w:tcPr>
            <w:tcW w:w="0" w:type="auto"/>
          </w:tcPr>
          <w:p w14:paraId="373DC6B9" w14:textId="1A5E5C7D"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57FD6745" w14:textId="310EDB90"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2F6FA785" w14:textId="2209E6FA"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697A70E8" w14:textId="5BA40B7F"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194A5B16" w14:textId="4A2DD729"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5495168F" w14:textId="300EFDDD"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768F554C" w14:textId="437D115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73C82D48" w14:textId="4308CBBE"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617E19EA" w14:textId="47AFEC4B"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D045BC" w:rsidRPr="00220C73" w14:paraId="77765971" w14:textId="77777777" w:rsidTr="00AD2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F7FDC1" w14:textId="1140ABDD" w:rsidR="00D045BC" w:rsidRPr="00220C73" w:rsidRDefault="00D045BC" w:rsidP="00D045BC">
            <w:pPr>
              <w:rPr>
                <w:rFonts w:ascii="Helvetica" w:hAnsi="Helvetica" w:cs="Helvetica"/>
                <w:sz w:val="24"/>
                <w:szCs w:val="24"/>
              </w:rPr>
            </w:pPr>
            <w:r w:rsidRPr="00220C73">
              <w:rPr>
                <w:rFonts w:ascii="Helvetica" w:hAnsi="Helvetica" w:cs="Helvetica"/>
                <w:sz w:val="24"/>
                <w:szCs w:val="24"/>
              </w:rPr>
              <w:t>School</w:t>
            </w:r>
          </w:p>
        </w:tc>
        <w:tc>
          <w:tcPr>
            <w:tcW w:w="0" w:type="auto"/>
          </w:tcPr>
          <w:p w14:paraId="0CCEBCBE"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722B8084"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09EE2A56"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10DAEBC1"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3992FBAB"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56CD9D92"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2922CAB3"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36C6F4A4"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09A41997"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D045BC" w:rsidRPr="00220C73" w14:paraId="4FADCD64" w14:textId="77777777" w:rsidTr="00766F31">
        <w:tc>
          <w:tcPr>
            <w:cnfStyle w:val="001000000000" w:firstRow="0" w:lastRow="0" w:firstColumn="1" w:lastColumn="0" w:oddVBand="0" w:evenVBand="0" w:oddHBand="0" w:evenHBand="0" w:firstRowFirstColumn="0" w:firstRowLastColumn="0" w:lastRowFirstColumn="0" w:lastRowLastColumn="0"/>
            <w:tcW w:w="0" w:type="auto"/>
          </w:tcPr>
          <w:p w14:paraId="12524EF9" w14:textId="25C08730" w:rsidR="00D045BC" w:rsidRPr="00220C73" w:rsidRDefault="00D045BC" w:rsidP="00D045BC">
            <w:pPr>
              <w:rPr>
                <w:rFonts w:ascii="Helvetica" w:hAnsi="Helvetica" w:cs="Helvetica"/>
                <w:i/>
                <w:iCs/>
                <w:sz w:val="24"/>
                <w:szCs w:val="24"/>
              </w:rPr>
            </w:pPr>
            <w:r w:rsidRPr="00220C73">
              <w:rPr>
                <w:rFonts w:ascii="Helvetica" w:hAnsi="Helvetica" w:cs="Helvetica"/>
                <w:sz w:val="24"/>
                <w:szCs w:val="24"/>
              </w:rPr>
              <w:t>Educational Attainment</w:t>
            </w:r>
          </w:p>
        </w:tc>
        <w:tc>
          <w:tcPr>
            <w:tcW w:w="0" w:type="auto"/>
          </w:tcPr>
          <w:p w14:paraId="7AAC50F0" w14:textId="660F03B1"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3FAA0704" w14:textId="690D9389"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78DBF9CB" w14:textId="48E1E0BC"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2A0ADCAE" w14:textId="2594820B"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7DC0C378" w14:textId="3515EF92"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6717BEA3" w14:textId="41C81D39"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14F970B9" w14:textId="67CD15BF"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40662633" w14:textId="77ADF641"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29D446D3" w14:textId="3F59EB8A"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D045BC" w:rsidRPr="00220C73" w14:paraId="7EFB7446" w14:textId="77777777" w:rsidTr="00AD2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AD4CC5" w14:textId="2D2B6C27" w:rsidR="00D045BC" w:rsidRPr="00220C73" w:rsidRDefault="00D045BC" w:rsidP="00D045BC">
            <w:pPr>
              <w:rPr>
                <w:rFonts w:ascii="Helvetica" w:hAnsi="Helvetica" w:cs="Helvetica"/>
                <w:sz w:val="24"/>
                <w:szCs w:val="24"/>
              </w:rPr>
            </w:pPr>
            <w:r w:rsidRPr="00220C73">
              <w:rPr>
                <w:rFonts w:ascii="Helvetica" w:hAnsi="Helvetica" w:cs="Helvetica"/>
                <w:i/>
                <w:iCs/>
                <w:sz w:val="24"/>
                <w:szCs w:val="24"/>
              </w:rPr>
              <w:t xml:space="preserve">  Less than five O-levels</w:t>
            </w:r>
          </w:p>
        </w:tc>
        <w:tc>
          <w:tcPr>
            <w:tcW w:w="0" w:type="auto"/>
          </w:tcPr>
          <w:p w14:paraId="6866FA6E" w14:textId="718D72C8"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0" w:type="auto"/>
          </w:tcPr>
          <w:p w14:paraId="51A23822" w14:textId="7CAD30DB"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575058F3"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407151FF" w14:textId="1B3846A2"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566376CE" w14:textId="58FA7F1B"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40D1AE81"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47205365" w14:textId="1CEB08E0"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3E2C1CF0" w14:textId="7FC03996"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3D5EF576"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D045BC" w:rsidRPr="00220C73" w14:paraId="6AC480D8" w14:textId="77777777" w:rsidTr="00766F31">
        <w:tc>
          <w:tcPr>
            <w:cnfStyle w:val="001000000000" w:firstRow="0" w:lastRow="0" w:firstColumn="1" w:lastColumn="0" w:oddVBand="0" w:evenVBand="0" w:oddHBand="0" w:evenHBand="0" w:firstRowFirstColumn="0" w:firstRowLastColumn="0" w:lastRowFirstColumn="0" w:lastRowLastColumn="0"/>
            <w:tcW w:w="0" w:type="auto"/>
          </w:tcPr>
          <w:p w14:paraId="0FA89B6B" w14:textId="1606F117" w:rsidR="00D045BC" w:rsidRPr="00220C73" w:rsidRDefault="00D045BC" w:rsidP="00D045BC">
            <w:pPr>
              <w:rPr>
                <w:rFonts w:ascii="Helvetica" w:hAnsi="Helvetica" w:cs="Helvetica"/>
                <w:i/>
                <w:iCs/>
                <w:sz w:val="24"/>
                <w:szCs w:val="24"/>
              </w:rPr>
            </w:pPr>
            <w:r w:rsidRPr="00220C73">
              <w:rPr>
                <w:rFonts w:ascii="Helvetica" w:hAnsi="Helvetica" w:cs="Helvetica"/>
                <w:i/>
                <w:iCs/>
                <w:sz w:val="24"/>
                <w:szCs w:val="24"/>
              </w:rPr>
              <w:t xml:space="preserve">  Five or More O-levels</w:t>
            </w:r>
          </w:p>
        </w:tc>
        <w:tc>
          <w:tcPr>
            <w:tcW w:w="0" w:type="auto"/>
            <w:vAlign w:val="bottom"/>
          </w:tcPr>
          <w:p w14:paraId="525F0042" w14:textId="0FAEE9A4"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3.58</w:t>
            </w:r>
          </w:p>
        </w:tc>
        <w:tc>
          <w:tcPr>
            <w:tcW w:w="0" w:type="auto"/>
            <w:vAlign w:val="bottom"/>
          </w:tcPr>
          <w:p w14:paraId="2199BA25" w14:textId="4A46DDB4"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(0.08)</w:t>
            </w:r>
          </w:p>
        </w:tc>
        <w:tc>
          <w:tcPr>
            <w:tcW w:w="0" w:type="auto"/>
            <w:vAlign w:val="bottom"/>
          </w:tcPr>
          <w:p w14:paraId="2186F2F0" w14:textId="6A5DB611"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51229E54" w14:textId="2FFA7220"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3.57</w:t>
            </w:r>
          </w:p>
        </w:tc>
        <w:tc>
          <w:tcPr>
            <w:tcW w:w="0" w:type="auto"/>
            <w:vAlign w:val="bottom"/>
          </w:tcPr>
          <w:p w14:paraId="3820DEBF" w14:textId="4A013BC1"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(0.08)</w:t>
            </w:r>
          </w:p>
        </w:tc>
        <w:tc>
          <w:tcPr>
            <w:tcW w:w="0" w:type="auto"/>
            <w:vAlign w:val="bottom"/>
          </w:tcPr>
          <w:p w14:paraId="600E243F" w14:textId="09DB3435"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19915D14" w14:textId="395FC8B1"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3.60</w:t>
            </w:r>
          </w:p>
        </w:tc>
        <w:tc>
          <w:tcPr>
            <w:tcW w:w="0" w:type="auto"/>
            <w:vAlign w:val="bottom"/>
          </w:tcPr>
          <w:p w14:paraId="78AC9A16" w14:textId="14334FA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(0.08)</w:t>
            </w:r>
          </w:p>
        </w:tc>
        <w:tc>
          <w:tcPr>
            <w:tcW w:w="0" w:type="auto"/>
          </w:tcPr>
          <w:p w14:paraId="10A02552" w14:textId="4E046111"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D045BC" w:rsidRPr="00220C73" w14:paraId="635F9F9F" w14:textId="77777777" w:rsidTr="00AD2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8FD84E" w14:textId="36EC116B" w:rsidR="00D045BC" w:rsidRPr="00220C73" w:rsidRDefault="00D045BC" w:rsidP="00D045BC">
            <w:pPr>
              <w:rPr>
                <w:rFonts w:ascii="Helvetica" w:hAnsi="Helvetica" w:cs="Helvetica"/>
                <w:sz w:val="24"/>
                <w:szCs w:val="24"/>
              </w:rPr>
            </w:pPr>
            <w:r w:rsidRPr="00220C73">
              <w:rPr>
                <w:rFonts w:ascii="Helvetica" w:hAnsi="Helvetica" w:cs="Helvetica"/>
                <w:sz w:val="24"/>
                <w:szCs w:val="24"/>
              </w:rPr>
              <w:t>Sex</w:t>
            </w:r>
          </w:p>
        </w:tc>
        <w:tc>
          <w:tcPr>
            <w:tcW w:w="0" w:type="auto"/>
          </w:tcPr>
          <w:p w14:paraId="1C69E927"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26223537"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096053BA"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4F78CAC1"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68073330"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7743B9E9"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7C401B0C"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425AA1DB"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2A002A33"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D045BC" w:rsidRPr="00220C73" w14:paraId="243091FB" w14:textId="77777777" w:rsidTr="009767C2">
        <w:tc>
          <w:tcPr>
            <w:cnfStyle w:val="001000000000" w:firstRow="0" w:lastRow="0" w:firstColumn="1" w:lastColumn="0" w:oddVBand="0" w:evenVBand="0" w:oddHBand="0" w:evenHBand="0" w:firstRowFirstColumn="0" w:firstRowLastColumn="0" w:lastRowFirstColumn="0" w:lastRowLastColumn="0"/>
            <w:tcW w:w="0" w:type="auto"/>
          </w:tcPr>
          <w:p w14:paraId="667B8055" w14:textId="52CE252C" w:rsidR="00D045BC" w:rsidRPr="00220C73" w:rsidRDefault="00D045BC" w:rsidP="00D045BC">
            <w:pPr>
              <w:rPr>
                <w:rFonts w:ascii="Helvetica" w:hAnsi="Helvetica" w:cs="Helvetica"/>
                <w:i/>
                <w:iCs/>
                <w:sz w:val="24"/>
                <w:szCs w:val="24"/>
              </w:rPr>
            </w:pPr>
            <w:r w:rsidRPr="00220C73">
              <w:rPr>
                <w:rFonts w:ascii="Helvetica" w:hAnsi="Helvetica" w:cs="Helvetica"/>
                <w:sz w:val="24"/>
                <w:szCs w:val="24"/>
              </w:rPr>
              <w:t xml:space="preserve">  </w:t>
            </w:r>
            <w:r w:rsidRPr="00220C73">
              <w:rPr>
                <w:rFonts w:ascii="Helvetica" w:hAnsi="Helvetica" w:cs="Helvetica"/>
                <w:i/>
                <w:iCs/>
                <w:sz w:val="24"/>
                <w:szCs w:val="24"/>
              </w:rPr>
              <w:t>Female</w:t>
            </w:r>
          </w:p>
        </w:tc>
        <w:tc>
          <w:tcPr>
            <w:tcW w:w="0" w:type="auto"/>
          </w:tcPr>
          <w:p w14:paraId="2AF73A76" w14:textId="011E984E"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0" w:type="auto"/>
          </w:tcPr>
          <w:p w14:paraId="698A84D3" w14:textId="7216BF4D"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02168931" w14:textId="607A5182"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3599DDEA" w14:textId="6DB5DBC0"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6AE32DED" w14:textId="74BC5733"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2865DEBA" w14:textId="2C280019"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671E4256" w14:textId="786A2281"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0EE3C300" w14:textId="1ABAAD1F"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52BC7DBD" w14:textId="6CBB8603"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D045BC" w:rsidRPr="00220C73" w14:paraId="2BB34F71" w14:textId="77777777" w:rsidTr="000006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5D073F" w14:textId="421A1721" w:rsidR="00D045BC" w:rsidRPr="00220C73" w:rsidRDefault="00D045BC" w:rsidP="00D045BC">
            <w:pPr>
              <w:rPr>
                <w:rFonts w:ascii="Helvetica" w:hAnsi="Helvetica" w:cs="Helvetica"/>
                <w:sz w:val="24"/>
                <w:szCs w:val="24"/>
              </w:rPr>
            </w:pPr>
            <w:r w:rsidRPr="00220C73">
              <w:rPr>
                <w:rFonts w:ascii="Helvetica" w:hAnsi="Helvetica" w:cs="Helvetica"/>
                <w:i/>
                <w:iCs/>
                <w:sz w:val="24"/>
                <w:szCs w:val="24"/>
              </w:rPr>
              <w:t xml:space="preserve">  Male</w:t>
            </w:r>
          </w:p>
        </w:tc>
        <w:tc>
          <w:tcPr>
            <w:tcW w:w="0" w:type="auto"/>
            <w:vAlign w:val="bottom"/>
          </w:tcPr>
          <w:p w14:paraId="69EBFD83" w14:textId="7DF61F8E"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0.40</w:t>
            </w:r>
          </w:p>
        </w:tc>
        <w:tc>
          <w:tcPr>
            <w:tcW w:w="0" w:type="auto"/>
            <w:vAlign w:val="bottom"/>
          </w:tcPr>
          <w:p w14:paraId="1D696DB9" w14:textId="6625913B"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(0.07)</w:t>
            </w:r>
          </w:p>
        </w:tc>
        <w:tc>
          <w:tcPr>
            <w:tcW w:w="0" w:type="auto"/>
            <w:vAlign w:val="bottom"/>
          </w:tcPr>
          <w:p w14:paraId="70A31198" w14:textId="4A416E02"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3AE6E7AF" w14:textId="2057F69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0.38</w:t>
            </w:r>
          </w:p>
        </w:tc>
        <w:tc>
          <w:tcPr>
            <w:tcW w:w="0" w:type="auto"/>
            <w:vAlign w:val="bottom"/>
          </w:tcPr>
          <w:p w14:paraId="4752FAF7" w14:textId="56A8AA5A"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(0.07)</w:t>
            </w:r>
          </w:p>
        </w:tc>
        <w:tc>
          <w:tcPr>
            <w:tcW w:w="0" w:type="auto"/>
          </w:tcPr>
          <w:p w14:paraId="5572C021" w14:textId="1F72CBC8"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2E418922" w14:textId="37CF2DD2"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0.40</w:t>
            </w:r>
          </w:p>
        </w:tc>
        <w:tc>
          <w:tcPr>
            <w:tcW w:w="0" w:type="auto"/>
            <w:vAlign w:val="bottom"/>
          </w:tcPr>
          <w:p w14:paraId="23369A58" w14:textId="07E3DE2E"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(0.07)</w:t>
            </w:r>
          </w:p>
        </w:tc>
        <w:tc>
          <w:tcPr>
            <w:tcW w:w="0" w:type="auto"/>
          </w:tcPr>
          <w:p w14:paraId="00CBF644" w14:textId="78392A2A"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D045BC" w:rsidRPr="00220C73" w14:paraId="13FA917A" w14:textId="77777777" w:rsidTr="00766F31">
        <w:tc>
          <w:tcPr>
            <w:cnfStyle w:val="001000000000" w:firstRow="0" w:lastRow="0" w:firstColumn="1" w:lastColumn="0" w:oddVBand="0" w:evenVBand="0" w:oddHBand="0" w:evenHBand="0" w:firstRowFirstColumn="0" w:firstRowLastColumn="0" w:lastRowFirstColumn="0" w:lastRowLastColumn="0"/>
            <w:tcW w:w="0" w:type="auto"/>
          </w:tcPr>
          <w:p w14:paraId="18FB797F" w14:textId="0FBE1CE1" w:rsidR="00D045BC" w:rsidRPr="00220C73" w:rsidRDefault="00D045BC" w:rsidP="00D045BC">
            <w:pPr>
              <w:rPr>
                <w:rFonts w:ascii="Helvetica" w:hAnsi="Helvetica" w:cs="Helvetica"/>
                <w:i/>
                <w:iCs/>
                <w:sz w:val="24"/>
                <w:szCs w:val="24"/>
              </w:rPr>
            </w:pPr>
            <w:r w:rsidRPr="00220C73">
              <w:rPr>
                <w:rFonts w:ascii="Helvetica" w:hAnsi="Helvetica" w:cs="Helvetica"/>
                <w:sz w:val="24"/>
                <w:szCs w:val="24"/>
              </w:rPr>
              <w:t>Housing Tenure</w:t>
            </w:r>
          </w:p>
        </w:tc>
        <w:tc>
          <w:tcPr>
            <w:tcW w:w="0" w:type="auto"/>
          </w:tcPr>
          <w:p w14:paraId="0270BB25" w14:textId="0B668D8D"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39C8268A" w14:textId="78511B55"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4E7B3EC9" w14:textId="5A928629"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6924721E"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363AE594"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0C864233"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15A6536E"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28DB5F94"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02EE8896"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D045BC" w:rsidRPr="00220C73" w14:paraId="641C5253" w14:textId="77777777" w:rsidTr="00766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ABA488" w14:textId="09405D01" w:rsidR="00D045BC" w:rsidRPr="00220C73" w:rsidRDefault="00D045BC" w:rsidP="00D045BC">
            <w:pPr>
              <w:rPr>
                <w:rFonts w:ascii="Helvetica" w:hAnsi="Helvetica" w:cs="Helvetica"/>
                <w:i/>
                <w:iCs/>
                <w:sz w:val="24"/>
                <w:szCs w:val="24"/>
              </w:rPr>
            </w:pPr>
            <w:r w:rsidRPr="00220C73">
              <w:rPr>
                <w:rFonts w:ascii="Helvetica" w:hAnsi="Helvetica" w:cs="Helvetica"/>
                <w:i/>
                <w:iCs/>
                <w:sz w:val="24"/>
                <w:szCs w:val="24"/>
              </w:rPr>
              <w:t xml:space="preserve">  Own Home</w:t>
            </w:r>
          </w:p>
        </w:tc>
        <w:tc>
          <w:tcPr>
            <w:tcW w:w="0" w:type="auto"/>
          </w:tcPr>
          <w:p w14:paraId="69D3AA27" w14:textId="1DC69C84"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0" w:type="auto"/>
          </w:tcPr>
          <w:p w14:paraId="78339592" w14:textId="2E4878A2"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6DFE0875" w14:textId="3ED9E033"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45976B9C" w14:textId="2D48B83E"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5D082A4B" w14:textId="59D0F0BF"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1D4B6B4C"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715FF33C" w14:textId="3FB0C181"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09034095" w14:textId="7AFC3DD6"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5CD14A4D"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D045BC" w:rsidRPr="00220C73" w14:paraId="2818FA2E" w14:textId="77777777" w:rsidTr="00793D48">
        <w:tc>
          <w:tcPr>
            <w:cnfStyle w:val="001000000000" w:firstRow="0" w:lastRow="0" w:firstColumn="1" w:lastColumn="0" w:oddVBand="0" w:evenVBand="0" w:oddHBand="0" w:evenHBand="0" w:firstRowFirstColumn="0" w:firstRowLastColumn="0" w:lastRowFirstColumn="0" w:lastRowLastColumn="0"/>
            <w:tcW w:w="0" w:type="auto"/>
          </w:tcPr>
          <w:p w14:paraId="2D8F18A3" w14:textId="4C54A484" w:rsidR="00D045BC" w:rsidRPr="00220C73" w:rsidRDefault="00D045BC" w:rsidP="00D045BC">
            <w:pPr>
              <w:rPr>
                <w:rFonts w:ascii="Helvetica" w:hAnsi="Helvetica" w:cs="Helvetica"/>
                <w:i/>
                <w:iCs/>
                <w:sz w:val="24"/>
                <w:szCs w:val="24"/>
              </w:rPr>
            </w:pPr>
            <w:r w:rsidRPr="00220C73">
              <w:rPr>
                <w:rFonts w:ascii="Helvetica" w:hAnsi="Helvetica" w:cs="Helvetica"/>
                <w:i/>
                <w:iCs/>
                <w:sz w:val="24"/>
                <w:szCs w:val="24"/>
              </w:rPr>
              <w:t xml:space="preserve">  Don't Own Home</w:t>
            </w:r>
          </w:p>
        </w:tc>
        <w:tc>
          <w:tcPr>
            <w:tcW w:w="0" w:type="auto"/>
            <w:vAlign w:val="bottom"/>
          </w:tcPr>
          <w:p w14:paraId="65B100ED" w14:textId="6638387D"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-0.69</w:t>
            </w:r>
          </w:p>
        </w:tc>
        <w:tc>
          <w:tcPr>
            <w:tcW w:w="0" w:type="auto"/>
            <w:vAlign w:val="bottom"/>
          </w:tcPr>
          <w:p w14:paraId="527D6A86" w14:textId="15DBF9C4"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(0.08)</w:t>
            </w:r>
          </w:p>
        </w:tc>
        <w:tc>
          <w:tcPr>
            <w:tcW w:w="0" w:type="auto"/>
            <w:vAlign w:val="bottom"/>
          </w:tcPr>
          <w:p w14:paraId="306C7C22" w14:textId="33098C53"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4CE2FBF1" w14:textId="6714E400"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-0.65</w:t>
            </w:r>
          </w:p>
        </w:tc>
        <w:tc>
          <w:tcPr>
            <w:tcW w:w="0" w:type="auto"/>
            <w:vAlign w:val="bottom"/>
          </w:tcPr>
          <w:p w14:paraId="3AE8335A" w14:textId="316BECB5"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(0.08)</w:t>
            </w:r>
          </w:p>
        </w:tc>
        <w:tc>
          <w:tcPr>
            <w:tcW w:w="0" w:type="auto"/>
            <w:vAlign w:val="bottom"/>
          </w:tcPr>
          <w:p w14:paraId="7906E5A0" w14:textId="3A9C08B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18A4147A" w14:textId="3EA145EF"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-0.71</w:t>
            </w:r>
          </w:p>
        </w:tc>
        <w:tc>
          <w:tcPr>
            <w:tcW w:w="0" w:type="auto"/>
            <w:vAlign w:val="bottom"/>
          </w:tcPr>
          <w:p w14:paraId="69B24EC8" w14:textId="2A834FC5"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(0.08)</w:t>
            </w:r>
          </w:p>
        </w:tc>
        <w:tc>
          <w:tcPr>
            <w:tcW w:w="0" w:type="auto"/>
          </w:tcPr>
          <w:p w14:paraId="78852CEA" w14:textId="26095105"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D045BC" w:rsidRPr="00220C73" w14:paraId="5076D8C7" w14:textId="77777777" w:rsidTr="00766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428336" w14:textId="475B2FB6" w:rsidR="00D045BC" w:rsidRPr="00220C73" w:rsidRDefault="00D045BC" w:rsidP="00D045BC">
            <w:pPr>
              <w:rPr>
                <w:rFonts w:ascii="Helvetica" w:hAnsi="Helvetica" w:cs="Helvetica"/>
                <w:i/>
                <w:iCs/>
                <w:sz w:val="24"/>
                <w:szCs w:val="24"/>
              </w:rPr>
            </w:pPr>
            <w:r w:rsidRPr="00220C73">
              <w:rPr>
                <w:rFonts w:ascii="Helvetica" w:hAnsi="Helvetica" w:cs="Helvetica"/>
                <w:sz w:val="24"/>
                <w:szCs w:val="24"/>
              </w:rPr>
              <w:t>NS-SEC</w:t>
            </w:r>
          </w:p>
        </w:tc>
        <w:tc>
          <w:tcPr>
            <w:tcW w:w="0" w:type="auto"/>
          </w:tcPr>
          <w:p w14:paraId="4FB099EA"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450D840B"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328F7243"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441F4D21"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7FDECE31"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21991A86"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099B4FBD"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264EBCF6"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35B3DECB"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D045BC" w:rsidRPr="00220C73" w14:paraId="71E29FC9" w14:textId="77777777" w:rsidTr="004B5118">
        <w:tc>
          <w:tcPr>
            <w:cnfStyle w:val="001000000000" w:firstRow="0" w:lastRow="0" w:firstColumn="1" w:lastColumn="0" w:oddVBand="0" w:evenVBand="0" w:oddHBand="0" w:evenHBand="0" w:firstRowFirstColumn="0" w:firstRowLastColumn="0" w:lastRowFirstColumn="0" w:lastRowLastColumn="0"/>
            <w:tcW w:w="0" w:type="auto"/>
          </w:tcPr>
          <w:p w14:paraId="7A672B9F" w14:textId="58673EA1" w:rsidR="00D045BC" w:rsidRPr="00220C73" w:rsidRDefault="00D045BC" w:rsidP="00D045BC">
            <w:pPr>
              <w:rPr>
                <w:rFonts w:ascii="Helvetica" w:hAnsi="Helvetica" w:cs="Helvetica"/>
                <w:i/>
                <w:iCs/>
                <w:sz w:val="24"/>
                <w:szCs w:val="24"/>
              </w:rPr>
            </w:pPr>
            <w:r w:rsidRPr="00220C73">
              <w:rPr>
                <w:rFonts w:ascii="Helvetica" w:hAnsi="Helvetica" w:cs="Helvetica"/>
                <w:i/>
                <w:iCs/>
                <w:sz w:val="24"/>
                <w:szCs w:val="24"/>
              </w:rPr>
              <w:t xml:space="preserve">  Higher Managerial</w:t>
            </w:r>
          </w:p>
        </w:tc>
        <w:tc>
          <w:tcPr>
            <w:tcW w:w="0" w:type="auto"/>
          </w:tcPr>
          <w:p w14:paraId="63017117" w14:textId="0DD11DD8"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0" w:type="auto"/>
          </w:tcPr>
          <w:p w14:paraId="495C62C9" w14:textId="0A921D5F"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78469447"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46B37123" w14:textId="227D8C3F"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6D08239A" w14:textId="457A1258"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6C4ACD9E"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0CBF1E36" w14:textId="771EA26A"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1AF6C22E" w14:textId="6D49C4A6"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078419E8" w14:textId="48CB0EC1"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D045BC" w:rsidRPr="00220C73" w14:paraId="35B57A68" w14:textId="77777777" w:rsidTr="00766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E18DF4D" w14:textId="35819052" w:rsidR="00D045BC" w:rsidRPr="00220C73" w:rsidRDefault="00D045BC" w:rsidP="00D045BC">
            <w:pPr>
              <w:rPr>
                <w:rFonts w:ascii="Helvetica" w:hAnsi="Helvetica" w:cs="Helvetica"/>
                <w:sz w:val="24"/>
                <w:szCs w:val="24"/>
              </w:rPr>
            </w:pPr>
            <w:r w:rsidRPr="00220C73">
              <w:rPr>
                <w:rFonts w:ascii="Helvetica" w:hAnsi="Helvetica" w:cs="Helvetica"/>
                <w:i/>
                <w:iCs/>
                <w:sz w:val="24"/>
                <w:szCs w:val="24"/>
              </w:rPr>
              <w:t xml:space="preserve">  Lower Managerial</w:t>
            </w:r>
          </w:p>
        </w:tc>
        <w:tc>
          <w:tcPr>
            <w:tcW w:w="0" w:type="auto"/>
            <w:vAlign w:val="bottom"/>
          </w:tcPr>
          <w:p w14:paraId="3B3B5B6C" w14:textId="4715A996"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-0.58</w:t>
            </w:r>
          </w:p>
        </w:tc>
        <w:tc>
          <w:tcPr>
            <w:tcW w:w="0" w:type="auto"/>
            <w:vAlign w:val="bottom"/>
          </w:tcPr>
          <w:p w14:paraId="6F2F1EE4" w14:textId="180E7BFF"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(0.13)</w:t>
            </w:r>
          </w:p>
        </w:tc>
        <w:tc>
          <w:tcPr>
            <w:tcW w:w="0" w:type="auto"/>
            <w:vAlign w:val="bottom"/>
          </w:tcPr>
          <w:p w14:paraId="7DC0F6CD" w14:textId="66260BEF"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6EC91EEA" w14:textId="0184B20A"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34B3EE5F" w14:textId="102F4C09"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75CC739F" w14:textId="749EEE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3F7C950C" w14:textId="3B48D84E"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296EB19F" w14:textId="38735321"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16A0E673" w14:textId="0AAD611D"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D045BC" w:rsidRPr="00220C73" w14:paraId="15DD2F0D" w14:textId="77777777" w:rsidTr="00766F31">
        <w:tc>
          <w:tcPr>
            <w:cnfStyle w:val="001000000000" w:firstRow="0" w:lastRow="0" w:firstColumn="1" w:lastColumn="0" w:oddVBand="0" w:evenVBand="0" w:oddHBand="0" w:evenHBand="0" w:firstRowFirstColumn="0" w:firstRowLastColumn="0" w:lastRowFirstColumn="0" w:lastRowLastColumn="0"/>
            <w:tcW w:w="0" w:type="auto"/>
          </w:tcPr>
          <w:p w14:paraId="0E25BD34" w14:textId="5CA4CF6D" w:rsidR="00D045BC" w:rsidRPr="00220C73" w:rsidRDefault="00D045BC" w:rsidP="00D045BC">
            <w:pPr>
              <w:rPr>
                <w:rFonts w:ascii="Helvetica" w:hAnsi="Helvetica" w:cs="Helvetica"/>
                <w:sz w:val="24"/>
                <w:szCs w:val="24"/>
              </w:rPr>
            </w:pPr>
            <w:r w:rsidRPr="00220C73">
              <w:rPr>
                <w:rFonts w:ascii="Helvetica" w:hAnsi="Helvetica" w:cs="Helvetica"/>
                <w:i/>
                <w:iCs/>
                <w:sz w:val="24"/>
                <w:szCs w:val="24"/>
              </w:rPr>
              <w:t xml:space="preserve">  Intermediate Occupations</w:t>
            </w:r>
          </w:p>
        </w:tc>
        <w:tc>
          <w:tcPr>
            <w:tcW w:w="0" w:type="auto"/>
            <w:vAlign w:val="bottom"/>
          </w:tcPr>
          <w:p w14:paraId="58D82A10" w14:textId="39B66F40"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-1.15</w:t>
            </w:r>
          </w:p>
        </w:tc>
        <w:tc>
          <w:tcPr>
            <w:tcW w:w="0" w:type="auto"/>
            <w:vAlign w:val="bottom"/>
          </w:tcPr>
          <w:p w14:paraId="77D28E29" w14:textId="26D6BE3F"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(0.26)</w:t>
            </w:r>
          </w:p>
        </w:tc>
        <w:tc>
          <w:tcPr>
            <w:tcW w:w="0" w:type="auto"/>
          </w:tcPr>
          <w:p w14:paraId="63A4BFBE" w14:textId="174D421E"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425CB7D0"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7A046D97"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16ED418E"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26F89644"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29A97297"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649DD40F"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D045BC" w:rsidRPr="00220C73" w14:paraId="125E551D" w14:textId="77777777" w:rsidTr="00766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62B2E7" w14:textId="1345983D" w:rsidR="00D045BC" w:rsidRPr="00220C73" w:rsidRDefault="00D045BC" w:rsidP="00D045BC">
            <w:pPr>
              <w:rPr>
                <w:rFonts w:ascii="Helvetica" w:hAnsi="Helvetica" w:cs="Helvetica"/>
                <w:sz w:val="24"/>
                <w:szCs w:val="24"/>
              </w:rPr>
            </w:pPr>
            <w:r w:rsidRPr="00220C73">
              <w:rPr>
                <w:rFonts w:ascii="Helvetica" w:hAnsi="Helvetica" w:cs="Helvetica"/>
                <w:i/>
                <w:iCs/>
                <w:sz w:val="24"/>
                <w:szCs w:val="24"/>
              </w:rPr>
              <w:t xml:space="preserve">  Small Employers</w:t>
            </w:r>
          </w:p>
        </w:tc>
        <w:tc>
          <w:tcPr>
            <w:tcW w:w="0" w:type="auto"/>
            <w:vAlign w:val="bottom"/>
          </w:tcPr>
          <w:p w14:paraId="22763611" w14:textId="6FEE07B1"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-1.24</w:t>
            </w:r>
          </w:p>
        </w:tc>
        <w:tc>
          <w:tcPr>
            <w:tcW w:w="0" w:type="auto"/>
            <w:vAlign w:val="bottom"/>
          </w:tcPr>
          <w:p w14:paraId="2C04DE1A" w14:textId="19A9FF99"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(0.15)</w:t>
            </w:r>
          </w:p>
        </w:tc>
        <w:tc>
          <w:tcPr>
            <w:tcW w:w="0" w:type="auto"/>
          </w:tcPr>
          <w:p w14:paraId="51C96090" w14:textId="29BF5272"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358A5B57"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17DEE915"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5DA08140"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718B5E0C"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0AA3DE7C"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4B9AF2B8"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D045BC" w:rsidRPr="00220C73" w14:paraId="6EB7E8A5" w14:textId="77777777" w:rsidTr="00766F31">
        <w:tc>
          <w:tcPr>
            <w:cnfStyle w:val="001000000000" w:firstRow="0" w:lastRow="0" w:firstColumn="1" w:lastColumn="0" w:oddVBand="0" w:evenVBand="0" w:oddHBand="0" w:evenHBand="0" w:firstRowFirstColumn="0" w:firstRowLastColumn="0" w:lastRowFirstColumn="0" w:lastRowLastColumn="0"/>
            <w:tcW w:w="0" w:type="auto"/>
          </w:tcPr>
          <w:p w14:paraId="47F3EBF6" w14:textId="19407AA9" w:rsidR="00D045BC" w:rsidRPr="00220C73" w:rsidRDefault="00D045BC" w:rsidP="00D045BC">
            <w:pPr>
              <w:rPr>
                <w:rFonts w:ascii="Helvetica" w:hAnsi="Helvetica" w:cs="Helvetica"/>
                <w:sz w:val="24"/>
                <w:szCs w:val="24"/>
              </w:rPr>
            </w:pPr>
            <w:r w:rsidRPr="00220C73">
              <w:rPr>
                <w:rFonts w:ascii="Helvetica" w:hAnsi="Helvetica" w:cs="Helvetica"/>
                <w:i/>
                <w:iCs/>
                <w:sz w:val="24"/>
                <w:szCs w:val="24"/>
              </w:rPr>
              <w:t xml:space="preserve">  Lower Supervisory &amp; Technical Occupations</w:t>
            </w:r>
          </w:p>
        </w:tc>
        <w:tc>
          <w:tcPr>
            <w:tcW w:w="0" w:type="auto"/>
            <w:vAlign w:val="bottom"/>
          </w:tcPr>
          <w:p w14:paraId="73B01F92" w14:textId="59AE6ED3"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-1.14</w:t>
            </w:r>
          </w:p>
        </w:tc>
        <w:tc>
          <w:tcPr>
            <w:tcW w:w="0" w:type="auto"/>
            <w:vAlign w:val="bottom"/>
          </w:tcPr>
          <w:p w14:paraId="46B810C3" w14:textId="13DE6ECB"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(0.13)</w:t>
            </w:r>
          </w:p>
        </w:tc>
        <w:tc>
          <w:tcPr>
            <w:tcW w:w="0" w:type="auto"/>
            <w:vAlign w:val="bottom"/>
          </w:tcPr>
          <w:p w14:paraId="1E67D1E6" w14:textId="574D28ED"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0FEC1BDB"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6FF555FB"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31F06B95"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6F5BEE18"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34CA0D0D"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466368CA"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D045BC" w:rsidRPr="00220C73" w14:paraId="32555676" w14:textId="77777777" w:rsidTr="00766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64E4ED" w14:textId="06E314E0" w:rsidR="00D045BC" w:rsidRPr="00220C73" w:rsidRDefault="00D045BC" w:rsidP="00D045BC">
            <w:pPr>
              <w:rPr>
                <w:rFonts w:ascii="Helvetica" w:hAnsi="Helvetica" w:cs="Helvetica"/>
                <w:i/>
                <w:iCs/>
                <w:sz w:val="24"/>
                <w:szCs w:val="24"/>
              </w:rPr>
            </w:pPr>
            <w:r w:rsidRPr="00220C73">
              <w:rPr>
                <w:rFonts w:ascii="Helvetica" w:hAnsi="Helvetica" w:cs="Helvetica"/>
                <w:i/>
                <w:iCs/>
                <w:sz w:val="24"/>
                <w:szCs w:val="24"/>
              </w:rPr>
              <w:t xml:space="preserve">  Semi-Routine Occupations</w:t>
            </w:r>
          </w:p>
        </w:tc>
        <w:tc>
          <w:tcPr>
            <w:tcW w:w="0" w:type="auto"/>
            <w:vAlign w:val="bottom"/>
          </w:tcPr>
          <w:p w14:paraId="59AF09A0" w14:textId="54A9D34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-1.18</w:t>
            </w:r>
          </w:p>
        </w:tc>
        <w:tc>
          <w:tcPr>
            <w:tcW w:w="0" w:type="auto"/>
            <w:vAlign w:val="bottom"/>
          </w:tcPr>
          <w:p w14:paraId="2B111B70" w14:textId="3886D36F"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(0.13)</w:t>
            </w:r>
          </w:p>
        </w:tc>
        <w:tc>
          <w:tcPr>
            <w:tcW w:w="0" w:type="auto"/>
            <w:vAlign w:val="bottom"/>
          </w:tcPr>
          <w:p w14:paraId="4A566922" w14:textId="276A28DC"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700C2832" w14:textId="5487099A"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1D6F071E" w14:textId="23FDA3F1"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4770D49A"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4E98F575" w14:textId="032E5849"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5D0D575A" w14:textId="5AAEE905"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63DD0D55"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D045BC" w:rsidRPr="00220C73" w14:paraId="73AF71ED" w14:textId="77777777" w:rsidTr="00766F31">
        <w:tc>
          <w:tcPr>
            <w:cnfStyle w:val="001000000000" w:firstRow="0" w:lastRow="0" w:firstColumn="1" w:lastColumn="0" w:oddVBand="0" w:evenVBand="0" w:oddHBand="0" w:evenHBand="0" w:firstRowFirstColumn="0" w:firstRowLastColumn="0" w:lastRowFirstColumn="0" w:lastRowLastColumn="0"/>
            <w:tcW w:w="0" w:type="auto"/>
          </w:tcPr>
          <w:p w14:paraId="0EE2CBE1" w14:textId="6F5D9A8A" w:rsidR="00D045BC" w:rsidRPr="00220C73" w:rsidRDefault="00D045BC" w:rsidP="00D045BC">
            <w:pPr>
              <w:rPr>
                <w:rFonts w:ascii="Helvetica" w:hAnsi="Helvetica" w:cs="Helvetica"/>
                <w:sz w:val="24"/>
                <w:szCs w:val="24"/>
              </w:rPr>
            </w:pPr>
            <w:r w:rsidRPr="00220C73">
              <w:rPr>
                <w:rFonts w:ascii="Helvetica" w:hAnsi="Helvetica" w:cs="Helvetica"/>
                <w:i/>
                <w:iCs/>
                <w:sz w:val="24"/>
                <w:szCs w:val="24"/>
              </w:rPr>
              <w:t xml:space="preserve">  Routine Occupations</w:t>
            </w:r>
          </w:p>
        </w:tc>
        <w:tc>
          <w:tcPr>
            <w:tcW w:w="0" w:type="auto"/>
            <w:vAlign w:val="bottom"/>
          </w:tcPr>
          <w:p w14:paraId="2DB43681" w14:textId="74FE8AD4"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-1.63</w:t>
            </w:r>
          </w:p>
        </w:tc>
        <w:tc>
          <w:tcPr>
            <w:tcW w:w="0" w:type="auto"/>
            <w:vAlign w:val="bottom"/>
          </w:tcPr>
          <w:p w14:paraId="759BBC71" w14:textId="6420DA0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(0.13)</w:t>
            </w:r>
          </w:p>
        </w:tc>
        <w:tc>
          <w:tcPr>
            <w:tcW w:w="0" w:type="auto"/>
            <w:vAlign w:val="bottom"/>
          </w:tcPr>
          <w:p w14:paraId="72992320" w14:textId="5B5937DA"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77E56800"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36D3BF10"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7455946A"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122B8AEA"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2B7CF5C5"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73ED5A55"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D045BC" w:rsidRPr="00220C73" w14:paraId="649DC1E4" w14:textId="77777777" w:rsidTr="0042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01617C" w14:textId="7F70A2D6" w:rsidR="00D045BC" w:rsidRPr="00220C73" w:rsidRDefault="00D045BC" w:rsidP="00D045BC">
            <w:pPr>
              <w:rPr>
                <w:rFonts w:ascii="Helvetica" w:hAnsi="Helvetica" w:cs="Helvetica"/>
                <w:sz w:val="24"/>
                <w:szCs w:val="24"/>
              </w:rPr>
            </w:pPr>
            <w:r w:rsidRPr="00220C73">
              <w:rPr>
                <w:rFonts w:ascii="Helvetica" w:hAnsi="Helvetica" w:cs="Helvetica"/>
                <w:sz w:val="24"/>
                <w:szCs w:val="24"/>
              </w:rPr>
              <w:t>CAMSIS</w:t>
            </w:r>
          </w:p>
        </w:tc>
        <w:tc>
          <w:tcPr>
            <w:tcW w:w="0" w:type="auto"/>
            <w:vAlign w:val="bottom"/>
          </w:tcPr>
          <w:p w14:paraId="6B05B0D4"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545DAC9A"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28B365E4"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05589C6C" w14:textId="5056406C"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0.41</w:t>
            </w:r>
          </w:p>
        </w:tc>
        <w:tc>
          <w:tcPr>
            <w:tcW w:w="0" w:type="auto"/>
            <w:vAlign w:val="bottom"/>
          </w:tcPr>
          <w:p w14:paraId="33757E60" w14:textId="7FBA23FD"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(0.03)</w:t>
            </w:r>
          </w:p>
        </w:tc>
        <w:tc>
          <w:tcPr>
            <w:tcW w:w="0" w:type="auto"/>
          </w:tcPr>
          <w:p w14:paraId="3D7E09FC" w14:textId="518EE148"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2751CB9C"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07FCE8F5"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0C81A4D9"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D045BC" w:rsidRPr="00220C73" w14:paraId="3EFAABDE" w14:textId="77777777" w:rsidTr="00426467">
        <w:tc>
          <w:tcPr>
            <w:cnfStyle w:val="001000000000" w:firstRow="0" w:lastRow="0" w:firstColumn="1" w:lastColumn="0" w:oddVBand="0" w:evenVBand="0" w:oddHBand="0" w:evenHBand="0" w:firstRowFirstColumn="0" w:firstRowLastColumn="0" w:lastRowFirstColumn="0" w:lastRowLastColumn="0"/>
            <w:tcW w:w="0" w:type="auto"/>
          </w:tcPr>
          <w:p w14:paraId="31E10282" w14:textId="67BB9B98" w:rsidR="00D045BC" w:rsidRPr="00220C73" w:rsidRDefault="00D045BC" w:rsidP="00D045BC">
            <w:pPr>
              <w:rPr>
                <w:rFonts w:ascii="Helvetica" w:hAnsi="Helvetica" w:cs="Helvetica"/>
                <w:sz w:val="24"/>
                <w:szCs w:val="24"/>
              </w:rPr>
            </w:pPr>
            <w:r w:rsidRPr="00220C73">
              <w:rPr>
                <w:rFonts w:ascii="Helvetica" w:hAnsi="Helvetica" w:cs="Helvetica"/>
                <w:sz w:val="24"/>
                <w:szCs w:val="24"/>
              </w:rPr>
              <w:t>RGSC</w:t>
            </w:r>
          </w:p>
        </w:tc>
        <w:tc>
          <w:tcPr>
            <w:tcW w:w="0" w:type="auto"/>
            <w:vAlign w:val="bottom"/>
          </w:tcPr>
          <w:p w14:paraId="2029FD03"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05DC1005"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665F3E92"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6EF04E10"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13EFB2A7"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6DA56770"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7D7E2B6B"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6C54B243"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0847A111"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D045BC" w:rsidRPr="00220C73" w14:paraId="2D466D5B" w14:textId="77777777" w:rsidTr="0042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069F04" w14:textId="70FBF7CE" w:rsidR="00D045BC" w:rsidRPr="00220C73" w:rsidRDefault="00D045BC" w:rsidP="00D045BC">
            <w:pPr>
              <w:rPr>
                <w:rFonts w:ascii="Helvetica" w:hAnsi="Helvetica" w:cs="Helvetica"/>
                <w:i/>
                <w:iCs/>
                <w:sz w:val="24"/>
                <w:szCs w:val="24"/>
              </w:rPr>
            </w:pPr>
            <w:r w:rsidRPr="00220C73">
              <w:rPr>
                <w:rFonts w:ascii="Helvetica" w:hAnsi="Helvetica" w:cs="Helvetica"/>
                <w:i/>
                <w:iCs/>
                <w:sz w:val="24"/>
                <w:szCs w:val="24"/>
              </w:rPr>
              <w:t xml:space="preserve">  Professional</w:t>
            </w:r>
          </w:p>
        </w:tc>
        <w:tc>
          <w:tcPr>
            <w:tcW w:w="0" w:type="auto"/>
            <w:vAlign w:val="bottom"/>
          </w:tcPr>
          <w:p w14:paraId="3A0F244F" w14:textId="4B89C25C"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0" w:type="auto"/>
            <w:vAlign w:val="bottom"/>
          </w:tcPr>
          <w:p w14:paraId="71F0CBF4" w14:textId="4A22129E"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3DCD4700"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0729B27B" w14:textId="5A0078B6"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65B0C63D" w14:textId="4D04415B"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49B1FCC8"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4C3B70B4" w14:textId="7AD48A3E"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1F5F8062" w14:textId="07E46A93"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2DCD0505"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D045BC" w:rsidRPr="00220C73" w14:paraId="17D20AC5" w14:textId="77777777" w:rsidTr="009A5415">
        <w:tc>
          <w:tcPr>
            <w:cnfStyle w:val="001000000000" w:firstRow="0" w:lastRow="0" w:firstColumn="1" w:lastColumn="0" w:oddVBand="0" w:evenVBand="0" w:oddHBand="0" w:evenHBand="0" w:firstRowFirstColumn="0" w:firstRowLastColumn="0" w:lastRowFirstColumn="0" w:lastRowLastColumn="0"/>
            <w:tcW w:w="0" w:type="auto"/>
          </w:tcPr>
          <w:p w14:paraId="53446043" w14:textId="1A458B63" w:rsidR="00D045BC" w:rsidRPr="00220C73" w:rsidRDefault="00D045BC" w:rsidP="00D045BC">
            <w:pPr>
              <w:rPr>
                <w:rFonts w:ascii="Helvetica" w:hAnsi="Helvetica" w:cs="Helvetica"/>
                <w:i/>
                <w:iCs/>
                <w:sz w:val="24"/>
                <w:szCs w:val="24"/>
              </w:rPr>
            </w:pPr>
            <w:r w:rsidRPr="00220C73">
              <w:rPr>
                <w:rFonts w:ascii="Helvetica" w:hAnsi="Helvetica" w:cs="Helvetica"/>
                <w:i/>
                <w:iCs/>
                <w:sz w:val="24"/>
                <w:szCs w:val="24"/>
              </w:rPr>
              <w:t xml:space="preserve">  Managerial and Technical</w:t>
            </w:r>
          </w:p>
        </w:tc>
        <w:tc>
          <w:tcPr>
            <w:tcW w:w="0" w:type="auto"/>
            <w:vAlign w:val="bottom"/>
          </w:tcPr>
          <w:p w14:paraId="012DBE0A"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52E034FD"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7E5D9FF4"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68CE5B55"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4F92CA48"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4D671667"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06D35CFD" w14:textId="78357C1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-0.96</w:t>
            </w:r>
          </w:p>
        </w:tc>
        <w:tc>
          <w:tcPr>
            <w:tcW w:w="0" w:type="auto"/>
            <w:vAlign w:val="bottom"/>
          </w:tcPr>
          <w:p w14:paraId="75A31B24" w14:textId="7A3C01B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(0.23)</w:t>
            </w:r>
          </w:p>
        </w:tc>
        <w:tc>
          <w:tcPr>
            <w:tcW w:w="0" w:type="auto"/>
          </w:tcPr>
          <w:p w14:paraId="0D552DFD" w14:textId="19B6A48E"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D045BC" w:rsidRPr="00220C73" w14:paraId="1C1DF087" w14:textId="77777777" w:rsidTr="00771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ABD36B" w14:textId="400EF65C" w:rsidR="00D045BC" w:rsidRPr="00220C73" w:rsidRDefault="00D045BC" w:rsidP="00D045BC">
            <w:pPr>
              <w:rPr>
                <w:rFonts w:ascii="Helvetica" w:hAnsi="Helvetica" w:cs="Helvetica"/>
                <w:i/>
                <w:iCs/>
                <w:sz w:val="24"/>
                <w:szCs w:val="24"/>
              </w:rPr>
            </w:pPr>
            <w:r w:rsidRPr="00220C73">
              <w:rPr>
                <w:rFonts w:ascii="Helvetica" w:hAnsi="Helvetica" w:cs="Helvetica"/>
                <w:i/>
                <w:iCs/>
                <w:sz w:val="24"/>
                <w:szCs w:val="24"/>
              </w:rPr>
              <w:t xml:space="preserve">  Skilled Non-Manual</w:t>
            </w:r>
          </w:p>
        </w:tc>
        <w:tc>
          <w:tcPr>
            <w:tcW w:w="0" w:type="auto"/>
            <w:vAlign w:val="bottom"/>
          </w:tcPr>
          <w:p w14:paraId="7DDA9FE3"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4734CD83"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4FBCF2C8"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1EBAB47B"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7BAA93A5"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59EF0D49"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42DD9C89" w14:textId="06F19D06"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-0.95</w:t>
            </w:r>
          </w:p>
        </w:tc>
        <w:tc>
          <w:tcPr>
            <w:tcW w:w="0" w:type="auto"/>
            <w:vAlign w:val="bottom"/>
          </w:tcPr>
          <w:p w14:paraId="4ACB06A4" w14:textId="6E53D6B5"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(0.24)</w:t>
            </w:r>
          </w:p>
        </w:tc>
        <w:tc>
          <w:tcPr>
            <w:tcW w:w="0" w:type="auto"/>
            <w:vAlign w:val="bottom"/>
          </w:tcPr>
          <w:p w14:paraId="69CA975E" w14:textId="642E985F"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D045BC" w:rsidRPr="00220C73" w14:paraId="18B184DF" w14:textId="77777777" w:rsidTr="00954F48">
        <w:tc>
          <w:tcPr>
            <w:cnfStyle w:val="001000000000" w:firstRow="0" w:lastRow="0" w:firstColumn="1" w:lastColumn="0" w:oddVBand="0" w:evenVBand="0" w:oddHBand="0" w:evenHBand="0" w:firstRowFirstColumn="0" w:firstRowLastColumn="0" w:lastRowFirstColumn="0" w:lastRowLastColumn="0"/>
            <w:tcW w:w="0" w:type="auto"/>
          </w:tcPr>
          <w:p w14:paraId="43A13CCA" w14:textId="4CBDFF3F" w:rsidR="00D045BC" w:rsidRPr="00220C73" w:rsidRDefault="00D045BC" w:rsidP="00D045BC">
            <w:pPr>
              <w:rPr>
                <w:rFonts w:ascii="Helvetica" w:hAnsi="Helvetica" w:cs="Helvetica"/>
                <w:i/>
                <w:iCs/>
                <w:sz w:val="24"/>
                <w:szCs w:val="24"/>
              </w:rPr>
            </w:pPr>
            <w:r w:rsidRPr="00220C73">
              <w:rPr>
                <w:rFonts w:ascii="Helvetica" w:hAnsi="Helvetica" w:cs="Helvetica"/>
                <w:i/>
                <w:iCs/>
                <w:sz w:val="24"/>
                <w:szCs w:val="24"/>
              </w:rPr>
              <w:t xml:space="preserve">  Skilled Manual</w:t>
            </w:r>
          </w:p>
        </w:tc>
        <w:tc>
          <w:tcPr>
            <w:tcW w:w="0" w:type="auto"/>
            <w:vAlign w:val="bottom"/>
          </w:tcPr>
          <w:p w14:paraId="1BA5F1BE"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4837D021"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20384E1E"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2B199D5B"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10B67857"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433351A2"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22CF9E40" w14:textId="21E3A693"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-1.67</w:t>
            </w:r>
          </w:p>
        </w:tc>
        <w:tc>
          <w:tcPr>
            <w:tcW w:w="0" w:type="auto"/>
            <w:vAlign w:val="bottom"/>
          </w:tcPr>
          <w:p w14:paraId="11F6D465" w14:textId="3A8EE5B8"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(0.22)</w:t>
            </w:r>
          </w:p>
        </w:tc>
        <w:tc>
          <w:tcPr>
            <w:tcW w:w="0" w:type="auto"/>
          </w:tcPr>
          <w:p w14:paraId="453EE3AF" w14:textId="627996BE"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D045BC" w:rsidRPr="00220C73" w14:paraId="20AA6D11" w14:textId="77777777" w:rsidTr="00CF0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383520" w14:textId="1E83A274" w:rsidR="00D045BC" w:rsidRPr="00220C73" w:rsidRDefault="00D045BC" w:rsidP="00D045BC">
            <w:pPr>
              <w:rPr>
                <w:rFonts w:ascii="Helvetica" w:hAnsi="Helvetica" w:cs="Helvetica"/>
                <w:i/>
                <w:iCs/>
                <w:sz w:val="24"/>
                <w:szCs w:val="24"/>
              </w:rPr>
            </w:pPr>
            <w:r w:rsidRPr="00220C73">
              <w:rPr>
                <w:rFonts w:ascii="Helvetica" w:hAnsi="Helvetica" w:cs="Helvetica"/>
                <w:i/>
                <w:iCs/>
                <w:sz w:val="24"/>
                <w:szCs w:val="24"/>
              </w:rPr>
              <w:t xml:space="preserve">  Partly Skilled</w:t>
            </w:r>
          </w:p>
        </w:tc>
        <w:tc>
          <w:tcPr>
            <w:tcW w:w="0" w:type="auto"/>
            <w:vAlign w:val="bottom"/>
          </w:tcPr>
          <w:p w14:paraId="175AF959"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181C9451"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1B7297C2"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1634A706"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7CF857D5"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5E4E9198"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073460F2" w14:textId="6C3BB95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-1.76</w:t>
            </w:r>
          </w:p>
        </w:tc>
        <w:tc>
          <w:tcPr>
            <w:tcW w:w="0" w:type="auto"/>
            <w:vAlign w:val="bottom"/>
          </w:tcPr>
          <w:p w14:paraId="7F77C687" w14:textId="01D1040D"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(0.24)</w:t>
            </w:r>
          </w:p>
        </w:tc>
        <w:tc>
          <w:tcPr>
            <w:tcW w:w="0" w:type="auto"/>
            <w:vAlign w:val="bottom"/>
          </w:tcPr>
          <w:p w14:paraId="31082619" w14:textId="08454B4B"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D045BC" w:rsidRPr="00220C73" w14:paraId="2620C4B2" w14:textId="77777777" w:rsidTr="00904C25">
        <w:tc>
          <w:tcPr>
            <w:cnfStyle w:val="001000000000" w:firstRow="0" w:lastRow="0" w:firstColumn="1" w:lastColumn="0" w:oddVBand="0" w:evenVBand="0" w:oddHBand="0" w:evenHBand="0" w:firstRowFirstColumn="0" w:firstRowLastColumn="0" w:lastRowFirstColumn="0" w:lastRowLastColumn="0"/>
            <w:tcW w:w="0" w:type="auto"/>
          </w:tcPr>
          <w:p w14:paraId="4526F2CD" w14:textId="3F01D425" w:rsidR="00D045BC" w:rsidRPr="00220C73" w:rsidRDefault="00D045BC" w:rsidP="00D045BC">
            <w:pPr>
              <w:rPr>
                <w:rFonts w:ascii="Helvetica" w:hAnsi="Helvetica" w:cs="Helvetica"/>
                <w:i/>
                <w:iCs/>
                <w:sz w:val="24"/>
                <w:szCs w:val="24"/>
              </w:rPr>
            </w:pPr>
            <w:r w:rsidRPr="00220C73">
              <w:rPr>
                <w:rFonts w:ascii="Helvetica" w:hAnsi="Helvetica" w:cs="Helvetica"/>
                <w:i/>
                <w:iCs/>
                <w:sz w:val="24"/>
                <w:szCs w:val="24"/>
              </w:rPr>
              <w:t xml:space="preserve">  Unskilled</w:t>
            </w:r>
          </w:p>
        </w:tc>
        <w:tc>
          <w:tcPr>
            <w:tcW w:w="0" w:type="auto"/>
            <w:vAlign w:val="bottom"/>
          </w:tcPr>
          <w:p w14:paraId="023D8336"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0CDF4ED7"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6DE045A1"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4FDC12CF"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48CA7E51"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1B5CD194"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52E0E0AC" w14:textId="4AAA10C8"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-2.11</w:t>
            </w:r>
          </w:p>
        </w:tc>
        <w:tc>
          <w:tcPr>
            <w:tcW w:w="0" w:type="auto"/>
            <w:vAlign w:val="bottom"/>
          </w:tcPr>
          <w:p w14:paraId="18181262" w14:textId="760A1C6F"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(0.26)</w:t>
            </w:r>
          </w:p>
        </w:tc>
        <w:tc>
          <w:tcPr>
            <w:tcW w:w="0" w:type="auto"/>
          </w:tcPr>
          <w:p w14:paraId="6E8602A7" w14:textId="2EF748B6"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D045BC" w:rsidRPr="00220C73" w14:paraId="057C5DBE" w14:textId="77777777" w:rsidTr="00AD2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B28576" w14:textId="5C6CC5E5" w:rsidR="00D045BC" w:rsidRPr="00220C73" w:rsidRDefault="00D045BC" w:rsidP="00D045BC">
            <w:pPr>
              <w:rPr>
                <w:rFonts w:ascii="Helvetica" w:hAnsi="Helvetica" w:cs="Helvetica"/>
                <w:i/>
                <w:iCs/>
                <w:sz w:val="24"/>
                <w:szCs w:val="24"/>
              </w:rPr>
            </w:pPr>
            <w:r w:rsidRPr="00220C73">
              <w:rPr>
                <w:rFonts w:ascii="Helvetica" w:hAnsi="Helvetica" w:cs="Helvetica"/>
                <w:sz w:val="24"/>
                <w:szCs w:val="24"/>
              </w:rPr>
              <w:t>Intercept</w:t>
            </w:r>
          </w:p>
        </w:tc>
        <w:tc>
          <w:tcPr>
            <w:tcW w:w="0" w:type="auto"/>
            <w:vAlign w:val="bottom"/>
          </w:tcPr>
          <w:p w14:paraId="57B6DD27" w14:textId="5A01FBAF"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-0.62</w:t>
            </w:r>
          </w:p>
        </w:tc>
        <w:tc>
          <w:tcPr>
            <w:tcW w:w="0" w:type="auto"/>
            <w:vAlign w:val="bottom"/>
          </w:tcPr>
          <w:p w14:paraId="1D4F007B" w14:textId="2C4B4AB0"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(0.11)</w:t>
            </w:r>
          </w:p>
        </w:tc>
        <w:tc>
          <w:tcPr>
            <w:tcW w:w="0" w:type="auto"/>
          </w:tcPr>
          <w:p w14:paraId="7AD223F4" w14:textId="5E20CD25"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6ABA4D76" w14:textId="1D8E7632"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-3.47</w:t>
            </w:r>
          </w:p>
        </w:tc>
        <w:tc>
          <w:tcPr>
            <w:tcW w:w="0" w:type="auto"/>
            <w:vAlign w:val="bottom"/>
          </w:tcPr>
          <w:p w14:paraId="083A9198" w14:textId="42AE26E9"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(0.16)</w:t>
            </w:r>
          </w:p>
        </w:tc>
        <w:tc>
          <w:tcPr>
            <w:tcW w:w="0" w:type="auto"/>
            <w:vAlign w:val="bottom"/>
          </w:tcPr>
          <w:p w14:paraId="49F03302" w14:textId="1AC3766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1EE1B5CF" w14:textId="09F6C5DD"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-0.20</w:t>
            </w:r>
          </w:p>
        </w:tc>
        <w:tc>
          <w:tcPr>
            <w:tcW w:w="0" w:type="auto"/>
            <w:vAlign w:val="bottom"/>
          </w:tcPr>
          <w:p w14:paraId="5408971F" w14:textId="48F3CBC0"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(0.22)</w:t>
            </w:r>
          </w:p>
        </w:tc>
        <w:tc>
          <w:tcPr>
            <w:tcW w:w="0" w:type="auto"/>
            <w:vAlign w:val="bottom"/>
          </w:tcPr>
          <w:p w14:paraId="689A60B1" w14:textId="5B883A80"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D045BC" w:rsidRPr="00220C73" w14:paraId="7A1A9CBE" w14:textId="77777777" w:rsidTr="00AD2AE7">
        <w:tc>
          <w:tcPr>
            <w:cnfStyle w:val="001000000000" w:firstRow="0" w:lastRow="0" w:firstColumn="1" w:lastColumn="0" w:oddVBand="0" w:evenVBand="0" w:oddHBand="0" w:evenHBand="0" w:firstRowFirstColumn="0" w:firstRowLastColumn="0" w:lastRowFirstColumn="0" w:lastRowLastColumn="0"/>
            <w:tcW w:w="0" w:type="auto"/>
          </w:tcPr>
          <w:p w14:paraId="0F24E3AB" w14:textId="2B6AE434" w:rsidR="00D045BC" w:rsidRPr="00220C73" w:rsidRDefault="00D045BC" w:rsidP="00D045BC">
            <w:pPr>
              <w:rPr>
                <w:rFonts w:ascii="Helvetica" w:hAnsi="Helvetica" w:cs="Helvetica"/>
                <w:sz w:val="24"/>
                <w:szCs w:val="24"/>
              </w:rPr>
            </w:pPr>
          </w:p>
        </w:tc>
        <w:tc>
          <w:tcPr>
            <w:tcW w:w="0" w:type="auto"/>
          </w:tcPr>
          <w:p w14:paraId="153EDFF4"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28225C66"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493F76D7"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22BF0261"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14CB08C6"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4C1C5CFC"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77280D34"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568F860A"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5B161B1A"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C3642C" w:rsidRPr="00220C73" w14:paraId="20A499B0" w14:textId="77777777" w:rsidTr="00766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FC1F3B" w14:textId="1A4AE8C5" w:rsidR="00D045BC" w:rsidRPr="00220C73" w:rsidRDefault="00D045BC" w:rsidP="00D045BC">
            <w:pPr>
              <w:rPr>
                <w:rFonts w:ascii="Helvetica" w:hAnsi="Helvetica" w:cs="Helvetica"/>
                <w:i/>
                <w:iCs/>
                <w:sz w:val="24"/>
                <w:szCs w:val="24"/>
              </w:rPr>
            </w:pPr>
            <w:r w:rsidRPr="00220C73">
              <w:rPr>
                <w:rFonts w:ascii="Helvetica" w:hAnsi="Helvetica" w:cs="Helvetica"/>
                <w:sz w:val="24"/>
                <w:szCs w:val="24"/>
              </w:rPr>
              <w:t>Training &amp; Apprenticeships</w:t>
            </w:r>
          </w:p>
        </w:tc>
        <w:tc>
          <w:tcPr>
            <w:tcW w:w="0" w:type="auto"/>
          </w:tcPr>
          <w:p w14:paraId="0846FE2B" w14:textId="46D09306"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26916208" w14:textId="4AA535A1"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326A9F67"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3F720BBC" w14:textId="79FF00B1"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1538F28E" w14:textId="3C6E9961"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44BE0176"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484AD778" w14:textId="2FE3422E"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7A38FAFF" w14:textId="477007AD"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7701F1C2"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D045BC" w:rsidRPr="00220C73" w14:paraId="2216E120" w14:textId="77777777" w:rsidTr="00AD2AE7">
        <w:tc>
          <w:tcPr>
            <w:cnfStyle w:val="001000000000" w:firstRow="0" w:lastRow="0" w:firstColumn="1" w:lastColumn="0" w:oddVBand="0" w:evenVBand="0" w:oddHBand="0" w:evenHBand="0" w:firstRowFirstColumn="0" w:firstRowLastColumn="0" w:lastRowFirstColumn="0" w:lastRowLastColumn="0"/>
            <w:tcW w:w="0" w:type="auto"/>
          </w:tcPr>
          <w:p w14:paraId="65A8B24D" w14:textId="14AC897B" w:rsidR="00D045BC" w:rsidRPr="00220C73" w:rsidRDefault="00D045BC" w:rsidP="00D045BC">
            <w:pPr>
              <w:rPr>
                <w:rFonts w:ascii="Helvetica" w:hAnsi="Helvetica" w:cs="Helvetica"/>
                <w:sz w:val="24"/>
                <w:szCs w:val="24"/>
              </w:rPr>
            </w:pPr>
            <w:r w:rsidRPr="00220C73">
              <w:rPr>
                <w:rFonts w:ascii="Helvetica" w:hAnsi="Helvetica" w:cs="Helvetica"/>
                <w:sz w:val="24"/>
                <w:szCs w:val="24"/>
              </w:rPr>
              <w:t>Educational Attainment</w:t>
            </w:r>
          </w:p>
        </w:tc>
        <w:tc>
          <w:tcPr>
            <w:tcW w:w="0" w:type="auto"/>
          </w:tcPr>
          <w:p w14:paraId="13CD2B1D" w14:textId="0A6508CF"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40FBA3AB" w14:textId="5C06C29E"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10C2B070" w14:textId="362246E6"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17F77FF2"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0CF436CB"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0FE6AEFD"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1FD3DDF4"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1DF69C67"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18DAEF31"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C3642C" w:rsidRPr="00220C73" w14:paraId="51A55AAB" w14:textId="77777777" w:rsidTr="008C4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2C7568C" w14:textId="6CFA83B0" w:rsidR="00D045BC" w:rsidRPr="00220C73" w:rsidRDefault="00D045BC" w:rsidP="00D045BC">
            <w:pPr>
              <w:rPr>
                <w:rFonts w:ascii="Helvetica" w:hAnsi="Helvetica" w:cs="Helvetica"/>
                <w:i/>
                <w:iCs/>
                <w:sz w:val="24"/>
                <w:szCs w:val="24"/>
              </w:rPr>
            </w:pPr>
            <w:r w:rsidRPr="00220C73">
              <w:rPr>
                <w:rFonts w:ascii="Helvetica" w:hAnsi="Helvetica" w:cs="Helvetica"/>
                <w:i/>
                <w:iCs/>
                <w:sz w:val="24"/>
                <w:szCs w:val="24"/>
              </w:rPr>
              <w:lastRenderedPageBreak/>
              <w:t xml:space="preserve">  Less than five O-levels</w:t>
            </w:r>
          </w:p>
        </w:tc>
        <w:tc>
          <w:tcPr>
            <w:tcW w:w="0" w:type="auto"/>
          </w:tcPr>
          <w:p w14:paraId="14503578" w14:textId="512EF285"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0" w:type="auto"/>
          </w:tcPr>
          <w:p w14:paraId="641FF2B1" w14:textId="46D2C9FB"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38AE4FAF"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1233CF2F" w14:textId="1F9B7F9F"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689FF30C" w14:textId="2B7BBDA5"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5B3BFD4F"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27719365" w14:textId="45273656"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4B305F69" w14:textId="0C5C6174"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19C91132"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D045BC" w:rsidRPr="00220C73" w14:paraId="4288C6A8" w14:textId="77777777" w:rsidTr="00482463">
        <w:tc>
          <w:tcPr>
            <w:cnfStyle w:val="001000000000" w:firstRow="0" w:lastRow="0" w:firstColumn="1" w:lastColumn="0" w:oddVBand="0" w:evenVBand="0" w:oddHBand="0" w:evenHBand="0" w:firstRowFirstColumn="0" w:firstRowLastColumn="0" w:lastRowFirstColumn="0" w:lastRowLastColumn="0"/>
            <w:tcW w:w="0" w:type="auto"/>
          </w:tcPr>
          <w:p w14:paraId="4F94321B" w14:textId="612F9FD6" w:rsidR="00D045BC" w:rsidRPr="00220C73" w:rsidRDefault="00D045BC" w:rsidP="00D045BC">
            <w:pPr>
              <w:rPr>
                <w:rFonts w:ascii="Helvetica" w:hAnsi="Helvetica" w:cs="Helvetica"/>
                <w:sz w:val="24"/>
                <w:szCs w:val="24"/>
              </w:rPr>
            </w:pPr>
            <w:r w:rsidRPr="00220C73">
              <w:rPr>
                <w:rFonts w:ascii="Helvetica" w:hAnsi="Helvetica" w:cs="Helvetica"/>
                <w:i/>
                <w:iCs/>
                <w:sz w:val="24"/>
                <w:szCs w:val="24"/>
              </w:rPr>
              <w:t xml:space="preserve">  Five or More O-levels</w:t>
            </w:r>
          </w:p>
        </w:tc>
        <w:tc>
          <w:tcPr>
            <w:tcW w:w="0" w:type="auto"/>
            <w:vAlign w:val="bottom"/>
          </w:tcPr>
          <w:p w14:paraId="03530370" w14:textId="7B13B5B2"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0.34</w:t>
            </w:r>
          </w:p>
        </w:tc>
        <w:tc>
          <w:tcPr>
            <w:tcW w:w="0" w:type="auto"/>
            <w:vAlign w:val="bottom"/>
          </w:tcPr>
          <w:p w14:paraId="22B79A0F" w14:textId="3E2E6F84"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(0.10)</w:t>
            </w:r>
          </w:p>
        </w:tc>
        <w:tc>
          <w:tcPr>
            <w:tcW w:w="0" w:type="auto"/>
          </w:tcPr>
          <w:p w14:paraId="789DF808" w14:textId="1678EC8E"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5F413FCB" w14:textId="06CCA4AE"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0.35</w:t>
            </w:r>
          </w:p>
        </w:tc>
        <w:tc>
          <w:tcPr>
            <w:tcW w:w="0" w:type="auto"/>
            <w:vAlign w:val="bottom"/>
          </w:tcPr>
          <w:p w14:paraId="6539365F" w14:textId="5415094D"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(0.10)</w:t>
            </w:r>
          </w:p>
        </w:tc>
        <w:tc>
          <w:tcPr>
            <w:tcW w:w="0" w:type="auto"/>
            <w:vAlign w:val="bottom"/>
          </w:tcPr>
          <w:p w14:paraId="5EE7BC5E" w14:textId="113B1680"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7B324487" w14:textId="22EF8635"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0.35</w:t>
            </w:r>
          </w:p>
        </w:tc>
        <w:tc>
          <w:tcPr>
            <w:tcW w:w="0" w:type="auto"/>
            <w:vAlign w:val="bottom"/>
          </w:tcPr>
          <w:p w14:paraId="527BDBD7" w14:textId="6DC01551"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(0.10)</w:t>
            </w:r>
          </w:p>
        </w:tc>
        <w:tc>
          <w:tcPr>
            <w:tcW w:w="0" w:type="auto"/>
            <w:vAlign w:val="bottom"/>
          </w:tcPr>
          <w:p w14:paraId="74AD970D" w14:textId="1890CF99"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C3642C" w:rsidRPr="00220C73" w14:paraId="2993ACA4" w14:textId="77777777" w:rsidTr="00766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39FB78" w14:textId="7FBA1F49" w:rsidR="00D045BC" w:rsidRPr="00220C73" w:rsidRDefault="00D045BC" w:rsidP="00D045BC">
            <w:pPr>
              <w:rPr>
                <w:rFonts w:ascii="Helvetica" w:hAnsi="Helvetica" w:cs="Helvetica"/>
                <w:i/>
                <w:iCs/>
                <w:sz w:val="24"/>
                <w:szCs w:val="24"/>
              </w:rPr>
            </w:pPr>
            <w:r w:rsidRPr="00220C73">
              <w:rPr>
                <w:rFonts w:ascii="Helvetica" w:hAnsi="Helvetica" w:cs="Helvetica"/>
                <w:sz w:val="24"/>
                <w:szCs w:val="24"/>
              </w:rPr>
              <w:t>Sex</w:t>
            </w:r>
          </w:p>
        </w:tc>
        <w:tc>
          <w:tcPr>
            <w:tcW w:w="0" w:type="auto"/>
          </w:tcPr>
          <w:p w14:paraId="0F70D54E" w14:textId="224F2543"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76B3D957" w14:textId="51554AFD"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6CA5CDCC"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2FD4FA3B"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18906B4C"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77710F7C"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476BEFD3"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12DC3B29"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25D64EA4" w14:textId="77777777" w:rsidR="00D045BC" w:rsidRPr="00220C73" w:rsidRDefault="00D045BC" w:rsidP="00D045B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D045BC" w:rsidRPr="00220C73" w14:paraId="159881FD" w14:textId="77777777" w:rsidTr="00766F31">
        <w:tc>
          <w:tcPr>
            <w:cnfStyle w:val="001000000000" w:firstRow="0" w:lastRow="0" w:firstColumn="1" w:lastColumn="0" w:oddVBand="0" w:evenVBand="0" w:oddHBand="0" w:evenHBand="0" w:firstRowFirstColumn="0" w:firstRowLastColumn="0" w:lastRowFirstColumn="0" w:lastRowLastColumn="0"/>
            <w:tcW w:w="0" w:type="auto"/>
          </w:tcPr>
          <w:p w14:paraId="2152D8DC" w14:textId="0FA122DD" w:rsidR="00D045BC" w:rsidRPr="00220C73" w:rsidRDefault="00D045BC" w:rsidP="00D045BC">
            <w:pPr>
              <w:rPr>
                <w:rFonts w:ascii="Helvetica" w:hAnsi="Helvetica" w:cs="Helvetica"/>
                <w:i/>
                <w:iCs/>
                <w:sz w:val="24"/>
                <w:szCs w:val="24"/>
              </w:rPr>
            </w:pPr>
            <w:r w:rsidRPr="00220C73">
              <w:rPr>
                <w:rFonts w:ascii="Helvetica" w:hAnsi="Helvetica" w:cs="Helvetica"/>
                <w:sz w:val="24"/>
                <w:szCs w:val="24"/>
              </w:rPr>
              <w:t xml:space="preserve">  </w:t>
            </w:r>
            <w:r w:rsidRPr="00220C73">
              <w:rPr>
                <w:rFonts w:ascii="Helvetica" w:hAnsi="Helvetica" w:cs="Helvetica"/>
                <w:i/>
                <w:iCs/>
                <w:sz w:val="24"/>
                <w:szCs w:val="24"/>
              </w:rPr>
              <w:t>Female</w:t>
            </w:r>
          </w:p>
        </w:tc>
        <w:tc>
          <w:tcPr>
            <w:tcW w:w="0" w:type="auto"/>
          </w:tcPr>
          <w:p w14:paraId="02563C21" w14:textId="38B5E300"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0" w:type="auto"/>
          </w:tcPr>
          <w:p w14:paraId="414D670D" w14:textId="03E7149C"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517725E1"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62F51682" w14:textId="530E4C4F"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6F6D5709" w14:textId="66924FE8"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50B0DDFE"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2C413E81" w14:textId="161075FD"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5E079D8C" w14:textId="108B244F"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6533F706" w14:textId="77777777" w:rsidR="00D045BC" w:rsidRPr="00220C73" w:rsidRDefault="00D045BC" w:rsidP="00D045B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FA3358" w:rsidRPr="00220C73" w14:paraId="2BED74BB" w14:textId="77777777" w:rsidTr="004F40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BF9477" w14:textId="523AF1CB" w:rsidR="00FA3358" w:rsidRPr="00220C73" w:rsidRDefault="00FA3358" w:rsidP="00FA3358">
            <w:pPr>
              <w:rPr>
                <w:rFonts w:ascii="Helvetica" w:hAnsi="Helvetica" w:cs="Helvetica"/>
                <w:i/>
                <w:iCs/>
                <w:sz w:val="24"/>
                <w:szCs w:val="24"/>
              </w:rPr>
            </w:pPr>
            <w:r w:rsidRPr="00220C73">
              <w:rPr>
                <w:rFonts w:ascii="Helvetica" w:hAnsi="Helvetica" w:cs="Helvetica"/>
                <w:i/>
                <w:iCs/>
                <w:sz w:val="24"/>
                <w:szCs w:val="24"/>
              </w:rPr>
              <w:t xml:space="preserve">  Male</w:t>
            </w:r>
          </w:p>
        </w:tc>
        <w:tc>
          <w:tcPr>
            <w:tcW w:w="0" w:type="auto"/>
            <w:vAlign w:val="bottom"/>
          </w:tcPr>
          <w:p w14:paraId="4EAF4CA1" w14:textId="3A5AE551"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1.92</w:t>
            </w:r>
          </w:p>
        </w:tc>
        <w:tc>
          <w:tcPr>
            <w:tcW w:w="0" w:type="auto"/>
            <w:vAlign w:val="bottom"/>
          </w:tcPr>
          <w:p w14:paraId="361BAD8E" w14:textId="4C1C35D5"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(0.07)</w:t>
            </w:r>
          </w:p>
        </w:tc>
        <w:tc>
          <w:tcPr>
            <w:tcW w:w="0" w:type="auto"/>
          </w:tcPr>
          <w:p w14:paraId="5EDDFE18" w14:textId="714A0B4F"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0569D2F0" w14:textId="1DCABFDF"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1.91</w:t>
            </w:r>
          </w:p>
        </w:tc>
        <w:tc>
          <w:tcPr>
            <w:tcW w:w="0" w:type="auto"/>
            <w:vAlign w:val="bottom"/>
          </w:tcPr>
          <w:p w14:paraId="47CDEA19" w14:textId="4B41677A"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(0.07)</w:t>
            </w:r>
          </w:p>
        </w:tc>
        <w:tc>
          <w:tcPr>
            <w:tcW w:w="0" w:type="auto"/>
            <w:vAlign w:val="bottom"/>
          </w:tcPr>
          <w:p w14:paraId="419AA1AA" w14:textId="5615FC4C"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6438D5C4" w14:textId="320AB6CE"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1.92</w:t>
            </w:r>
          </w:p>
        </w:tc>
        <w:tc>
          <w:tcPr>
            <w:tcW w:w="0" w:type="auto"/>
            <w:vAlign w:val="bottom"/>
          </w:tcPr>
          <w:p w14:paraId="736DA654" w14:textId="3881DA05"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(0.07)</w:t>
            </w:r>
          </w:p>
        </w:tc>
        <w:tc>
          <w:tcPr>
            <w:tcW w:w="0" w:type="auto"/>
            <w:vAlign w:val="bottom"/>
          </w:tcPr>
          <w:p w14:paraId="5092D475" w14:textId="281E05A2"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FA3358" w:rsidRPr="00220C73" w14:paraId="005AA2FD" w14:textId="77777777" w:rsidTr="00766F31">
        <w:tc>
          <w:tcPr>
            <w:cnfStyle w:val="001000000000" w:firstRow="0" w:lastRow="0" w:firstColumn="1" w:lastColumn="0" w:oddVBand="0" w:evenVBand="0" w:oddHBand="0" w:evenHBand="0" w:firstRowFirstColumn="0" w:firstRowLastColumn="0" w:lastRowFirstColumn="0" w:lastRowLastColumn="0"/>
            <w:tcW w:w="0" w:type="auto"/>
          </w:tcPr>
          <w:p w14:paraId="4FA3F6CF" w14:textId="7606E78E" w:rsidR="00FA3358" w:rsidRPr="00220C73" w:rsidRDefault="00FA3358" w:rsidP="00FA3358">
            <w:pPr>
              <w:rPr>
                <w:rFonts w:ascii="Helvetica" w:hAnsi="Helvetica" w:cs="Helvetica"/>
                <w:i/>
                <w:iCs/>
                <w:sz w:val="24"/>
                <w:szCs w:val="24"/>
              </w:rPr>
            </w:pPr>
            <w:r w:rsidRPr="00220C73">
              <w:rPr>
                <w:rFonts w:ascii="Helvetica" w:hAnsi="Helvetica" w:cs="Helvetica"/>
                <w:sz w:val="24"/>
                <w:szCs w:val="24"/>
              </w:rPr>
              <w:t>Housing Tenure</w:t>
            </w:r>
          </w:p>
        </w:tc>
        <w:tc>
          <w:tcPr>
            <w:tcW w:w="0" w:type="auto"/>
          </w:tcPr>
          <w:p w14:paraId="60404AF9"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1D892241"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30F3CB64"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13CE8283"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7471A47E"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46C06BDC"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5EF6BAF3"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3A6EE8ED"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4BEA8E1C"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C3642C" w:rsidRPr="00220C73" w14:paraId="66012F6A" w14:textId="77777777" w:rsidTr="0029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02B7D15" w14:textId="2889F371" w:rsidR="00FA3358" w:rsidRPr="00220C73" w:rsidRDefault="00FA3358" w:rsidP="00FA3358">
            <w:pPr>
              <w:rPr>
                <w:rFonts w:ascii="Helvetica" w:hAnsi="Helvetica" w:cs="Helvetica"/>
                <w:i/>
                <w:iCs/>
                <w:sz w:val="24"/>
                <w:szCs w:val="24"/>
              </w:rPr>
            </w:pPr>
            <w:r w:rsidRPr="00220C73">
              <w:rPr>
                <w:rFonts w:ascii="Helvetica" w:hAnsi="Helvetica" w:cs="Helvetica"/>
                <w:i/>
                <w:iCs/>
                <w:sz w:val="24"/>
                <w:szCs w:val="24"/>
              </w:rPr>
              <w:t xml:space="preserve">  Own Home</w:t>
            </w:r>
          </w:p>
        </w:tc>
        <w:tc>
          <w:tcPr>
            <w:tcW w:w="0" w:type="auto"/>
          </w:tcPr>
          <w:p w14:paraId="0F6A58D0" w14:textId="5733AE68"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0" w:type="auto"/>
          </w:tcPr>
          <w:p w14:paraId="7DDDDEAD" w14:textId="1FEDE010"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43B49F1D"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0348F694" w14:textId="03B988E1"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2128337B" w14:textId="7FC4C2A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1E4BB381"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593220B9" w14:textId="3A6C733C"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731E3045" w14:textId="6D8D944B"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682EC9D0"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FA3358" w:rsidRPr="00220C73" w14:paraId="43DA1B8A" w14:textId="77777777" w:rsidTr="00766F31">
        <w:tc>
          <w:tcPr>
            <w:cnfStyle w:val="001000000000" w:firstRow="0" w:lastRow="0" w:firstColumn="1" w:lastColumn="0" w:oddVBand="0" w:evenVBand="0" w:oddHBand="0" w:evenHBand="0" w:firstRowFirstColumn="0" w:firstRowLastColumn="0" w:lastRowFirstColumn="0" w:lastRowLastColumn="0"/>
            <w:tcW w:w="0" w:type="auto"/>
          </w:tcPr>
          <w:p w14:paraId="5684E334" w14:textId="4ED92360" w:rsidR="00FA3358" w:rsidRPr="00220C73" w:rsidRDefault="00FA3358" w:rsidP="00FA3358">
            <w:pPr>
              <w:rPr>
                <w:rFonts w:ascii="Helvetica" w:hAnsi="Helvetica" w:cs="Helvetica"/>
                <w:sz w:val="24"/>
                <w:szCs w:val="24"/>
              </w:rPr>
            </w:pPr>
            <w:r w:rsidRPr="00220C73">
              <w:rPr>
                <w:rFonts w:ascii="Helvetica" w:hAnsi="Helvetica" w:cs="Helvetica"/>
                <w:i/>
                <w:iCs/>
                <w:sz w:val="24"/>
                <w:szCs w:val="24"/>
              </w:rPr>
              <w:t xml:space="preserve">  Don't Own Home</w:t>
            </w:r>
          </w:p>
        </w:tc>
        <w:tc>
          <w:tcPr>
            <w:tcW w:w="0" w:type="auto"/>
            <w:vAlign w:val="bottom"/>
          </w:tcPr>
          <w:p w14:paraId="430D18BC" w14:textId="54903669"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-0.31</w:t>
            </w:r>
          </w:p>
        </w:tc>
        <w:tc>
          <w:tcPr>
            <w:tcW w:w="0" w:type="auto"/>
            <w:vAlign w:val="bottom"/>
          </w:tcPr>
          <w:p w14:paraId="687AABC7" w14:textId="584FAD4A"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(0.07)</w:t>
            </w:r>
          </w:p>
        </w:tc>
        <w:tc>
          <w:tcPr>
            <w:tcW w:w="0" w:type="auto"/>
            <w:vAlign w:val="bottom"/>
          </w:tcPr>
          <w:p w14:paraId="451CD612" w14:textId="3DB9C4C2"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7E4D5623" w14:textId="5EC81DE8"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-0.31</w:t>
            </w:r>
          </w:p>
        </w:tc>
        <w:tc>
          <w:tcPr>
            <w:tcW w:w="0" w:type="auto"/>
            <w:vAlign w:val="bottom"/>
          </w:tcPr>
          <w:p w14:paraId="77EE889A" w14:textId="783F9CBA"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(0.07)</w:t>
            </w:r>
          </w:p>
        </w:tc>
        <w:tc>
          <w:tcPr>
            <w:tcW w:w="0" w:type="auto"/>
            <w:vAlign w:val="bottom"/>
          </w:tcPr>
          <w:p w14:paraId="14FB80F2" w14:textId="30FB2E2B"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0F8E8747" w14:textId="6594F65B"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-0.31</w:t>
            </w:r>
          </w:p>
        </w:tc>
        <w:tc>
          <w:tcPr>
            <w:tcW w:w="0" w:type="auto"/>
            <w:vAlign w:val="bottom"/>
          </w:tcPr>
          <w:p w14:paraId="69E86D95" w14:textId="4633E1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(0.07)</w:t>
            </w:r>
          </w:p>
        </w:tc>
        <w:tc>
          <w:tcPr>
            <w:tcW w:w="0" w:type="auto"/>
            <w:vAlign w:val="bottom"/>
          </w:tcPr>
          <w:p w14:paraId="14C0CF37" w14:textId="470FB24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FA3358" w:rsidRPr="00220C73" w14:paraId="77C9CDD1" w14:textId="77777777" w:rsidTr="00AD2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5F5D91" w14:textId="1ABE16BA" w:rsidR="00FA3358" w:rsidRPr="00220C73" w:rsidRDefault="00FA3358" w:rsidP="00FA3358">
            <w:pPr>
              <w:rPr>
                <w:rFonts w:ascii="Helvetica" w:hAnsi="Helvetica" w:cs="Helvetica"/>
                <w:sz w:val="24"/>
                <w:szCs w:val="24"/>
              </w:rPr>
            </w:pPr>
            <w:r w:rsidRPr="00220C73">
              <w:rPr>
                <w:rFonts w:ascii="Helvetica" w:hAnsi="Helvetica" w:cs="Helvetica"/>
                <w:sz w:val="24"/>
                <w:szCs w:val="24"/>
              </w:rPr>
              <w:t>NS-SEC</w:t>
            </w:r>
          </w:p>
        </w:tc>
        <w:tc>
          <w:tcPr>
            <w:tcW w:w="0" w:type="auto"/>
          </w:tcPr>
          <w:p w14:paraId="629554BF"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15E111C2"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7673084E"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36128775"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7FE3555D"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4F4EC406"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1BC3021C"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23349D2D"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347E993F"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FA3358" w:rsidRPr="00220C73" w14:paraId="47FD893D" w14:textId="77777777" w:rsidTr="00AD2AE7">
        <w:tc>
          <w:tcPr>
            <w:cnfStyle w:val="001000000000" w:firstRow="0" w:lastRow="0" w:firstColumn="1" w:lastColumn="0" w:oddVBand="0" w:evenVBand="0" w:oddHBand="0" w:evenHBand="0" w:firstRowFirstColumn="0" w:firstRowLastColumn="0" w:lastRowFirstColumn="0" w:lastRowLastColumn="0"/>
            <w:tcW w:w="0" w:type="auto"/>
          </w:tcPr>
          <w:p w14:paraId="13E9B327" w14:textId="4131C778" w:rsidR="00FA3358" w:rsidRPr="00220C73" w:rsidRDefault="00FA3358" w:rsidP="00FA3358">
            <w:pPr>
              <w:rPr>
                <w:rFonts w:ascii="Helvetica" w:hAnsi="Helvetica" w:cs="Helvetica"/>
                <w:sz w:val="24"/>
                <w:szCs w:val="24"/>
              </w:rPr>
            </w:pPr>
            <w:r w:rsidRPr="00220C73">
              <w:rPr>
                <w:rFonts w:ascii="Helvetica" w:hAnsi="Helvetica" w:cs="Helvetica"/>
                <w:i/>
                <w:iCs/>
                <w:sz w:val="24"/>
                <w:szCs w:val="24"/>
              </w:rPr>
              <w:t xml:space="preserve">  Higher Managerial</w:t>
            </w:r>
          </w:p>
        </w:tc>
        <w:tc>
          <w:tcPr>
            <w:tcW w:w="0" w:type="auto"/>
          </w:tcPr>
          <w:p w14:paraId="078AAC20" w14:textId="035DCEB1"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0" w:type="auto"/>
          </w:tcPr>
          <w:p w14:paraId="6DF9E9A4" w14:textId="6080AF4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27852440"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39CC85D7" w14:textId="43D117AD"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763753BB" w14:textId="47861C5E"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439429D7"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2615EF27" w14:textId="7EFB17CA"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32848109" w14:textId="01CC91D4"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20571641"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C3642C" w:rsidRPr="00220C73" w14:paraId="307525CA" w14:textId="77777777" w:rsidTr="00766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86C9E4" w14:textId="0E5AEC8A" w:rsidR="00FA3358" w:rsidRPr="00220C73" w:rsidRDefault="00FA3358" w:rsidP="00FA3358">
            <w:pPr>
              <w:rPr>
                <w:rFonts w:ascii="Helvetica" w:hAnsi="Helvetica" w:cs="Helvetica"/>
                <w:sz w:val="24"/>
                <w:szCs w:val="24"/>
              </w:rPr>
            </w:pPr>
            <w:r w:rsidRPr="00220C73">
              <w:rPr>
                <w:rFonts w:ascii="Helvetica" w:hAnsi="Helvetica" w:cs="Helvetica"/>
                <w:i/>
                <w:iCs/>
                <w:sz w:val="24"/>
                <w:szCs w:val="24"/>
              </w:rPr>
              <w:t xml:space="preserve">  Lower Managerial</w:t>
            </w:r>
          </w:p>
        </w:tc>
        <w:tc>
          <w:tcPr>
            <w:tcW w:w="0" w:type="auto"/>
            <w:vAlign w:val="bottom"/>
          </w:tcPr>
          <w:p w14:paraId="21FC1CC7" w14:textId="51311CA2"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-0.37</w:t>
            </w:r>
          </w:p>
        </w:tc>
        <w:tc>
          <w:tcPr>
            <w:tcW w:w="0" w:type="auto"/>
            <w:vAlign w:val="bottom"/>
          </w:tcPr>
          <w:p w14:paraId="5FE8B5D0" w14:textId="64245D06"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(0.15)</w:t>
            </w:r>
          </w:p>
        </w:tc>
        <w:tc>
          <w:tcPr>
            <w:tcW w:w="0" w:type="auto"/>
          </w:tcPr>
          <w:p w14:paraId="7D93DD40" w14:textId="621197C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2C9BE7A6"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74128778"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05E40155"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1713BB60"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6B080CC4"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2EDEB291"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FA3358" w:rsidRPr="00220C73" w14:paraId="48B9B366" w14:textId="77777777" w:rsidTr="00AD2AE7">
        <w:tc>
          <w:tcPr>
            <w:cnfStyle w:val="001000000000" w:firstRow="0" w:lastRow="0" w:firstColumn="1" w:lastColumn="0" w:oddVBand="0" w:evenVBand="0" w:oddHBand="0" w:evenHBand="0" w:firstRowFirstColumn="0" w:firstRowLastColumn="0" w:lastRowFirstColumn="0" w:lastRowLastColumn="0"/>
            <w:tcW w:w="0" w:type="auto"/>
          </w:tcPr>
          <w:p w14:paraId="19378A4E" w14:textId="77AC4F42" w:rsidR="00FA3358" w:rsidRPr="00220C73" w:rsidRDefault="00FA3358" w:rsidP="00FA3358">
            <w:pPr>
              <w:rPr>
                <w:rFonts w:ascii="Helvetica" w:hAnsi="Helvetica" w:cs="Helvetica"/>
                <w:i/>
                <w:iCs/>
                <w:sz w:val="24"/>
                <w:szCs w:val="24"/>
              </w:rPr>
            </w:pPr>
            <w:r w:rsidRPr="00220C73">
              <w:rPr>
                <w:rFonts w:ascii="Helvetica" w:hAnsi="Helvetica" w:cs="Helvetica"/>
                <w:i/>
                <w:iCs/>
                <w:sz w:val="24"/>
                <w:szCs w:val="24"/>
              </w:rPr>
              <w:t xml:space="preserve">  Intermediate Occupations</w:t>
            </w:r>
          </w:p>
        </w:tc>
        <w:tc>
          <w:tcPr>
            <w:tcW w:w="0" w:type="auto"/>
            <w:vAlign w:val="bottom"/>
          </w:tcPr>
          <w:p w14:paraId="02C1969A" w14:textId="73ABEA8B"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-0.30</w:t>
            </w:r>
          </w:p>
        </w:tc>
        <w:tc>
          <w:tcPr>
            <w:tcW w:w="0" w:type="auto"/>
            <w:vAlign w:val="bottom"/>
          </w:tcPr>
          <w:p w14:paraId="57BB3144" w14:textId="4FB4C20D"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(0.26)</w:t>
            </w:r>
          </w:p>
        </w:tc>
        <w:tc>
          <w:tcPr>
            <w:tcW w:w="0" w:type="auto"/>
          </w:tcPr>
          <w:p w14:paraId="435DD4B3"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01B59D17" w14:textId="2A35A751"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2F582877" w14:textId="607CAE40"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64151E0B"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192E8169" w14:textId="1C07560B"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282764D3" w14:textId="7643A469"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0A53B7AA"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C3642C" w:rsidRPr="00220C73" w14:paraId="2142BC80" w14:textId="77777777" w:rsidTr="00766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242434" w14:textId="6A88D61C" w:rsidR="00FA3358" w:rsidRPr="00220C73" w:rsidRDefault="00FA3358" w:rsidP="00FA3358">
            <w:pPr>
              <w:rPr>
                <w:rFonts w:ascii="Helvetica" w:hAnsi="Helvetica" w:cs="Helvetica"/>
                <w:sz w:val="24"/>
                <w:szCs w:val="24"/>
              </w:rPr>
            </w:pPr>
            <w:r w:rsidRPr="00220C73">
              <w:rPr>
                <w:rFonts w:ascii="Helvetica" w:hAnsi="Helvetica" w:cs="Helvetica"/>
                <w:i/>
                <w:iCs/>
                <w:sz w:val="24"/>
                <w:szCs w:val="24"/>
              </w:rPr>
              <w:t xml:space="preserve">  Small Employers</w:t>
            </w:r>
          </w:p>
        </w:tc>
        <w:tc>
          <w:tcPr>
            <w:tcW w:w="0" w:type="auto"/>
            <w:vAlign w:val="bottom"/>
          </w:tcPr>
          <w:p w14:paraId="608D91B1" w14:textId="1E8AD0AF"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-0.10</w:t>
            </w:r>
          </w:p>
        </w:tc>
        <w:tc>
          <w:tcPr>
            <w:tcW w:w="0" w:type="auto"/>
            <w:vAlign w:val="bottom"/>
          </w:tcPr>
          <w:p w14:paraId="321B12FC" w14:textId="4E747B40"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(0.15)</w:t>
            </w:r>
          </w:p>
        </w:tc>
        <w:tc>
          <w:tcPr>
            <w:tcW w:w="0" w:type="auto"/>
          </w:tcPr>
          <w:p w14:paraId="53B425A9"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4115B59D"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78E50D1E"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063523E0"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3FADF21C"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0F2DFCAF"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72437740"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FA3358" w:rsidRPr="00220C73" w14:paraId="2811FA52" w14:textId="77777777" w:rsidTr="00AD2AE7">
        <w:tc>
          <w:tcPr>
            <w:cnfStyle w:val="001000000000" w:firstRow="0" w:lastRow="0" w:firstColumn="1" w:lastColumn="0" w:oddVBand="0" w:evenVBand="0" w:oddHBand="0" w:evenHBand="0" w:firstRowFirstColumn="0" w:firstRowLastColumn="0" w:lastRowFirstColumn="0" w:lastRowLastColumn="0"/>
            <w:tcW w:w="0" w:type="auto"/>
          </w:tcPr>
          <w:p w14:paraId="184643DC" w14:textId="26B667B5" w:rsidR="00FA3358" w:rsidRPr="00220C73" w:rsidRDefault="00FA3358" w:rsidP="00FA3358">
            <w:pPr>
              <w:rPr>
                <w:rFonts w:ascii="Helvetica" w:hAnsi="Helvetica" w:cs="Helvetica"/>
                <w:i/>
                <w:iCs/>
                <w:sz w:val="24"/>
                <w:szCs w:val="24"/>
              </w:rPr>
            </w:pPr>
            <w:r w:rsidRPr="00220C73">
              <w:rPr>
                <w:rFonts w:ascii="Helvetica" w:hAnsi="Helvetica" w:cs="Helvetica"/>
                <w:i/>
                <w:iCs/>
                <w:sz w:val="24"/>
                <w:szCs w:val="24"/>
              </w:rPr>
              <w:t xml:space="preserve">  Lower Supervisory &amp; Technical Occupations</w:t>
            </w:r>
          </w:p>
        </w:tc>
        <w:tc>
          <w:tcPr>
            <w:tcW w:w="0" w:type="auto"/>
            <w:vAlign w:val="bottom"/>
          </w:tcPr>
          <w:p w14:paraId="5AA5FBBA" w14:textId="4CCA7074"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-0.12</w:t>
            </w:r>
          </w:p>
        </w:tc>
        <w:tc>
          <w:tcPr>
            <w:tcW w:w="0" w:type="auto"/>
            <w:vAlign w:val="bottom"/>
          </w:tcPr>
          <w:p w14:paraId="2CB7003D" w14:textId="449CCACF"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(0.14)</w:t>
            </w:r>
          </w:p>
        </w:tc>
        <w:tc>
          <w:tcPr>
            <w:tcW w:w="0" w:type="auto"/>
          </w:tcPr>
          <w:p w14:paraId="0390ECB2" w14:textId="4E1D3C51"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69D5158B" w14:textId="654AB3D8"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2EA86E22" w14:textId="199431E4"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0E95D2C4" w14:textId="569E7FA8"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24C35676" w14:textId="699D67A8"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74D8BB9D" w14:textId="7E4CF69A"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39A27291" w14:textId="67608EA3"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C3642C" w:rsidRPr="00220C73" w14:paraId="3A77FEB0" w14:textId="77777777" w:rsidTr="00766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BCE6DE" w14:textId="58F2F09D" w:rsidR="00FA3358" w:rsidRPr="00220C73" w:rsidRDefault="00FA3358" w:rsidP="00FA3358">
            <w:pPr>
              <w:rPr>
                <w:rFonts w:ascii="Helvetica" w:hAnsi="Helvetica" w:cs="Helvetica"/>
                <w:sz w:val="24"/>
                <w:szCs w:val="24"/>
              </w:rPr>
            </w:pPr>
            <w:r w:rsidRPr="00220C73">
              <w:rPr>
                <w:rFonts w:ascii="Helvetica" w:hAnsi="Helvetica" w:cs="Helvetica"/>
                <w:i/>
                <w:iCs/>
                <w:sz w:val="24"/>
                <w:szCs w:val="24"/>
              </w:rPr>
              <w:t xml:space="preserve">  Semi-Routine Occupations</w:t>
            </w:r>
          </w:p>
        </w:tc>
        <w:tc>
          <w:tcPr>
            <w:tcW w:w="0" w:type="auto"/>
            <w:vAlign w:val="bottom"/>
          </w:tcPr>
          <w:p w14:paraId="6DF1ACA3" w14:textId="7B059405"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-0.22</w:t>
            </w:r>
          </w:p>
        </w:tc>
        <w:tc>
          <w:tcPr>
            <w:tcW w:w="0" w:type="auto"/>
            <w:vAlign w:val="bottom"/>
          </w:tcPr>
          <w:p w14:paraId="6B78C8D2" w14:textId="200C6D9E"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(0.14)</w:t>
            </w:r>
          </w:p>
        </w:tc>
        <w:tc>
          <w:tcPr>
            <w:tcW w:w="0" w:type="auto"/>
          </w:tcPr>
          <w:p w14:paraId="13BD17CD"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5846E285"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326CFA5C"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19CD606F"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76F940F6"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533E17E0"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1026C59E"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FA3358" w:rsidRPr="00220C73" w14:paraId="506679FA" w14:textId="77777777" w:rsidTr="00AD2AE7">
        <w:tc>
          <w:tcPr>
            <w:cnfStyle w:val="001000000000" w:firstRow="0" w:lastRow="0" w:firstColumn="1" w:lastColumn="0" w:oddVBand="0" w:evenVBand="0" w:oddHBand="0" w:evenHBand="0" w:firstRowFirstColumn="0" w:firstRowLastColumn="0" w:lastRowFirstColumn="0" w:lastRowLastColumn="0"/>
            <w:tcW w:w="0" w:type="auto"/>
          </w:tcPr>
          <w:p w14:paraId="287279EF" w14:textId="099D387F" w:rsidR="00FA3358" w:rsidRPr="00220C73" w:rsidRDefault="00FA3358" w:rsidP="00FA3358">
            <w:pPr>
              <w:rPr>
                <w:rFonts w:ascii="Helvetica" w:hAnsi="Helvetica" w:cs="Helvetica"/>
                <w:i/>
                <w:iCs/>
                <w:sz w:val="24"/>
                <w:szCs w:val="24"/>
              </w:rPr>
            </w:pPr>
            <w:r w:rsidRPr="00220C73">
              <w:rPr>
                <w:rFonts w:ascii="Helvetica" w:hAnsi="Helvetica" w:cs="Helvetica"/>
                <w:i/>
                <w:iCs/>
                <w:sz w:val="24"/>
                <w:szCs w:val="24"/>
              </w:rPr>
              <w:t xml:space="preserve">  Routine Occupations</w:t>
            </w:r>
          </w:p>
        </w:tc>
        <w:tc>
          <w:tcPr>
            <w:tcW w:w="0" w:type="auto"/>
            <w:vAlign w:val="bottom"/>
          </w:tcPr>
          <w:p w14:paraId="4ABC910D" w14:textId="10EE8E74"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-0.43</w:t>
            </w:r>
          </w:p>
        </w:tc>
        <w:tc>
          <w:tcPr>
            <w:tcW w:w="0" w:type="auto"/>
            <w:vAlign w:val="bottom"/>
          </w:tcPr>
          <w:p w14:paraId="3F1587A6" w14:textId="49AC8E8D"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(0.13)</w:t>
            </w:r>
          </w:p>
        </w:tc>
        <w:tc>
          <w:tcPr>
            <w:tcW w:w="0" w:type="auto"/>
          </w:tcPr>
          <w:p w14:paraId="3801C2AC" w14:textId="7BE594CE"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36961262" w14:textId="31995364"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364C0189" w14:textId="77BD3B50"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1CE3A6A2"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647C61BA" w14:textId="6E7ACAA6"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12BE0459" w14:textId="7DE25243"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1EB993C4"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C3642C" w:rsidRPr="00220C73" w14:paraId="07557A07" w14:textId="77777777" w:rsidTr="00AD2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2C9FBD" w14:textId="7078FF76" w:rsidR="00FA3358" w:rsidRPr="00220C73" w:rsidRDefault="00FA3358" w:rsidP="00FA3358">
            <w:pPr>
              <w:rPr>
                <w:rFonts w:ascii="Helvetica" w:hAnsi="Helvetica" w:cs="Helvetica"/>
                <w:sz w:val="24"/>
                <w:szCs w:val="24"/>
              </w:rPr>
            </w:pPr>
            <w:r w:rsidRPr="00220C73">
              <w:rPr>
                <w:rFonts w:ascii="Helvetica" w:hAnsi="Helvetica" w:cs="Helvetica"/>
                <w:sz w:val="24"/>
                <w:szCs w:val="24"/>
              </w:rPr>
              <w:t>CAMSIS</w:t>
            </w:r>
          </w:p>
        </w:tc>
        <w:tc>
          <w:tcPr>
            <w:tcW w:w="0" w:type="auto"/>
            <w:vAlign w:val="bottom"/>
          </w:tcPr>
          <w:p w14:paraId="7DF8EC59"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5190189A"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200CB8F8"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2320C096" w14:textId="379C5898"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0.06</w:t>
            </w:r>
          </w:p>
        </w:tc>
        <w:tc>
          <w:tcPr>
            <w:tcW w:w="0" w:type="auto"/>
            <w:vAlign w:val="bottom"/>
          </w:tcPr>
          <w:p w14:paraId="3A8900B3" w14:textId="53063ED1"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(0.03)</w:t>
            </w:r>
          </w:p>
        </w:tc>
        <w:tc>
          <w:tcPr>
            <w:tcW w:w="0" w:type="auto"/>
          </w:tcPr>
          <w:p w14:paraId="34ECB46F"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77D2E541"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70B1F422"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75EFB090"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FA3358" w:rsidRPr="00220C73" w14:paraId="56FC2005" w14:textId="77777777" w:rsidTr="00AD2AE7">
        <w:tc>
          <w:tcPr>
            <w:cnfStyle w:val="001000000000" w:firstRow="0" w:lastRow="0" w:firstColumn="1" w:lastColumn="0" w:oddVBand="0" w:evenVBand="0" w:oddHBand="0" w:evenHBand="0" w:firstRowFirstColumn="0" w:firstRowLastColumn="0" w:lastRowFirstColumn="0" w:lastRowLastColumn="0"/>
            <w:tcW w:w="0" w:type="auto"/>
          </w:tcPr>
          <w:p w14:paraId="1FE6B8CF" w14:textId="7C370AE7" w:rsidR="00FA3358" w:rsidRPr="00220C73" w:rsidRDefault="00FA3358" w:rsidP="00FA3358">
            <w:pPr>
              <w:rPr>
                <w:rFonts w:ascii="Helvetica" w:hAnsi="Helvetica" w:cs="Helvetica"/>
                <w:sz w:val="24"/>
                <w:szCs w:val="24"/>
              </w:rPr>
            </w:pPr>
            <w:r w:rsidRPr="00220C73">
              <w:rPr>
                <w:rFonts w:ascii="Helvetica" w:hAnsi="Helvetica" w:cs="Helvetica"/>
                <w:sz w:val="24"/>
                <w:szCs w:val="24"/>
              </w:rPr>
              <w:t>RGSC</w:t>
            </w:r>
          </w:p>
        </w:tc>
        <w:tc>
          <w:tcPr>
            <w:tcW w:w="0" w:type="auto"/>
            <w:vAlign w:val="bottom"/>
          </w:tcPr>
          <w:p w14:paraId="714C9312"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21B30A62"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6CA21A5B"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21D9FD36"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42D3C6AD"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5179AE51"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4421409A"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4AB8325B"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1770A1CE"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FA3358" w:rsidRPr="00220C73" w14:paraId="4759E261" w14:textId="77777777" w:rsidTr="005C16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08C1E9" w14:textId="66AA3F12" w:rsidR="00FA3358" w:rsidRPr="00220C73" w:rsidRDefault="00FA3358" w:rsidP="00FA3358">
            <w:pPr>
              <w:rPr>
                <w:rFonts w:ascii="Helvetica" w:hAnsi="Helvetica" w:cs="Helvetica"/>
                <w:sz w:val="24"/>
                <w:szCs w:val="24"/>
              </w:rPr>
            </w:pPr>
            <w:r w:rsidRPr="00220C73">
              <w:rPr>
                <w:rFonts w:ascii="Helvetica" w:hAnsi="Helvetica" w:cs="Helvetica"/>
                <w:i/>
                <w:iCs/>
                <w:sz w:val="24"/>
                <w:szCs w:val="24"/>
              </w:rPr>
              <w:t xml:space="preserve">  Professional</w:t>
            </w:r>
          </w:p>
        </w:tc>
        <w:tc>
          <w:tcPr>
            <w:tcW w:w="0" w:type="auto"/>
            <w:vAlign w:val="bottom"/>
          </w:tcPr>
          <w:p w14:paraId="1603CC95" w14:textId="3C974B19"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0" w:type="auto"/>
            <w:vAlign w:val="bottom"/>
          </w:tcPr>
          <w:p w14:paraId="2ACC27CD" w14:textId="1328CB69"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751FBBBC"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5D721A73" w14:textId="1F104002"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7D6D910E" w14:textId="4D743D6E"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6F62B9C6"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397DCC27" w14:textId="7F658158"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2A0DCB50" w14:textId="74200BBF"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6E3D790D"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FA3358" w:rsidRPr="00220C73" w14:paraId="4FF0F188" w14:textId="77777777" w:rsidTr="00AD2AE7">
        <w:tc>
          <w:tcPr>
            <w:cnfStyle w:val="001000000000" w:firstRow="0" w:lastRow="0" w:firstColumn="1" w:lastColumn="0" w:oddVBand="0" w:evenVBand="0" w:oddHBand="0" w:evenHBand="0" w:firstRowFirstColumn="0" w:firstRowLastColumn="0" w:lastRowFirstColumn="0" w:lastRowLastColumn="0"/>
            <w:tcW w:w="0" w:type="auto"/>
          </w:tcPr>
          <w:p w14:paraId="72A41574" w14:textId="2C4278D2" w:rsidR="00FA3358" w:rsidRPr="00220C73" w:rsidRDefault="00FA3358" w:rsidP="00FA3358">
            <w:pPr>
              <w:rPr>
                <w:rFonts w:ascii="Helvetica" w:hAnsi="Helvetica" w:cs="Helvetica"/>
                <w:sz w:val="24"/>
                <w:szCs w:val="24"/>
              </w:rPr>
            </w:pPr>
            <w:r w:rsidRPr="00220C73">
              <w:rPr>
                <w:rFonts w:ascii="Helvetica" w:hAnsi="Helvetica" w:cs="Helvetica"/>
                <w:i/>
                <w:iCs/>
                <w:sz w:val="24"/>
                <w:szCs w:val="24"/>
              </w:rPr>
              <w:t xml:space="preserve">  Managerial and Technical</w:t>
            </w:r>
          </w:p>
        </w:tc>
        <w:tc>
          <w:tcPr>
            <w:tcW w:w="0" w:type="auto"/>
            <w:vAlign w:val="bottom"/>
          </w:tcPr>
          <w:p w14:paraId="1BD7E8F9"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4511463D"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42C06B53"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6AE22ED5"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022B9FDD"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5EA085C6"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4F38E861" w14:textId="7AF2FFEB"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-0.44</w:t>
            </w:r>
          </w:p>
        </w:tc>
        <w:tc>
          <w:tcPr>
            <w:tcW w:w="0" w:type="auto"/>
            <w:vAlign w:val="bottom"/>
          </w:tcPr>
          <w:p w14:paraId="5537ADD9" w14:textId="7F0A52B8"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(0.26)</w:t>
            </w:r>
          </w:p>
        </w:tc>
        <w:tc>
          <w:tcPr>
            <w:tcW w:w="0" w:type="auto"/>
          </w:tcPr>
          <w:p w14:paraId="54154B27"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FA3358" w:rsidRPr="00220C73" w14:paraId="73B01D54" w14:textId="77777777" w:rsidTr="00AD2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677999" w14:textId="0D21DD9E" w:rsidR="00FA3358" w:rsidRPr="00220C73" w:rsidRDefault="00FA3358" w:rsidP="00FA3358">
            <w:pPr>
              <w:rPr>
                <w:rFonts w:ascii="Helvetica" w:hAnsi="Helvetica" w:cs="Helvetica"/>
                <w:sz w:val="24"/>
                <w:szCs w:val="24"/>
              </w:rPr>
            </w:pPr>
            <w:r w:rsidRPr="00220C73">
              <w:rPr>
                <w:rFonts w:ascii="Helvetica" w:hAnsi="Helvetica" w:cs="Helvetica"/>
                <w:i/>
                <w:iCs/>
                <w:sz w:val="24"/>
                <w:szCs w:val="24"/>
              </w:rPr>
              <w:t xml:space="preserve">  Skilled Non-Manual</w:t>
            </w:r>
          </w:p>
        </w:tc>
        <w:tc>
          <w:tcPr>
            <w:tcW w:w="0" w:type="auto"/>
            <w:vAlign w:val="bottom"/>
          </w:tcPr>
          <w:p w14:paraId="28B0EEC6"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26C4F613"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6D211011"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28723BDC"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416F3F1D"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63D50D5B"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7F6E4362" w14:textId="6E89C282"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-0.31</w:t>
            </w:r>
          </w:p>
        </w:tc>
        <w:tc>
          <w:tcPr>
            <w:tcW w:w="0" w:type="auto"/>
            <w:vAlign w:val="bottom"/>
          </w:tcPr>
          <w:p w14:paraId="441BF2F3" w14:textId="4579BE1D"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(0.27)</w:t>
            </w:r>
          </w:p>
        </w:tc>
        <w:tc>
          <w:tcPr>
            <w:tcW w:w="0" w:type="auto"/>
          </w:tcPr>
          <w:p w14:paraId="7F4420ED"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FA3358" w:rsidRPr="00220C73" w14:paraId="192450B3" w14:textId="77777777" w:rsidTr="00AD2AE7">
        <w:tc>
          <w:tcPr>
            <w:cnfStyle w:val="001000000000" w:firstRow="0" w:lastRow="0" w:firstColumn="1" w:lastColumn="0" w:oddVBand="0" w:evenVBand="0" w:oddHBand="0" w:evenHBand="0" w:firstRowFirstColumn="0" w:firstRowLastColumn="0" w:lastRowFirstColumn="0" w:lastRowLastColumn="0"/>
            <w:tcW w:w="0" w:type="auto"/>
          </w:tcPr>
          <w:p w14:paraId="0A779B47" w14:textId="673FBB41" w:rsidR="00FA3358" w:rsidRPr="00220C73" w:rsidRDefault="00FA3358" w:rsidP="00FA3358">
            <w:pPr>
              <w:rPr>
                <w:rFonts w:ascii="Helvetica" w:hAnsi="Helvetica" w:cs="Helvetica"/>
                <w:sz w:val="24"/>
                <w:szCs w:val="24"/>
              </w:rPr>
            </w:pPr>
            <w:r w:rsidRPr="00220C73">
              <w:rPr>
                <w:rFonts w:ascii="Helvetica" w:hAnsi="Helvetica" w:cs="Helvetica"/>
                <w:i/>
                <w:iCs/>
                <w:sz w:val="24"/>
                <w:szCs w:val="24"/>
              </w:rPr>
              <w:t xml:space="preserve">  Skilled Manual</w:t>
            </w:r>
          </w:p>
        </w:tc>
        <w:tc>
          <w:tcPr>
            <w:tcW w:w="0" w:type="auto"/>
            <w:vAlign w:val="bottom"/>
          </w:tcPr>
          <w:p w14:paraId="298CB063"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15578548"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59A0E14A"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0BEFAE53"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04FF62D9"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547FD741"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4771A9D6" w14:textId="55694E08"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-0.37</w:t>
            </w:r>
          </w:p>
        </w:tc>
        <w:tc>
          <w:tcPr>
            <w:tcW w:w="0" w:type="auto"/>
            <w:vAlign w:val="bottom"/>
          </w:tcPr>
          <w:p w14:paraId="6E8D4CAF" w14:textId="7D9806EB"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(0.25)</w:t>
            </w:r>
          </w:p>
        </w:tc>
        <w:tc>
          <w:tcPr>
            <w:tcW w:w="0" w:type="auto"/>
          </w:tcPr>
          <w:p w14:paraId="3DC3BC87"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FA3358" w:rsidRPr="00220C73" w14:paraId="41C850A2" w14:textId="77777777" w:rsidTr="00AD2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6ECA7E" w14:textId="12FFAA0C" w:rsidR="00FA3358" w:rsidRPr="00220C73" w:rsidRDefault="00FA3358" w:rsidP="00FA3358">
            <w:pPr>
              <w:rPr>
                <w:rFonts w:ascii="Helvetica" w:hAnsi="Helvetica" w:cs="Helvetica"/>
                <w:sz w:val="24"/>
                <w:szCs w:val="24"/>
              </w:rPr>
            </w:pPr>
            <w:r w:rsidRPr="00220C73">
              <w:rPr>
                <w:rFonts w:ascii="Helvetica" w:hAnsi="Helvetica" w:cs="Helvetica"/>
                <w:i/>
                <w:iCs/>
                <w:sz w:val="24"/>
                <w:szCs w:val="24"/>
              </w:rPr>
              <w:t xml:space="preserve">  Partly Skilled</w:t>
            </w:r>
          </w:p>
        </w:tc>
        <w:tc>
          <w:tcPr>
            <w:tcW w:w="0" w:type="auto"/>
            <w:vAlign w:val="bottom"/>
          </w:tcPr>
          <w:p w14:paraId="5A5B26AD"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75E7B20E"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54A6C2EA"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1C90605B"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69CD3243"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000E1ED1"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38C0EFAC" w14:textId="22B66A91"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-0.41</w:t>
            </w:r>
          </w:p>
        </w:tc>
        <w:tc>
          <w:tcPr>
            <w:tcW w:w="0" w:type="auto"/>
            <w:vAlign w:val="bottom"/>
          </w:tcPr>
          <w:p w14:paraId="5CB778B8" w14:textId="255C42B6"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(0.26)</w:t>
            </w:r>
          </w:p>
        </w:tc>
        <w:tc>
          <w:tcPr>
            <w:tcW w:w="0" w:type="auto"/>
          </w:tcPr>
          <w:p w14:paraId="059F0D27"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C3642C" w:rsidRPr="00220C73" w14:paraId="20EA8406" w14:textId="77777777" w:rsidTr="003E4AB3">
        <w:tc>
          <w:tcPr>
            <w:cnfStyle w:val="001000000000" w:firstRow="0" w:lastRow="0" w:firstColumn="1" w:lastColumn="0" w:oddVBand="0" w:evenVBand="0" w:oddHBand="0" w:evenHBand="0" w:firstRowFirstColumn="0" w:firstRowLastColumn="0" w:lastRowFirstColumn="0" w:lastRowLastColumn="0"/>
            <w:tcW w:w="0" w:type="auto"/>
          </w:tcPr>
          <w:p w14:paraId="3CCA2AEC" w14:textId="752B4461" w:rsidR="00FA3358" w:rsidRPr="00220C73" w:rsidRDefault="00FA3358" w:rsidP="00FA3358">
            <w:pPr>
              <w:rPr>
                <w:rFonts w:ascii="Helvetica" w:hAnsi="Helvetica" w:cs="Helvetica"/>
                <w:sz w:val="24"/>
                <w:szCs w:val="24"/>
              </w:rPr>
            </w:pPr>
            <w:r w:rsidRPr="00220C73">
              <w:rPr>
                <w:rFonts w:ascii="Helvetica" w:hAnsi="Helvetica" w:cs="Helvetica"/>
                <w:i/>
                <w:iCs/>
                <w:sz w:val="24"/>
                <w:szCs w:val="24"/>
              </w:rPr>
              <w:t xml:space="preserve">  Unskilled</w:t>
            </w:r>
          </w:p>
        </w:tc>
        <w:tc>
          <w:tcPr>
            <w:tcW w:w="0" w:type="auto"/>
            <w:vAlign w:val="bottom"/>
          </w:tcPr>
          <w:p w14:paraId="32DD71EF"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74689B43"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6C195771"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233C7EDE"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62DBC504"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24221767"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4AE881F1" w14:textId="3E989E3E"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-0.83</w:t>
            </w:r>
          </w:p>
        </w:tc>
        <w:tc>
          <w:tcPr>
            <w:tcW w:w="0" w:type="auto"/>
            <w:vAlign w:val="bottom"/>
          </w:tcPr>
          <w:p w14:paraId="54CDC4E1" w14:textId="233209E4"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(0.27)</w:t>
            </w:r>
          </w:p>
        </w:tc>
        <w:tc>
          <w:tcPr>
            <w:tcW w:w="0" w:type="auto"/>
            <w:vAlign w:val="bottom"/>
          </w:tcPr>
          <w:p w14:paraId="7506CCC4" w14:textId="6ABC03E4"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FA3358" w:rsidRPr="00220C73" w14:paraId="77A4BBD3" w14:textId="77777777" w:rsidTr="00654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62595F" w14:textId="2DDCF0F9" w:rsidR="00FA3358" w:rsidRPr="00220C73" w:rsidRDefault="00FA3358" w:rsidP="00FA3358">
            <w:pPr>
              <w:rPr>
                <w:rFonts w:ascii="Helvetica" w:hAnsi="Helvetica" w:cs="Helvetica"/>
                <w:sz w:val="24"/>
                <w:szCs w:val="24"/>
              </w:rPr>
            </w:pPr>
            <w:r w:rsidRPr="00220C73">
              <w:rPr>
                <w:rFonts w:ascii="Helvetica" w:hAnsi="Helvetica" w:cs="Helvetica"/>
                <w:sz w:val="24"/>
                <w:szCs w:val="24"/>
              </w:rPr>
              <w:t>Intercept</w:t>
            </w:r>
          </w:p>
        </w:tc>
        <w:tc>
          <w:tcPr>
            <w:tcW w:w="0" w:type="auto"/>
            <w:vAlign w:val="bottom"/>
          </w:tcPr>
          <w:p w14:paraId="060B340F" w14:textId="10153B0E"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-1.46</w:t>
            </w:r>
          </w:p>
        </w:tc>
        <w:tc>
          <w:tcPr>
            <w:tcW w:w="0" w:type="auto"/>
            <w:vAlign w:val="bottom"/>
          </w:tcPr>
          <w:p w14:paraId="76D8CCCE" w14:textId="19873D36"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(0.13)</w:t>
            </w:r>
          </w:p>
        </w:tc>
        <w:tc>
          <w:tcPr>
            <w:tcW w:w="0" w:type="auto"/>
            <w:vAlign w:val="bottom"/>
          </w:tcPr>
          <w:p w14:paraId="7636053A" w14:textId="74441223"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11736ECB" w14:textId="0E42D5CD"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-1.93</w:t>
            </w:r>
          </w:p>
        </w:tc>
        <w:tc>
          <w:tcPr>
            <w:tcW w:w="0" w:type="auto"/>
            <w:vAlign w:val="bottom"/>
          </w:tcPr>
          <w:p w14:paraId="146E2ACE" w14:textId="149B57FF"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(0.15)</w:t>
            </w:r>
          </w:p>
        </w:tc>
        <w:tc>
          <w:tcPr>
            <w:tcW w:w="0" w:type="auto"/>
            <w:vAlign w:val="bottom"/>
          </w:tcPr>
          <w:p w14:paraId="616CD822" w14:textId="466B8B85"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27AC6C24" w14:textId="027A5C3C"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-1.28</w:t>
            </w:r>
          </w:p>
        </w:tc>
        <w:tc>
          <w:tcPr>
            <w:tcW w:w="0" w:type="auto"/>
            <w:vAlign w:val="bottom"/>
          </w:tcPr>
          <w:p w14:paraId="1CBD681D" w14:textId="69980AAF"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(0.26)</w:t>
            </w:r>
          </w:p>
        </w:tc>
        <w:tc>
          <w:tcPr>
            <w:tcW w:w="0" w:type="auto"/>
          </w:tcPr>
          <w:p w14:paraId="294FDB81" w14:textId="58E8D474"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FA3358" w:rsidRPr="00220C73" w14:paraId="69E3F5E8" w14:textId="77777777" w:rsidTr="00AD2AE7">
        <w:tc>
          <w:tcPr>
            <w:cnfStyle w:val="001000000000" w:firstRow="0" w:lastRow="0" w:firstColumn="1" w:lastColumn="0" w:oddVBand="0" w:evenVBand="0" w:oddHBand="0" w:evenHBand="0" w:firstRowFirstColumn="0" w:firstRowLastColumn="0" w:lastRowFirstColumn="0" w:lastRowLastColumn="0"/>
            <w:tcW w:w="0" w:type="auto"/>
          </w:tcPr>
          <w:p w14:paraId="05C6974D" w14:textId="7278BA87" w:rsidR="00FA3358" w:rsidRPr="00220C73" w:rsidRDefault="00FA3358" w:rsidP="00FA3358">
            <w:pPr>
              <w:rPr>
                <w:rFonts w:ascii="Helvetica" w:hAnsi="Helvetica" w:cs="Helvetica"/>
                <w:i/>
                <w:iCs/>
                <w:sz w:val="24"/>
                <w:szCs w:val="24"/>
              </w:rPr>
            </w:pPr>
          </w:p>
        </w:tc>
        <w:tc>
          <w:tcPr>
            <w:tcW w:w="0" w:type="auto"/>
            <w:vAlign w:val="bottom"/>
          </w:tcPr>
          <w:p w14:paraId="2EA70C03" w14:textId="1C98C9F3"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59849AEB" w14:textId="2C884153"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4F37FC51"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31D78C30" w14:textId="4E5A0FE9"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3529E255" w14:textId="3E1BDF80"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22DCA901"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064C41D7" w14:textId="23A64E70"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36868A9B" w14:textId="6220E962"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62802A4F"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FA3358" w:rsidRPr="00220C73" w14:paraId="22D7B75F" w14:textId="77777777" w:rsidTr="00766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5DC3FC" w14:textId="419816CD" w:rsidR="00FA3358" w:rsidRPr="00220C73" w:rsidRDefault="00FA3358" w:rsidP="00FA3358">
            <w:pPr>
              <w:rPr>
                <w:rFonts w:ascii="Helvetica" w:hAnsi="Helvetica" w:cs="Helvetica"/>
                <w:sz w:val="24"/>
                <w:szCs w:val="24"/>
              </w:rPr>
            </w:pPr>
            <w:r w:rsidRPr="00220C73">
              <w:rPr>
                <w:rFonts w:ascii="Helvetica" w:hAnsi="Helvetica" w:cs="Helvetica"/>
                <w:sz w:val="24"/>
                <w:szCs w:val="24"/>
              </w:rPr>
              <w:t>Unemployment &amp; Out of Labour Force</w:t>
            </w:r>
          </w:p>
        </w:tc>
        <w:tc>
          <w:tcPr>
            <w:tcW w:w="0" w:type="auto"/>
            <w:vAlign w:val="bottom"/>
          </w:tcPr>
          <w:p w14:paraId="4D347A4E"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7144E16B"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7A88B2F7"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6946998D"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547D9EBF"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723FEE22"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199F8C02"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18CAF3BC"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3CF51FF4"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FA3358" w:rsidRPr="00220C73" w14:paraId="1F17041B" w14:textId="77777777" w:rsidTr="00766F31">
        <w:tc>
          <w:tcPr>
            <w:cnfStyle w:val="001000000000" w:firstRow="0" w:lastRow="0" w:firstColumn="1" w:lastColumn="0" w:oddVBand="0" w:evenVBand="0" w:oddHBand="0" w:evenHBand="0" w:firstRowFirstColumn="0" w:firstRowLastColumn="0" w:lastRowFirstColumn="0" w:lastRowLastColumn="0"/>
            <w:tcW w:w="0" w:type="auto"/>
          </w:tcPr>
          <w:p w14:paraId="48A28849" w14:textId="226BAAD2" w:rsidR="00FA3358" w:rsidRPr="00220C73" w:rsidRDefault="00FA3358" w:rsidP="00FA3358">
            <w:pPr>
              <w:rPr>
                <w:rFonts w:ascii="Helvetica" w:hAnsi="Helvetica" w:cs="Helvetica"/>
                <w:i/>
                <w:iCs/>
                <w:sz w:val="24"/>
                <w:szCs w:val="24"/>
              </w:rPr>
            </w:pPr>
            <w:r w:rsidRPr="00220C73">
              <w:rPr>
                <w:rFonts w:ascii="Helvetica" w:hAnsi="Helvetica" w:cs="Helvetica"/>
                <w:sz w:val="24"/>
                <w:szCs w:val="24"/>
              </w:rPr>
              <w:t>Educational Attainment</w:t>
            </w:r>
          </w:p>
        </w:tc>
        <w:tc>
          <w:tcPr>
            <w:tcW w:w="0" w:type="auto"/>
          </w:tcPr>
          <w:p w14:paraId="1E532B05" w14:textId="1784F7CF"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77A611C4" w14:textId="63238F8C"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390479D3"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7BC26399"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6B73DD84"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5705F162"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1A0A341D"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147E0B83"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428C654D"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FA3358" w:rsidRPr="00220C73" w14:paraId="4467AA2F" w14:textId="77777777" w:rsidTr="00766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053E13" w14:textId="4675F808" w:rsidR="00FA3358" w:rsidRPr="00220C73" w:rsidRDefault="00FA3358" w:rsidP="00FA3358">
            <w:pPr>
              <w:rPr>
                <w:rFonts w:ascii="Helvetica" w:hAnsi="Helvetica" w:cs="Helvetica"/>
                <w:i/>
                <w:iCs/>
                <w:sz w:val="24"/>
                <w:szCs w:val="24"/>
              </w:rPr>
            </w:pPr>
            <w:r w:rsidRPr="00220C73">
              <w:rPr>
                <w:rFonts w:ascii="Helvetica" w:hAnsi="Helvetica" w:cs="Helvetica"/>
                <w:i/>
                <w:iCs/>
                <w:sz w:val="24"/>
                <w:szCs w:val="24"/>
              </w:rPr>
              <w:t xml:space="preserve">  Less than five O-levels</w:t>
            </w:r>
          </w:p>
        </w:tc>
        <w:tc>
          <w:tcPr>
            <w:tcW w:w="0" w:type="auto"/>
          </w:tcPr>
          <w:p w14:paraId="512B3691" w14:textId="190D2292"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0" w:type="auto"/>
          </w:tcPr>
          <w:p w14:paraId="01D94673" w14:textId="54D87DB4"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0770613A"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7D4EB16E" w14:textId="105B4945"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4EF9C51B" w14:textId="19169E9B"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5F0B8CFA"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592C2970" w14:textId="13CF5F2D"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0E3E86A1" w14:textId="15830409"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0FBF9945"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FA3358" w:rsidRPr="00220C73" w14:paraId="7E14387D" w14:textId="77777777" w:rsidTr="003D4943">
        <w:tc>
          <w:tcPr>
            <w:cnfStyle w:val="001000000000" w:firstRow="0" w:lastRow="0" w:firstColumn="1" w:lastColumn="0" w:oddVBand="0" w:evenVBand="0" w:oddHBand="0" w:evenHBand="0" w:firstRowFirstColumn="0" w:firstRowLastColumn="0" w:lastRowFirstColumn="0" w:lastRowLastColumn="0"/>
            <w:tcW w:w="0" w:type="auto"/>
          </w:tcPr>
          <w:p w14:paraId="57F896CD" w14:textId="1EA31CBF" w:rsidR="00FA3358" w:rsidRPr="00220C73" w:rsidRDefault="00FA3358" w:rsidP="00FA3358">
            <w:pPr>
              <w:rPr>
                <w:rFonts w:ascii="Helvetica" w:hAnsi="Helvetica" w:cs="Helvetica"/>
                <w:i/>
                <w:iCs/>
                <w:sz w:val="24"/>
                <w:szCs w:val="24"/>
              </w:rPr>
            </w:pPr>
            <w:r w:rsidRPr="00220C73">
              <w:rPr>
                <w:rFonts w:ascii="Helvetica" w:hAnsi="Helvetica" w:cs="Helvetica"/>
                <w:i/>
                <w:iCs/>
                <w:sz w:val="24"/>
                <w:szCs w:val="24"/>
              </w:rPr>
              <w:t xml:space="preserve">  Five or More O-levels</w:t>
            </w:r>
          </w:p>
        </w:tc>
        <w:tc>
          <w:tcPr>
            <w:tcW w:w="0" w:type="auto"/>
            <w:vAlign w:val="bottom"/>
          </w:tcPr>
          <w:p w14:paraId="76BE2C7B" w14:textId="7292932A"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-0.40</w:t>
            </w:r>
          </w:p>
        </w:tc>
        <w:tc>
          <w:tcPr>
            <w:tcW w:w="0" w:type="auto"/>
            <w:vAlign w:val="bottom"/>
          </w:tcPr>
          <w:p w14:paraId="78BD6E1B" w14:textId="7C24B2E8"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(0.27)</w:t>
            </w:r>
          </w:p>
        </w:tc>
        <w:tc>
          <w:tcPr>
            <w:tcW w:w="0" w:type="auto"/>
          </w:tcPr>
          <w:p w14:paraId="1635F2BA"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2EAD9938" w14:textId="74115240"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-0.38</w:t>
            </w:r>
          </w:p>
        </w:tc>
        <w:tc>
          <w:tcPr>
            <w:tcW w:w="0" w:type="auto"/>
            <w:vAlign w:val="bottom"/>
          </w:tcPr>
          <w:p w14:paraId="54DBD667" w14:textId="4A052FDF"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(0.27)</w:t>
            </w:r>
          </w:p>
        </w:tc>
        <w:tc>
          <w:tcPr>
            <w:tcW w:w="0" w:type="auto"/>
          </w:tcPr>
          <w:p w14:paraId="10BD1E30"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423BD913" w14:textId="4652F2C9"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-0.39</w:t>
            </w:r>
          </w:p>
        </w:tc>
        <w:tc>
          <w:tcPr>
            <w:tcW w:w="0" w:type="auto"/>
            <w:vAlign w:val="bottom"/>
          </w:tcPr>
          <w:p w14:paraId="0D038C3E" w14:textId="7738DC09"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(0.27)</w:t>
            </w:r>
          </w:p>
        </w:tc>
        <w:tc>
          <w:tcPr>
            <w:tcW w:w="0" w:type="auto"/>
          </w:tcPr>
          <w:p w14:paraId="5C27CDEF"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FA3358" w:rsidRPr="00220C73" w14:paraId="38C8D08C" w14:textId="77777777" w:rsidTr="00766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C81E7A" w14:textId="701924CF" w:rsidR="00FA3358" w:rsidRPr="00220C73" w:rsidRDefault="00FA3358" w:rsidP="00FA3358">
            <w:pPr>
              <w:rPr>
                <w:rFonts w:ascii="Helvetica" w:hAnsi="Helvetica" w:cs="Helvetica"/>
                <w:i/>
                <w:iCs/>
                <w:sz w:val="24"/>
                <w:szCs w:val="24"/>
              </w:rPr>
            </w:pPr>
            <w:r w:rsidRPr="00220C73">
              <w:rPr>
                <w:rFonts w:ascii="Helvetica" w:hAnsi="Helvetica" w:cs="Helvetica"/>
                <w:sz w:val="24"/>
                <w:szCs w:val="24"/>
              </w:rPr>
              <w:t>Sex</w:t>
            </w:r>
          </w:p>
        </w:tc>
        <w:tc>
          <w:tcPr>
            <w:tcW w:w="0" w:type="auto"/>
          </w:tcPr>
          <w:p w14:paraId="60460CF4"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7A6BD649"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1608B312"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66CA7973"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00A22EA9"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68E4C2DD"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2B147E57"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4C3F9DAE"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3F910064"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FA3358" w:rsidRPr="00220C73" w14:paraId="6600B5C5" w14:textId="77777777" w:rsidTr="00747748">
        <w:tc>
          <w:tcPr>
            <w:cnfStyle w:val="001000000000" w:firstRow="0" w:lastRow="0" w:firstColumn="1" w:lastColumn="0" w:oddVBand="0" w:evenVBand="0" w:oddHBand="0" w:evenHBand="0" w:firstRowFirstColumn="0" w:firstRowLastColumn="0" w:lastRowFirstColumn="0" w:lastRowLastColumn="0"/>
            <w:tcW w:w="0" w:type="auto"/>
          </w:tcPr>
          <w:p w14:paraId="0AF56AFF" w14:textId="712F4157" w:rsidR="00FA3358" w:rsidRPr="00220C73" w:rsidRDefault="00FA3358" w:rsidP="00FA3358">
            <w:pPr>
              <w:rPr>
                <w:rFonts w:ascii="Helvetica" w:hAnsi="Helvetica" w:cs="Helvetica"/>
                <w:i/>
                <w:iCs/>
                <w:sz w:val="24"/>
                <w:szCs w:val="24"/>
              </w:rPr>
            </w:pPr>
            <w:r w:rsidRPr="00220C73">
              <w:rPr>
                <w:rFonts w:ascii="Helvetica" w:hAnsi="Helvetica" w:cs="Helvetica"/>
                <w:sz w:val="24"/>
                <w:szCs w:val="24"/>
              </w:rPr>
              <w:t xml:space="preserve">  </w:t>
            </w:r>
            <w:r w:rsidRPr="00220C73">
              <w:rPr>
                <w:rFonts w:ascii="Helvetica" w:hAnsi="Helvetica" w:cs="Helvetica"/>
                <w:i/>
                <w:iCs/>
                <w:sz w:val="24"/>
                <w:szCs w:val="24"/>
              </w:rPr>
              <w:t>Female</w:t>
            </w:r>
          </w:p>
        </w:tc>
        <w:tc>
          <w:tcPr>
            <w:tcW w:w="0" w:type="auto"/>
          </w:tcPr>
          <w:p w14:paraId="04166DD7" w14:textId="1367DD5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0" w:type="auto"/>
          </w:tcPr>
          <w:p w14:paraId="6B80833B" w14:textId="1501B039"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3C375C21"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32D634D5" w14:textId="7CD24089"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5EB596DC" w14:textId="2902D310"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77695AB3"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1FC96AA2" w14:textId="6C67DA10"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0D0C8805" w14:textId="67257C11"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34CAE003"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FA3358" w:rsidRPr="00220C73" w14:paraId="3556F109" w14:textId="77777777" w:rsidTr="00AD2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4A28DF" w14:textId="01973449" w:rsidR="00FA3358" w:rsidRPr="00220C73" w:rsidRDefault="00FA3358" w:rsidP="00FA3358">
            <w:pPr>
              <w:rPr>
                <w:rFonts w:ascii="Helvetica" w:hAnsi="Helvetica" w:cs="Helvetica"/>
                <w:sz w:val="24"/>
                <w:szCs w:val="24"/>
              </w:rPr>
            </w:pPr>
            <w:r w:rsidRPr="00220C73">
              <w:rPr>
                <w:rFonts w:ascii="Helvetica" w:hAnsi="Helvetica" w:cs="Helvetica"/>
                <w:i/>
                <w:iCs/>
                <w:sz w:val="24"/>
                <w:szCs w:val="24"/>
              </w:rPr>
              <w:lastRenderedPageBreak/>
              <w:t xml:space="preserve">  Male</w:t>
            </w:r>
          </w:p>
        </w:tc>
        <w:tc>
          <w:tcPr>
            <w:tcW w:w="0" w:type="auto"/>
            <w:vAlign w:val="bottom"/>
          </w:tcPr>
          <w:p w14:paraId="6C0ED8D6" w14:textId="21D50D48"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0.02</w:t>
            </w:r>
          </w:p>
        </w:tc>
        <w:tc>
          <w:tcPr>
            <w:tcW w:w="0" w:type="auto"/>
            <w:vAlign w:val="bottom"/>
          </w:tcPr>
          <w:p w14:paraId="10A1842E" w14:textId="0144B69D"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(0.13)</w:t>
            </w:r>
          </w:p>
        </w:tc>
        <w:tc>
          <w:tcPr>
            <w:tcW w:w="0" w:type="auto"/>
          </w:tcPr>
          <w:p w14:paraId="1F5884B2" w14:textId="441E4C8F"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21E76C0B" w14:textId="37A38F3C"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0.02</w:t>
            </w:r>
          </w:p>
        </w:tc>
        <w:tc>
          <w:tcPr>
            <w:tcW w:w="0" w:type="auto"/>
            <w:vAlign w:val="bottom"/>
          </w:tcPr>
          <w:p w14:paraId="4628B17F" w14:textId="7726DDC3"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(0.13)</w:t>
            </w:r>
          </w:p>
        </w:tc>
        <w:tc>
          <w:tcPr>
            <w:tcW w:w="0" w:type="auto"/>
            <w:vAlign w:val="bottom"/>
          </w:tcPr>
          <w:p w14:paraId="222E2443" w14:textId="0E09F5C5"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5F31F0FC" w14:textId="4D5FA20C"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0.02</w:t>
            </w:r>
          </w:p>
        </w:tc>
        <w:tc>
          <w:tcPr>
            <w:tcW w:w="0" w:type="auto"/>
            <w:vAlign w:val="bottom"/>
          </w:tcPr>
          <w:p w14:paraId="19F6DACD" w14:textId="2C13FD68"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(0.13)</w:t>
            </w:r>
          </w:p>
        </w:tc>
        <w:tc>
          <w:tcPr>
            <w:tcW w:w="0" w:type="auto"/>
            <w:vAlign w:val="bottom"/>
          </w:tcPr>
          <w:p w14:paraId="2E34A97D" w14:textId="70191DC5"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C3642C" w:rsidRPr="00220C73" w14:paraId="67BD89AA" w14:textId="77777777" w:rsidTr="00AD2AE7">
        <w:tc>
          <w:tcPr>
            <w:cnfStyle w:val="001000000000" w:firstRow="0" w:lastRow="0" w:firstColumn="1" w:lastColumn="0" w:oddVBand="0" w:evenVBand="0" w:oddHBand="0" w:evenHBand="0" w:firstRowFirstColumn="0" w:firstRowLastColumn="0" w:lastRowFirstColumn="0" w:lastRowLastColumn="0"/>
            <w:tcW w:w="0" w:type="auto"/>
          </w:tcPr>
          <w:p w14:paraId="6369AAD4" w14:textId="596BEFE4" w:rsidR="00FA3358" w:rsidRPr="00220C73" w:rsidRDefault="00FA3358" w:rsidP="00FA3358">
            <w:pPr>
              <w:rPr>
                <w:rFonts w:ascii="Helvetica" w:hAnsi="Helvetica" w:cs="Helvetica"/>
                <w:sz w:val="24"/>
                <w:szCs w:val="24"/>
              </w:rPr>
            </w:pPr>
            <w:r w:rsidRPr="00220C73">
              <w:rPr>
                <w:rFonts w:ascii="Helvetica" w:hAnsi="Helvetica" w:cs="Helvetica"/>
                <w:sz w:val="24"/>
                <w:szCs w:val="24"/>
              </w:rPr>
              <w:t>Housing Tenure</w:t>
            </w:r>
          </w:p>
        </w:tc>
        <w:tc>
          <w:tcPr>
            <w:tcW w:w="0" w:type="auto"/>
          </w:tcPr>
          <w:p w14:paraId="67CB6892"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017795EA"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63BEE28F"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2D067CC4"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6CED30F5"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627C2B53"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509706F6"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4CF2F637"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1FDC7692"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FA3358" w:rsidRPr="00220C73" w14:paraId="7B4E82AE" w14:textId="77777777" w:rsidTr="00AD2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573BA9" w14:textId="2B9191F8" w:rsidR="00FA3358" w:rsidRPr="00220C73" w:rsidRDefault="00FA3358" w:rsidP="00FA3358">
            <w:pPr>
              <w:rPr>
                <w:rFonts w:ascii="Helvetica" w:hAnsi="Helvetica" w:cs="Helvetica"/>
                <w:sz w:val="24"/>
                <w:szCs w:val="24"/>
              </w:rPr>
            </w:pPr>
            <w:r w:rsidRPr="00220C73">
              <w:rPr>
                <w:rFonts w:ascii="Helvetica" w:hAnsi="Helvetica" w:cs="Helvetica"/>
                <w:i/>
                <w:iCs/>
                <w:sz w:val="24"/>
                <w:szCs w:val="24"/>
              </w:rPr>
              <w:t xml:space="preserve">  Own Home</w:t>
            </w:r>
          </w:p>
        </w:tc>
        <w:tc>
          <w:tcPr>
            <w:tcW w:w="0" w:type="auto"/>
          </w:tcPr>
          <w:p w14:paraId="4698BABB" w14:textId="42882029"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0" w:type="auto"/>
          </w:tcPr>
          <w:p w14:paraId="6C4066FB" w14:textId="603B98D8"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7DBB9D39"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218B7F3B" w14:textId="69638D14"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7F9CC715" w14:textId="2B2826B6"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3C8E69DD"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3E80193A" w14:textId="3E61E3EB"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5354AD05" w14:textId="4C717301"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727E88AE"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FA3358" w:rsidRPr="00220C73" w14:paraId="17DD8414" w14:textId="77777777" w:rsidTr="005753B3">
        <w:tc>
          <w:tcPr>
            <w:cnfStyle w:val="001000000000" w:firstRow="0" w:lastRow="0" w:firstColumn="1" w:lastColumn="0" w:oddVBand="0" w:evenVBand="0" w:oddHBand="0" w:evenHBand="0" w:firstRowFirstColumn="0" w:firstRowLastColumn="0" w:lastRowFirstColumn="0" w:lastRowLastColumn="0"/>
            <w:tcW w:w="0" w:type="auto"/>
          </w:tcPr>
          <w:p w14:paraId="0DF836A3" w14:textId="6F4ABE0E" w:rsidR="00FA3358" w:rsidRPr="00220C73" w:rsidRDefault="00FA3358" w:rsidP="00FA3358">
            <w:pPr>
              <w:rPr>
                <w:rFonts w:ascii="Helvetica" w:hAnsi="Helvetica" w:cs="Helvetica"/>
                <w:sz w:val="24"/>
                <w:szCs w:val="24"/>
              </w:rPr>
            </w:pPr>
            <w:r w:rsidRPr="00220C73">
              <w:rPr>
                <w:rFonts w:ascii="Helvetica" w:hAnsi="Helvetica" w:cs="Helvetica"/>
                <w:i/>
                <w:iCs/>
                <w:sz w:val="24"/>
                <w:szCs w:val="24"/>
              </w:rPr>
              <w:t xml:space="preserve">  Don't Own Home</w:t>
            </w:r>
          </w:p>
        </w:tc>
        <w:tc>
          <w:tcPr>
            <w:tcW w:w="0" w:type="auto"/>
            <w:vAlign w:val="bottom"/>
          </w:tcPr>
          <w:p w14:paraId="0654D493" w14:textId="216A01C5"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0.19</w:t>
            </w:r>
          </w:p>
        </w:tc>
        <w:tc>
          <w:tcPr>
            <w:tcW w:w="0" w:type="auto"/>
            <w:vAlign w:val="bottom"/>
          </w:tcPr>
          <w:p w14:paraId="7F6BB835" w14:textId="7AD29E95"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(0.15)</w:t>
            </w:r>
          </w:p>
        </w:tc>
        <w:tc>
          <w:tcPr>
            <w:tcW w:w="0" w:type="auto"/>
          </w:tcPr>
          <w:p w14:paraId="6286BAEB"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65BDB857" w14:textId="50DEC758"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0.16</w:t>
            </w:r>
          </w:p>
        </w:tc>
        <w:tc>
          <w:tcPr>
            <w:tcW w:w="0" w:type="auto"/>
            <w:vAlign w:val="bottom"/>
          </w:tcPr>
          <w:p w14:paraId="3A55BBD2" w14:textId="7EFC24F5"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(0.15)</w:t>
            </w:r>
          </w:p>
        </w:tc>
        <w:tc>
          <w:tcPr>
            <w:tcW w:w="0" w:type="auto"/>
          </w:tcPr>
          <w:p w14:paraId="06133571"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29F5F4D6" w14:textId="05760B7D"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0.19</w:t>
            </w:r>
          </w:p>
        </w:tc>
        <w:tc>
          <w:tcPr>
            <w:tcW w:w="0" w:type="auto"/>
            <w:vAlign w:val="bottom"/>
          </w:tcPr>
          <w:p w14:paraId="5BBE85D7" w14:textId="1CA906C0"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(0.15)</w:t>
            </w:r>
          </w:p>
        </w:tc>
        <w:tc>
          <w:tcPr>
            <w:tcW w:w="0" w:type="auto"/>
          </w:tcPr>
          <w:p w14:paraId="3721699D"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FA3358" w:rsidRPr="00220C73" w14:paraId="70AD4A29" w14:textId="77777777" w:rsidTr="00766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820B727" w14:textId="0282A20D" w:rsidR="00FA3358" w:rsidRPr="00220C73" w:rsidRDefault="00FA3358" w:rsidP="00FA3358">
            <w:pPr>
              <w:rPr>
                <w:rFonts w:ascii="Helvetica" w:hAnsi="Helvetica" w:cs="Helvetica"/>
                <w:i/>
                <w:iCs/>
                <w:sz w:val="24"/>
                <w:szCs w:val="24"/>
              </w:rPr>
            </w:pPr>
            <w:r w:rsidRPr="00220C73">
              <w:rPr>
                <w:rFonts w:ascii="Helvetica" w:hAnsi="Helvetica" w:cs="Helvetica"/>
                <w:sz w:val="24"/>
                <w:szCs w:val="24"/>
              </w:rPr>
              <w:t>NS-SEC</w:t>
            </w:r>
          </w:p>
        </w:tc>
        <w:tc>
          <w:tcPr>
            <w:tcW w:w="0" w:type="auto"/>
          </w:tcPr>
          <w:p w14:paraId="0A1F1C60" w14:textId="688F7901"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6690541B" w14:textId="6322029D"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49F789B7" w14:textId="2ACB3D6B"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386B1FA0" w14:textId="77194900"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00A9176B" w14:textId="2E2FB401"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71F412A0" w14:textId="5FFDFF15"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3B7B6B27" w14:textId="1A9EFA88"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08CA9342" w14:textId="5E87CBB6"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5E800784" w14:textId="1E9BEAB4"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C3642C" w:rsidRPr="00220C73" w14:paraId="470BD54F" w14:textId="77777777" w:rsidTr="00AD2AE7">
        <w:tc>
          <w:tcPr>
            <w:cnfStyle w:val="001000000000" w:firstRow="0" w:lastRow="0" w:firstColumn="1" w:lastColumn="0" w:oddVBand="0" w:evenVBand="0" w:oddHBand="0" w:evenHBand="0" w:firstRowFirstColumn="0" w:firstRowLastColumn="0" w:lastRowFirstColumn="0" w:lastRowLastColumn="0"/>
            <w:tcW w:w="0" w:type="auto"/>
          </w:tcPr>
          <w:p w14:paraId="430306B9" w14:textId="6410B658" w:rsidR="00FA3358" w:rsidRPr="00220C73" w:rsidRDefault="00FA3358" w:rsidP="00FA3358">
            <w:pPr>
              <w:rPr>
                <w:rFonts w:ascii="Helvetica" w:hAnsi="Helvetica" w:cs="Helvetica"/>
                <w:sz w:val="24"/>
                <w:szCs w:val="24"/>
              </w:rPr>
            </w:pPr>
            <w:r w:rsidRPr="00220C73">
              <w:rPr>
                <w:rFonts w:ascii="Helvetica" w:hAnsi="Helvetica" w:cs="Helvetica"/>
                <w:i/>
                <w:iCs/>
                <w:sz w:val="24"/>
                <w:szCs w:val="24"/>
              </w:rPr>
              <w:t xml:space="preserve">  Higher Managerial</w:t>
            </w:r>
          </w:p>
        </w:tc>
        <w:tc>
          <w:tcPr>
            <w:tcW w:w="0" w:type="auto"/>
          </w:tcPr>
          <w:p w14:paraId="6625BC8C" w14:textId="1858EFE2"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0" w:type="auto"/>
          </w:tcPr>
          <w:p w14:paraId="50BF42CA" w14:textId="7CAF09DD"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547229DB"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3ABC94AB" w14:textId="621A64FC"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6FA0435A" w14:textId="29A10192"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7244CEBA"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54BB994D" w14:textId="20C618B4"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3BF4EFD2" w14:textId="6AAE82FC"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3EA124C1"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FA3358" w:rsidRPr="00220C73" w14:paraId="2DBDFDF2" w14:textId="77777777" w:rsidTr="00AD2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02FF55" w14:textId="7A3CAF52" w:rsidR="00FA3358" w:rsidRPr="00220C73" w:rsidRDefault="00FA3358" w:rsidP="00FA3358">
            <w:pPr>
              <w:rPr>
                <w:rFonts w:ascii="Helvetica" w:hAnsi="Helvetica" w:cs="Helvetica"/>
                <w:i/>
                <w:iCs/>
                <w:sz w:val="24"/>
                <w:szCs w:val="24"/>
              </w:rPr>
            </w:pPr>
            <w:r w:rsidRPr="00220C73">
              <w:rPr>
                <w:rFonts w:ascii="Helvetica" w:hAnsi="Helvetica" w:cs="Helvetica"/>
                <w:i/>
                <w:iCs/>
                <w:sz w:val="24"/>
                <w:szCs w:val="24"/>
              </w:rPr>
              <w:t xml:space="preserve">  Lower Managerial</w:t>
            </w:r>
          </w:p>
        </w:tc>
        <w:tc>
          <w:tcPr>
            <w:tcW w:w="0" w:type="auto"/>
            <w:vAlign w:val="bottom"/>
          </w:tcPr>
          <w:p w14:paraId="0A0A2C3C" w14:textId="0D9D7C2D"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-0.37</w:t>
            </w:r>
          </w:p>
        </w:tc>
        <w:tc>
          <w:tcPr>
            <w:tcW w:w="0" w:type="auto"/>
            <w:vAlign w:val="bottom"/>
          </w:tcPr>
          <w:p w14:paraId="434FB0CB" w14:textId="4F31A26F"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(0.33)</w:t>
            </w:r>
          </w:p>
        </w:tc>
        <w:tc>
          <w:tcPr>
            <w:tcW w:w="0" w:type="auto"/>
          </w:tcPr>
          <w:p w14:paraId="633E4205" w14:textId="3E315544"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6677B7B2" w14:textId="6FA83CD6"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19CF0780" w14:textId="6F1765C6"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365F7931" w14:textId="1C15101A"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07B90F6A" w14:textId="599DF6E2"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61911B57" w14:textId="00B27778"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16D2BD89" w14:textId="20127F83"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FA3358" w:rsidRPr="00220C73" w14:paraId="6CD2150F" w14:textId="77777777" w:rsidTr="00766F31">
        <w:tc>
          <w:tcPr>
            <w:cnfStyle w:val="001000000000" w:firstRow="0" w:lastRow="0" w:firstColumn="1" w:lastColumn="0" w:oddVBand="0" w:evenVBand="0" w:oddHBand="0" w:evenHBand="0" w:firstRowFirstColumn="0" w:firstRowLastColumn="0" w:lastRowFirstColumn="0" w:lastRowLastColumn="0"/>
            <w:tcW w:w="0" w:type="auto"/>
          </w:tcPr>
          <w:p w14:paraId="6CC40A33" w14:textId="07373F2B" w:rsidR="00FA3358" w:rsidRPr="00220C73" w:rsidRDefault="00FA3358" w:rsidP="00FA3358">
            <w:pPr>
              <w:rPr>
                <w:rFonts w:ascii="Helvetica" w:hAnsi="Helvetica" w:cs="Helvetica"/>
                <w:sz w:val="24"/>
                <w:szCs w:val="24"/>
              </w:rPr>
            </w:pPr>
            <w:r w:rsidRPr="00220C73">
              <w:rPr>
                <w:rFonts w:ascii="Helvetica" w:hAnsi="Helvetica" w:cs="Helvetica"/>
                <w:i/>
                <w:iCs/>
                <w:sz w:val="24"/>
                <w:szCs w:val="24"/>
              </w:rPr>
              <w:t xml:space="preserve">  Intermediate Occupations</w:t>
            </w:r>
          </w:p>
        </w:tc>
        <w:tc>
          <w:tcPr>
            <w:tcW w:w="0" w:type="auto"/>
            <w:vAlign w:val="bottom"/>
          </w:tcPr>
          <w:p w14:paraId="37C825D6" w14:textId="6D7EF7FC"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-0.24</w:t>
            </w:r>
          </w:p>
        </w:tc>
        <w:tc>
          <w:tcPr>
            <w:tcW w:w="0" w:type="auto"/>
            <w:vAlign w:val="bottom"/>
          </w:tcPr>
          <w:p w14:paraId="14605E62" w14:textId="3AFC748F"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(0.57)</w:t>
            </w:r>
          </w:p>
        </w:tc>
        <w:tc>
          <w:tcPr>
            <w:tcW w:w="0" w:type="auto"/>
          </w:tcPr>
          <w:p w14:paraId="50118EB2"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4C9C2C3D"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1E59F761"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7C740832"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0A6B5CB4"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53D026A7"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7367B686"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FA3358" w:rsidRPr="00220C73" w14:paraId="0ED0E499" w14:textId="77777777" w:rsidTr="00AD2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7ECD52" w14:textId="4B82705D" w:rsidR="00FA3358" w:rsidRPr="00220C73" w:rsidRDefault="00FA3358" w:rsidP="00FA3358">
            <w:pPr>
              <w:rPr>
                <w:rFonts w:ascii="Helvetica" w:hAnsi="Helvetica" w:cs="Helvetica"/>
                <w:i/>
                <w:iCs/>
                <w:sz w:val="24"/>
                <w:szCs w:val="24"/>
              </w:rPr>
            </w:pPr>
            <w:r w:rsidRPr="00220C73">
              <w:rPr>
                <w:rFonts w:ascii="Helvetica" w:hAnsi="Helvetica" w:cs="Helvetica"/>
                <w:i/>
                <w:iCs/>
                <w:sz w:val="24"/>
                <w:szCs w:val="24"/>
              </w:rPr>
              <w:t xml:space="preserve">  Small Employers</w:t>
            </w:r>
          </w:p>
        </w:tc>
        <w:tc>
          <w:tcPr>
            <w:tcW w:w="0" w:type="auto"/>
            <w:vAlign w:val="bottom"/>
          </w:tcPr>
          <w:p w14:paraId="659799C7" w14:textId="15510679"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-0.31</w:t>
            </w:r>
          </w:p>
        </w:tc>
        <w:tc>
          <w:tcPr>
            <w:tcW w:w="0" w:type="auto"/>
            <w:vAlign w:val="bottom"/>
          </w:tcPr>
          <w:p w14:paraId="03F36314" w14:textId="13089355"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(0.32)</w:t>
            </w:r>
          </w:p>
        </w:tc>
        <w:tc>
          <w:tcPr>
            <w:tcW w:w="0" w:type="auto"/>
          </w:tcPr>
          <w:p w14:paraId="2B2CAC71"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6BE02B0A" w14:textId="30FCD74F"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11DFFD1F" w14:textId="5AC775BE"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58FE43AF"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2D777DF9" w14:textId="4B997FC5"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5C28746D" w14:textId="2432CAC4"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17075191"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FA3358" w:rsidRPr="00220C73" w14:paraId="4EC460C3" w14:textId="77777777" w:rsidTr="00766F31">
        <w:tc>
          <w:tcPr>
            <w:cnfStyle w:val="001000000000" w:firstRow="0" w:lastRow="0" w:firstColumn="1" w:lastColumn="0" w:oddVBand="0" w:evenVBand="0" w:oddHBand="0" w:evenHBand="0" w:firstRowFirstColumn="0" w:firstRowLastColumn="0" w:lastRowFirstColumn="0" w:lastRowLastColumn="0"/>
            <w:tcW w:w="0" w:type="auto"/>
          </w:tcPr>
          <w:p w14:paraId="7EDE688B" w14:textId="2F2059E0" w:rsidR="00FA3358" w:rsidRPr="00220C73" w:rsidRDefault="00FA3358" w:rsidP="00FA3358">
            <w:pPr>
              <w:rPr>
                <w:rFonts w:ascii="Helvetica" w:hAnsi="Helvetica" w:cs="Helvetica"/>
                <w:sz w:val="24"/>
                <w:szCs w:val="24"/>
              </w:rPr>
            </w:pPr>
            <w:r w:rsidRPr="00220C73">
              <w:rPr>
                <w:rFonts w:ascii="Helvetica" w:hAnsi="Helvetica" w:cs="Helvetica"/>
                <w:i/>
                <w:iCs/>
                <w:sz w:val="24"/>
                <w:szCs w:val="24"/>
              </w:rPr>
              <w:t xml:space="preserve">  Lower Supervisory &amp; Technical Occupations</w:t>
            </w:r>
          </w:p>
        </w:tc>
        <w:tc>
          <w:tcPr>
            <w:tcW w:w="0" w:type="auto"/>
            <w:vAlign w:val="bottom"/>
          </w:tcPr>
          <w:p w14:paraId="355D87B8" w14:textId="0724B9D9"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-0.53</w:t>
            </w:r>
          </w:p>
        </w:tc>
        <w:tc>
          <w:tcPr>
            <w:tcW w:w="0" w:type="auto"/>
            <w:vAlign w:val="bottom"/>
          </w:tcPr>
          <w:p w14:paraId="602C74FC" w14:textId="26FA7AA6"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(0.30)</w:t>
            </w:r>
          </w:p>
        </w:tc>
        <w:tc>
          <w:tcPr>
            <w:tcW w:w="0" w:type="auto"/>
          </w:tcPr>
          <w:p w14:paraId="2490CAE7"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61C4D436"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570E02B8"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4F8B2449"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27FBDD63"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0468E2C7"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46D0AE88"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FA3358" w:rsidRPr="00220C73" w14:paraId="49649278" w14:textId="77777777" w:rsidTr="00AD2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C0EC02" w14:textId="190E5371" w:rsidR="00FA3358" w:rsidRPr="00220C73" w:rsidRDefault="00FA3358" w:rsidP="00FA3358">
            <w:pPr>
              <w:rPr>
                <w:rFonts w:ascii="Helvetica" w:hAnsi="Helvetica" w:cs="Helvetica"/>
                <w:i/>
                <w:iCs/>
                <w:sz w:val="24"/>
                <w:szCs w:val="24"/>
              </w:rPr>
            </w:pPr>
            <w:r w:rsidRPr="00220C73">
              <w:rPr>
                <w:rFonts w:ascii="Helvetica" w:hAnsi="Helvetica" w:cs="Helvetica"/>
                <w:i/>
                <w:iCs/>
                <w:sz w:val="24"/>
                <w:szCs w:val="24"/>
              </w:rPr>
              <w:t xml:space="preserve">  Semi-Routine Occupations</w:t>
            </w:r>
          </w:p>
        </w:tc>
        <w:tc>
          <w:tcPr>
            <w:tcW w:w="0" w:type="auto"/>
            <w:vAlign w:val="bottom"/>
          </w:tcPr>
          <w:p w14:paraId="2A2AFA65" w14:textId="09FAF4C0"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-0.09</w:t>
            </w:r>
          </w:p>
        </w:tc>
        <w:tc>
          <w:tcPr>
            <w:tcW w:w="0" w:type="auto"/>
            <w:vAlign w:val="bottom"/>
          </w:tcPr>
          <w:p w14:paraId="4DD4BD39" w14:textId="48DCD0A8"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(0.28)</w:t>
            </w:r>
          </w:p>
        </w:tc>
        <w:tc>
          <w:tcPr>
            <w:tcW w:w="0" w:type="auto"/>
          </w:tcPr>
          <w:p w14:paraId="756C06F3" w14:textId="5A3D9991"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4C5390E9" w14:textId="2F7F2023"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3CEB2591" w14:textId="70DED430"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240D0D3C" w14:textId="2B04C3F8"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23C17D4E" w14:textId="637F7051"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50F0F041" w14:textId="284B155E"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463DBC10" w14:textId="6EDCD101"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FA3358" w:rsidRPr="00220C73" w14:paraId="65B01FD1" w14:textId="77777777" w:rsidTr="00766F31">
        <w:tc>
          <w:tcPr>
            <w:cnfStyle w:val="001000000000" w:firstRow="0" w:lastRow="0" w:firstColumn="1" w:lastColumn="0" w:oddVBand="0" w:evenVBand="0" w:oddHBand="0" w:evenHBand="0" w:firstRowFirstColumn="0" w:firstRowLastColumn="0" w:lastRowFirstColumn="0" w:lastRowLastColumn="0"/>
            <w:tcW w:w="0" w:type="auto"/>
          </w:tcPr>
          <w:p w14:paraId="3253EB93" w14:textId="15DA8908" w:rsidR="00FA3358" w:rsidRPr="00220C73" w:rsidRDefault="00FA3358" w:rsidP="00FA3358">
            <w:pPr>
              <w:rPr>
                <w:rFonts w:ascii="Helvetica" w:hAnsi="Helvetica" w:cs="Helvetica"/>
                <w:sz w:val="24"/>
                <w:szCs w:val="24"/>
              </w:rPr>
            </w:pPr>
            <w:r w:rsidRPr="00220C73">
              <w:rPr>
                <w:rFonts w:ascii="Helvetica" w:hAnsi="Helvetica" w:cs="Helvetica"/>
                <w:i/>
                <w:iCs/>
                <w:sz w:val="24"/>
                <w:szCs w:val="24"/>
              </w:rPr>
              <w:t xml:space="preserve">  Routine Occupations</w:t>
            </w:r>
          </w:p>
        </w:tc>
        <w:tc>
          <w:tcPr>
            <w:tcW w:w="0" w:type="auto"/>
            <w:vAlign w:val="bottom"/>
          </w:tcPr>
          <w:p w14:paraId="5881220B" w14:textId="7BC7AD40"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-0.12</w:t>
            </w:r>
          </w:p>
        </w:tc>
        <w:tc>
          <w:tcPr>
            <w:tcW w:w="0" w:type="auto"/>
            <w:vAlign w:val="bottom"/>
          </w:tcPr>
          <w:p w14:paraId="6D03F050" w14:textId="364E7D0B"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(0.27)</w:t>
            </w:r>
          </w:p>
        </w:tc>
        <w:tc>
          <w:tcPr>
            <w:tcW w:w="0" w:type="auto"/>
          </w:tcPr>
          <w:p w14:paraId="4B27119E"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34DBAB3F"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6A456959"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03E776E5"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61C8D075"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6FF20B37"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33A540B5"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FA3358" w:rsidRPr="00220C73" w14:paraId="026960EE" w14:textId="77777777" w:rsidTr="00E11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B1CE30" w14:textId="4B502FF0" w:rsidR="00FA3358" w:rsidRPr="00220C73" w:rsidRDefault="00FA3358" w:rsidP="00FA3358">
            <w:pPr>
              <w:rPr>
                <w:rFonts w:ascii="Helvetica" w:hAnsi="Helvetica" w:cs="Helvetica"/>
                <w:sz w:val="24"/>
                <w:szCs w:val="24"/>
              </w:rPr>
            </w:pPr>
            <w:r w:rsidRPr="00220C73">
              <w:rPr>
                <w:rFonts w:ascii="Helvetica" w:hAnsi="Helvetica" w:cs="Helvetica"/>
                <w:sz w:val="24"/>
                <w:szCs w:val="24"/>
              </w:rPr>
              <w:t>CAMSIS</w:t>
            </w:r>
          </w:p>
        </w:tc>
        <w:tc>
          <w:tcPr>
            <w:tcW w:w="0" w:type="auto"/>
            <w:vAlign w:val="bottom"/>
          </w:tcPr>
          <w:p w14:paraId="733FF4E8"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77A35094"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4F5737F9"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600B2F2F" w14:textId="490875A9"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-0.10</w:t>
            </w:r>
          </w:p>
        </w:tc>
        <w:tc>
          <w:tcPr>
            <w:tcW w:w="0" w:type="auto"/>
            <w:vAlign w:val="bottom"/>
          </w:tcPr>
          <w:p w14:paraId="281E1536" w14:textId="2C9ACD6A"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(0.06)</w:t>
            </w:r>
          </w:p>
        </w:tc>
        <w:tc>
          <w:tcPr>
            <w:tcW w:w="0" w:type="auto"/>
          </w:tcPr>
          <w:p w14:paraId="25208B1D"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6C85B0D9"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5FDE6273"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7173CC16"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FA3358" w:rsidRPr="00220C73" w14:paraId="4EF9A073" w14:textId="77777777" w:rsidTr="002773EE">
        <w:tc>
          <w:tcPr>
            <w:cnfStyle w:val="001000000000" w:firstRow="0" w:lastRow="0" w:firstColumn="1" w:lastColumn="0" w:oddVBand="0" w:evenVBand="0" w:oddHBand="0" w:evenHBand="0" w:firstRowFirstColumn="0" w:firstRowLastColumn="0" w:lastRowFirstColumn="0" w:lastRowLastColumn="0"/>
            <w:tcW w:w="0" w:type="auto"/>
          </w:tcPr>
          <w:p w14:paraId="725E1656" w14:textId="51D448C1" w:rsidR="00FA3358" w:rsidRPr="00220C73" w:rsidRDefault="00FA3358" w:rsidP="00FA3358">
            <w:pPr>
              <w:rPr>
                <w:rFonts w:ascii="Helvetica" w:hAnsi="Helvetica" w:cs="Helvetica"/>
                <w:sz w:val="24"/>
                <w:szCs w:val="24"/>
              </w:rPr>
            </w:pPr>
            <w:r w:rsidRPr="00220C73">
              <w:rPr>
                <w:rFonts w:ascii="Helvetica" w:hAnsi="Helvetica" w:cs="Helvetica"/>
                <w:sz w:val="24"/>
                <w:szCs w:val="24"/>
              </w:rPr>
              <w:t>RGSC</w:t>
            </w:r>
          </w:p>
        </w:tc>
        <w:tc>
          <w:tcPr>
            <w:tcW w:w="0" w:type="auto"/>
            <w:vAlign w:val="bottom"/>
          </w:tcPr>
          <w:p w14:paraId="1E8BCC64" w14:textId="02B2F895"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742CE893" w14:textId="5E65CE94"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79E33DD8"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1DC87DC8" w14:textId="0C5CC7B3"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2F8E344E" w14:textId="1DC792F0"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7D795538"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32C75116" w14:textId="7DE38DE5"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237E89B1" w14:textId="30A32588"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487516D4"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FA3358" w:rsidRPr="00220C73" w14:paraId="2EAEBC3E" w14:textId="77777777" w:rsidTr="006B6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73C8F4" w14:textId="57F7FD9C" w:rsidR="00FA3358" w:rsidRPr="00220C73" w:rsidRDefault="00FA3358" w:rsidP="00FA3358">
            <w:pPr>
              <w:rPr>
                <w:rFonts w:ascii="Helvetica" w:hAnsi="Helvetica" w:cs="Helvetica"/>
                <w:sz w:val="24"/>
                <w:szCs w:val="24"/>
              </w:rPr>
            </w:pPr>
            <w:r w:rsidRPr="00220C73">
              <w:rPr>
                <w:rFonts w:ascii="Helvetica" w:hAnsi="Helvetica" w:cs="Helvetica"/>
                <w:i/>
                <w:iCs/>
                <w:sz w:val="24"/>
                <w:szCs w:val="24"/>
              </w:rPr>
              <w:t xml:space="preserve">  Professional</w:t>
            </w:r>
          </w:p>
        </w:tc>
        <w:tc>
          <w:tcPr>
            <w:tcW w:w="0" w:type="auto"/>
            <w:vAlign w:val="bottom"/>
          </w:tcPr>
          <w:p w14:paraId="7EF1030A" w14:textId="7018CE2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0" w:type="auto"/>
            <w:vAlign w:val="bottom"/>
          </w:tcPr>
          <w:p w14:paraId="7F0EA4FE" w14:textId="02A9AA6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6FDCA8F8"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7F4B264E" w14:textId="41FAEB30"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0109740D" w14:textId="521D6C00"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62B5D7FC"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752BC067" w14:textId="4DC52B7E"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2A811D44" w14:textId="20226568"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364C7845"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FA3358" w:rsidRPr="00220C73" w14:paraId="665AA62C" w14:textId="77777777" w:rsidTr="001510E6">
        <w:tc>
          <w:tcPr>
            <w:cnfStyle w:val="001000000000" w:firstRow="0" w:lastRow="0" w:firstColumn="1" w:lastColumn="0" w:oddVBand="0" w:evenVBand="0" w:oddHBand="0" w:evenHBand="0" w:firstRowFirstColumn="0" w:firstRowLastColumn="0" w:lastRowFirstColumn="0" w:lastRowLastColumn="0"/>
            <w:tcW w:w="0" w:type="auto"/>
          </w:tcPr>
          <w:p w14:paraId="1214634C" w14:textId="5FC94048" w:rsidR="00FA3358" w:rsidRPr="00220C73" w:rsidRDefault="00FA3358" w:rsidP="00FA3358">
            <w:pPr>
              <w:rPr>
                <w:rFonts w:ascii="Helvetica" w:hAnsi="Helvetica" w:cs="Helvetica"/>
                <w:sz w:val="24"/>
                <w:szCs w:val="24"/>
              </w:rPr>
            </w:pPr>
            <w:r w:rsidRPr="00220C73">
              <w:rPr>
                <w:rFonts w:ascii="Helvetica" w:hAnsi="Helvetica" w:cs="Helvetica"/>
                <w:i/>
                <w:iCs/>
                <w:sz w:val="24"/>
                <w:szCs w:val="24"/>
              </w:rPr>
              <w:t xml:space="preserve">  Managerial and Technical</w:t>
            </w:r>
          </w:p>
        </w:tc>
        <w:tc>
          <w:tcPr>
            <w:tcW w:w="0" w:type="auto"/>
            <w:vAlign w:val="bottom"/>
          </w:tcPr>
          <w:p w14:paraId="3332247D"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25AEACFF"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392F8775"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6F6C5EA8"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2B7833FD"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3D6F4C8C"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71D87651" w14:textId="10D645CE"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1.07</w:t>
            </w:r>
          </w:p>
        </w:tc>
        <w:tc>
          <w:tcPr>
            <w:tcW w:w="0" w:type="auto"/>
            <w:vAlign w:val="bottom"/>
          </w:tcPr>
          <w:p w14:paraId="183FEB01" w14:textId="0740BC31"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(1.03)</w:t>
            </w:r>
          </w:p>
        </w:tc>
        <w:tc>
          <w:tcPr>
            <w:tcW w:w="0" w:type="auto"/>
          </w:tcPr>
          <w:p w14:paraId="6727364A"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FA3358" w:rsidRPr="00220C73" w14:paraId="1DEAB879" w14:textId="77777777" w:rsidTr="004E1F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A5D866" w14:textId="46B3F89A" w:rsidR="00FA3358" w:rsidRPr="00220C73" w:rsidRDefault="00FA3358" w:rsidP="00FA3358">
            <w:pPr>
              <w:rPr>
                <w:rFonts w:ascii="Helvetica" w:hAnsi="Helvetica" w:cs="Helvetica"/>
                <w:sz w:val="24"/>
                <w:szCs w:val="24"/>
              </w:rPr>
            </w:pPr>
            <w:r w:rsidRPr="00220C73">
              <w:rPr>
                <w:rFonts w:ascii="Helvetica" w:hAnsi="Helvetica" w:cs="Helvetica"/>
                <w:i/>
                <w:iCs/>
                <w:sz w:val="24"/>
                <w:szCs w:val="24"/>
              </w:rPr>
              <w:t xml:space="preserve">  Skilled Non-Manual</w:t>
            </w:r>
          </w:p>
        </w:tc>
        <w:tc>
          <w:tcPr>
            <w:tcW w:w="0" w:type="auto"/>
            <w:vAlign w:val="bottom"/>
          </w:tcPr>
          <w:p w14:paraId="7B6BA8E7"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6C3B9CAD"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45F6954E"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1FCA9FF0"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3B66826B"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66A6209B"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0E3DBD11" w14:textId="59805ACC"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0.40</w:t>
            </w:r>
          </w:p>
        </w:tc>
        <w:tc>
          <w:tcPr>
            <w:tcW w:w="0" w:type="auto"/>
            <w:vAlign w:val="bottom"/>
          </w:tcPr>
          <w:p w14:paraId="718AF816" w14:textId="2C282A63"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(1.06)</w:t>
            </w:r>
          </w:p>
        </w:tc>
        <w:tc>
          <w:tcPr>
            <w:tcW w:w="0" w:type="auto"/>
          </w:tcPr>
          <w:p w14:paraId="7B5C45B2"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FA3358" w:rsidRPr="00220C73" w14:paraId="597AF919" w14:textId="77777777" w:rsidTr="005D63A1">
        <w:tc>
          <w:tcPr>
            <w:cnfStyle w:val="001000000000" w:firstRow="0" w:lastRow="0" w:firstColumn="1" w:lastColumn="0" w:oddVBand="0" w:evenVBand="0" w:oddHBand="0" w:evenHBand="0" w:firstRowFirstColumn="0" w:firstRowLastColumn="0" w:lastRowFirstColumn="0" w:lastRowLastColumn="0"/>
            <w:tcW w:w="0" w:type="auto"/>
          </w:tcPr>
          <w:p w14:paraId="007873D0" w14:textId="0154FBC0" w:rsidR="00FA3358" w:rsidRPr="00220C73" w:rsidRDefault="00FA3358" w:rsidP="00FA3358">
            <w:pPr>
              <w:rPr>
                <w:rFonts w:ascii="Helvetica" w:hAnsi="Helvetica" w:cs="Helvetica"/>
                <w:sz w:val="24"/>
                <w:szCs w:val="24"/>
              </w:rPr>
            </w:pPr>
            <w:r w:rsidRPr="00220C73">
              <w:rPr>
                <w:rFonts w:ascii="Helvetica" w:hAnsi="Helvetica" w:cs="Helvetica"/>
                <w:i/>
                <w:iCs/>
                <w:sz w:val="24"/>
                <w:szCs w:val="24"/>
              </w:rPr>
              <w:t xml:space="preserve">  Skilled Manual</w:t>
            </w:r>
          </w:p>
        </w:tc>
        <w:tc>
          <w:tcPr>
            <w:tcW w:w="0" w:type="auto"/>
            <w:vAlign w:val="bottom"/>
          </w:tcPr>
          <w:p w14:paraId="27FFAB83"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166375DE"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00AD8A40"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1C9D64C0"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5D2ECB04"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672F3B0F"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19F989CA" w14:textId="1BEEEF7C"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0.83</w:t>
            </w:r>
          </w:p>
        </w:tc>
        <w:tc>
          <w:tcPr>
            <w:tcW w:w="0" w:type="auto"/>
            <w:vAlign w:val="bottom"/>
          </w:tcPr>
          <w:p w14:paraId="1527CDF9" w14:textId="38662185"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(1.02)</w:t>
            </w:r>
          </w:p>
        </w:tc>
        <w:tc>
          <w:tcPr>
            <w:tcW w:w="0" w:type="auto"/>
          </w:tcPr>
          <w:p w14:paraId="331576CA"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FA3358" w:rsidRPr="00220C73" w14:paraId="0413B656" w14:textId="77777777" w:rsidTr="005D6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582D3D" w14:textId="344A9306" w:rsidR="00FA3358" w:rsidRPr="00220C73" w:rsidRDefault="00FA3358" w:rsidP="00FA3358">
            <w:pPr>
              <w:rPr>
                <w:rFonts w:ascii="Helvetica" w:hAnsi="Helvetica" w:cs="Helvetica"/>
                <w:sz w:val="24"/>
                <w:szCs w:val="24"/>
              </w:rPr>
            </w:pPr>
            <w:r w:rsidRPr="00220C73">
              <w:rPr>
                <w:rFonts w:ascii="Helvetica" w:hAnsi="Helvetica" w:cs="Helvetica"/>
                <w:i/>
                <w:iCs/>
                <w:sz w:val="24"/>
                <w:szCs w:val="24"/>
              </w:rPr>
              <w:t xml:space="preserve">  Partly Skilled</w:t>
            </w:r>
          </w:p>
        </w:tc>
        <w:tc>
          <w:tcPr>
            <w:tcW w:w="0" w:type="auto"/>
            <w:vAlign w:val="bottom"/>
          </w:tcPr>
          <w:p w14:paraId="16CC3D87"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346118A5"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0BFB390D"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3FC869A9"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068A4C3E"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029BA3D2"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27E852BB" w14:textId="4120AB01"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1.17</w:t>
            </w:r>
          </w:p>
        </w:tc>
        <w:tc>
          <w:tcPr>
            <w:tcW w:w="0" w:type="auto"/>
            <w:vAlign w:val="bottom"/>
          </w:tcPr>
          <w:p w14:paraId="16BAA68E" w14:textId="1D4D2E5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(1.03)</w:t>
            </w:r>
          </w:p>
        </w:tc>
        <w:tc>
          <w:tcPr>
            <w:tcW w:w="0" w:type="auto"/>
          </w:tcPr>
          <w:p w14:paraId="11945F2B" w14:textId="77777777"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FA3358" w:rsidRPr="00220C73" w14:paraId="02B9262A" w14:textId="77777777" w:rsidTr="00BE546D">
        <w:tc>
          <w:tcPr>
            <w:cnfStyle w:val="001000000000" w:firstRow="0" w:lastRow="0" w:firstColumn="1" w:lastColumn="0" w:oddVBand="0" w:evenVBand="0" w:oddHBand="0" w:evenHBand="0" w:firstRowFirstColumn="0" w:firstRowLastColumn="0" w:lastRowFirstColumn="0" w:lastRowLastColumn="0"/>
            <w:tcW w:w="0" w:type="auto"/>
          </w:tcPr>
          <w:p w14:paraId="0346C030" w14:textId="2BF70F58" w:rsidR="00FA3358" w:rsidRPr="00220C73" w:rsidRDefault="00FA3358" w:rsidP="00FA3358">
            <w:pPr>
              <w:rPr>
                <w:rFonts w:ascii="Helvetica" w:hAnsi="Helvetica" w:cs="Helvetica"/>
                <w:sz w:val="24"/>
                <w:szCs w:val="24"/>
              </w:rPr>
            </w:pPr>
            <w:r w:rsidRPr="00220C73">
              <w:rPr>
                <w:rFonts w:ascii="Helvetica" w:hAnsi="Helvetica" w:cs="Helvetica"/>
                <w:i/>
                <w:iCs/>
                <w:sz w:val="24"/>
                <w:szCs w:val="24"/>
              </w:rPr>
              <w:t xml:space="preserve">  Unskilled</w:t>
            </w:r>
          </w:p>
        </w:tc>
        <w:tc>
          <w:tcPr>
            <w:tcW w:w="0" w:type="auto"/>
            <w:vAlign w:val="bottom"/>
          </w:tcPr>
          <w:p w14:paraId="4C4794BA"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7121929D"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30028939"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6C5710AB"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63275C77"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7813343E"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13C827C3" w14:textId="34F78571"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1.11</w:t>
            </w:r>
          </w:p>
        </w:tc>
        <w:tc>
          <w:tcPr>
            <w:tcW w:w="0" w:type="auto"/>
            <w:vAlign w:val="bottom"/>
          </w:tcPr>
          <w:p w14:paraId="00AA136C" w14:textId="16C6FE9E"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(1.03)</w:t>
            </w:r>
          </w:p>
        </w:tc>
        <w:tc>
          <w:tcPr>
            <w:tcW w:w="0" w:type="auto"/>
          </w:tcPr>
          <w:p w14:paraId="17B7D6D3"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FA3358" w:rsidRPr="00220C73" w14:paraId="1494A92F" w14:textId="77777777" w:rsidTr="00DE7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0C17A61" w14:textId="6B34D974" w:rsidR="00FA3358" w:rsidRPr="00220C73" w:rsidRDefault="00FA3358" w:rsidP="00FA3358">
            <w:pPr>
              <w:rPr>
                <w:rFonts w:ascii="Helvetica" w:hAnsi="Helvetica" w:cs="Helvetica"/>
                <w:i/>
                <w:iCs/>
                <w:sz w:val="24"/>
                <w:szCs w:val="24"/>
              </w:rPr>
            </w:pPr>
            <w:r w:rsidRPr="00220C73">
              <w:rPr>
                <w:rFonts w:ascii="Helvetica" w:hAnsi="Helvetica" w:cs="Helvetica"/>
                <w:sz w:val="24"/>
                <w:szCs w:val="24"/>
              </w:rPr>
              <w:t>Intercept</w:t>
            </w:r>
          </w:p>
        </w:tc>
        <w:tc>
          <w:tcPr>
            <w:tcW w:w="0" w:type="auto"/>
            <w:vAlign w:val="bottom"/>
          </w:tcPr>
          <w:p w14:paraId="0980B2D5" w14:textId="0AFC2F6A"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-2.41</w:t>
            </w:r>
          </w:p>
        </w:tc>
        <w:tc>
          <w:tcPr>
            <w:tcW w:w="0" w:type="auto"/>
            <w:vAlign w:val="bottom"/>
          </w:tcPr>
          <w:p w14:paraId="295955D2" w14:textId="1401AABA"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(0.26)</w:t>
            </w:r>
          </w:p>
        </w:tc>
        <w:tc>
          <w:tcPr>
            <w:tcW w:w="0" w:type="auto"/>
          </w:tcPr>
          <w:p w14:paraId="633E14DB" w14:textId="1EFF6D1A"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5FB2FEE8" w14:textId="6A3379D9"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-2.19</w:t>
            </w:r>
          </w:p>
        </w:tc>
        <w:tc>
          <w:tcPr>
            <w:tcW w:w="0" w:type="auto"/>
            <w:vAlign w:val="bottom"/>
          </w:tcPr>
          <w:p w14:paraId="70E9F2F4" w14:textId="0F41EA9D"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(0.30)</w:t>
            </w:r>
          </w:p>
        </w:tc>
        <w:tc>
          <w:tcPr>
            <w:tcW w:w="0" w:type="auto"/>
            <w:vAlign w:val="bottom"/>
          </w:tcPr>
          <w:p w14:paraId="5A1A7153" w14:textId="42C1B821"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437A7291" w14:textId="0D22AC65"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-3.56</w:t>
            </w:r>
          </w:p>
        </w:tc>
        <w:tc>
          <w:tcPr>
            <w:tcW w:w="0" w:type="auto"/>
            <w:vAlign w:val="bottom"/>
          </w:tcPr>
          <w:p w14:paraId="4B89F05A" w14:textId="59313EA3"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(1.02)</w:t>
            </w:r>
          </w:p>
        </w:tc>
        <w:tc>
          <w:tcPr>
            <w:tcW w:w="0" w:type="auto"/>
            <w:vAlign w:val="bottom"/>
          </w:tcPr>
          <w:p w14:paraId="05D69812" w14:textId="0B494A04"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FA3358" w:rsidRPr="00220C73" w14:paraId="074492A4" w14:textId="77777777" w:rsidTr="00AD2AE7">
        <w:tc>
          <w:tcPr>
            <w:cnfStyle w:val="001000000000" w:firstRow="0" w:lastRow="0" w:firstColumn="1" w:lastColumn="0" w:oddVBand="0" w:evenVBand="0" w:oddHBand="0" w:evenHBand="0" w:firstRowFirstColumn="0" w:firstRowLastColumn="0" w:lastRowFirstColumn="0" w:lastRowLastColumn="0"/>
            <w:tcW w:w="0" w:type="auto"/>
          </w:tcPr>
          <w:p w14:paraId="323FF6F4" w14:textId="3CE6BCF0" w:rsidR="00FA3358" w:rsidRPr="00220C73" w:rsidRDefault="00FA3358" w:rsidP="00FA3358">
            <w:pPr>
              <w:rPr>
                <w:rFonts w:ascii="Helvetica" w:hAnsi="Helvetica" w:cs="Helvetica"/>
                <w:sz w:val="24"/>
                <w:szCs w:val="24"/>
              </w:rPr>
            </w:pPr>
          </w:p>
        </w:tc>
        <w:tc>
          <w:tcPr>
            <w:tcW w:w="0" w:type="auto"/>
            <w:vAlign w:val="bottom"/>
          </w:tcPr>
          <w:p w14:paraId="5AF1ADCE"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04A59666"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5F87835F"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6CC7B5D1"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4496F8C1"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6ED1D841"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03623525"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699D85E9"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5B2721B2" w14:textId="77777777"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FA3358" w:rsidRPr="00220C73" w14:paraId="25D04D93" w14:textId="77777777" w:rsidTr="00AD2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CD2352" w14:textId="77777777" w:rsidR="00FA3358" w:rsidRPr="00220C73" w:rsidRDefault="00FA3358" w:rsidP="00FA3358">
            <w:pPr>
              <w:rPr>
                <w:rFonts w:ascii="Helvetica" w:hAnsi="Helvetica" w:cs="Helvetica"/>
                <w:sz w:val="24"/>
                <w:szCs w:val="24"/>
              </w:rPr>
            </w:pPr>
            <w:r w:rsidRPr="00220C73">
              <w:rPr>
                <w:rFonts w:ascii="Helvetica" w:hAnsi="Helvetica" w:cs="Helvetica"/>
                <w:sz w:val="24"/>
                <w:szCs w:val="24"/>
              </w:rPr>
              <w:t>Number of observations</w:t>
            </w:r>
          </w:p>
        </w:tc>
        <w:tc>
          <w:tcPr>
            <w:tcW w:w="0" w:type="auto"/>
            <w:gridSpan w:val="3"/>
          </w:tcPr>
          <w:p w14:paraId="6CD0D096" w14:textId="2295EE02"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8448</w:t>
            </w:r>
          </w:p>
        </w:tc>
        <w:tc>
          <w:tcPr>
            <w:tcW w:w="0" w:type="auto"/>
            <w:gridSpan w:val="3"/>
          </w:tcPr>
          <w:p w14:paraId="21DEF57E" w14:textId="5857AC42"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8448</w:t>
            </w:r>
          </w:p>
        </w:tc>
        <w:tc>
          <w:tcPr>
            <w:tcW w:w="0" w:type="auto"/>
            <w:gridSpan w:val="3"/>
          </w:tcPr>
          <w:p w14:paraId="017CA4F0" w14:textId="56CA80BA"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8448</w:t>
            </w:r>
          </w:p>
        </w:tc>
      </w:tr>
      <w:tr w:rsidR="00FA3358" w:rsidRPr="00220C73" w14:paraId="5953B506" w14:textId="77777777" w:rsidTr="00AD2AE7">
        <w:tc>
          <w:tcPr>
            <w:cnfStyle w:val="001000000000" w:firstRow="0" w:lastRow="0" w:firstColumn="1" w:lastColumn="0" w:oddVBand="0" w:evenVBand="0" w:oddHBand="0" w:evenHBand="0" w:firstRowFirstColumn="0" w:firstRowLastColumn="0" w:lastRowFirstColumn="0" w:lastRowLastColumn="0"/>
            <w:tcW w:w="0" w:type="auto"/>
          </w:tcPr>
          <w:p w14:paraId="433CD7B2" w14:textId="77777777" w:rsidR="00FA3358" w:rsidRPr="00220C73" w:rsidRDefault="00FA3358" w:rsidP="00FA3358">
            <w:pPr>
              <w:rPr>
                <w:rFonts w:ascii="Helvetica" w:hAnsi="Helvetica" w:cs="Helvetica"/>
                <w:sz w:val="24"/>
                <w:szCs w:val="24"/>
              </w:rPr>
            </w:pPr>
            <w:r w:rsidRPr="00220C73">
              <w:rPr>
                <w:rFonts w:ascii="Helvetica" w:hAnsi="Helvetica" w:cs="Helvetica"/>
                <w:sz w:val="24"/>
                <w:szCs w:val="24"/>
              </w:rPr>
              <w:t>McFadden’s Adjusted Pseudo R2</w:t>
            </w:r>
          </w:p>
        </w:tc>
        <w:tc>
          <w:tcPr>
            <w:tcW w:w="0" w:type="auto"/>
            <w:gridSpan w:val="3"/>
          </w:tcPr>
          <w:p w14:paraId="102B9E19" w14:textId="4794968E"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0.244</w:t>
            </w:r>
          </w:p>
        </w:tc>
        <w:tc>
          <w:tcPr>
            <w:tcW w:w="0" w:type="auto"/>
            <w:gridSpan w:val="3"/>
          </w:tcPr>
          <w:p w14:paraId="745CD961" w14:textId="13C09268"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0.245</w:t>
            </w:r>
          </w:p>
        </w:tc>
        <w:tc>
          <w:tcPr>
            <w:tcW w:w="0" w:type="auto"/>
            <w:gridSpan w:val="3"/>
          </w:tcPr>
          <w:p w14:paraId="290C5633" w14:textId="2B66B39F"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0.243</w:t>
            </w:r>
          </w:p>
        </w:tc>
      </w:tr>
      <w:tr w:rsidR="00FA3358" w:rsidRPr="00220C73" w14:paraId="2B3E0CF6" w14:textId="77777777" w:rsidTr="00AD2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54807E" w14:textId="77777777" w:rsidR="00FA3358" w:rsidRPr="00220C73" w:rsidRDefault="00FA3358" w:rsidP="00FA3358">
            <w:pPr>
              <w:rPr>
                <w:rFonts w:ascii="Helvetica" w:hAnsi="Helvetica" w:cs="Helvetica"/>
                <w:sz w:val="24"/>
                <w:szCs w:val="24"/>
              </w:rPr>
            </w:pPr>
            <w:r w:rsidRPr="00220C73">
              <w:rPr>
                <w:rFonts w:ascii="Helvetica" w:hAnsi="Helvetica" w:cs="Helvetica"/>
                <w:sz w:val="24"/>
                <w:szCs w:val="24"/>
              </w:rPr>
              <w:t>Cox-Snell Pseudo R2</w:t>
            </w:r>
          </w:p>
        </w:tc>
        <w:tc>
          <w:tcPr>
            <w:tcW w:w="0" w:type="auto"/>
            <w:gridSpan w:val="3"/>
          </w:tcPr>
          <w:p w14:paraId="73D24F64" w14:textId="55DCC0C5"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0.492</w:t>
            </w:r>
          </w:p>
        </w:tc>
        <w:tc>
          <w:tcPr>
            <w:tcW w:w="0" w:type="auto"/>
            <w:gridSpan w:val="3"/>
          </w:tcPr>
          <w:p w14:paraId="663CA5A3" w14:textId="50AB87F0"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0.491</w:t>
            </w:r>
          </w:p>
        </w:tc>
        <w:tc>
          <w:tcPr>
            <w:tcW w:w="0" w:type="auto"/>
            <w:gridSpan w:val="3"/>
          </w:tcPr>
          <w:p w14:paraId="3FAB5739" w14:textId="4988675B"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0.490</w:t>
            </w:r>
          </w:p>
        </w:tc>
      </w:tr>
      <w:tr w:rsidR="00FA3358" w:rsidRPr="00220C73" w14:paraId="4A1521DE" w14:textId="77777777" w:rsidTr="00AD2AE7">
        <w:tc>
          <w:tcPr>
            <w:cnfStyle w:val="001000000000" w:firstRow="0" w:lastRow="0" w:firstColumn="1" w:lastColumn="0" w:oddVBand="0" w:evenVBand="0" w:oddHBand="0" w:evenHBand="0" w:firstRowFirstColumn="0" w:firstRowLastColumn="0" w:lastRowFirstColumn="0" w:lastRowLastColumn="0"/>
            <w:tcW w:w="0" w:type="auto"/>
          </w:tcPr>
          <w:p w14:paraId="0683F863" w14:textId="77777777" w:rsidR="00FA3358" w:rsidRPr="00220C73" w:rsidRDefault="00FA3358" w:rsidP="00FA3358">
            <w:pPr>
              <w:rPr>
                <w:rFonts w:ascii="Helvetica" w:hAnsi="Helvetica" w:cs="Helvetica"/>
                <w:sz w:val="24"/>
                <w:szCs w:val="24"/>
              </w:rPr>
            </w:pPr>
            <w:r w:rsidRPr="00220C73">
              <w:rPr>
                <w:rFonts w:ascii="Helvetica" w:hAnsi="Helvetica" w:cs="Helvetica"/>
                <w:sz w:val="24"/>
                <w:szCs w:val="24"/>
              </w:rPr>
              <w:t>Nagelkerke Pseudo R2</w:t>
            </w:r>
          </w:p>
        </w:tc>
        <w:tc>
          <w:tcPr>
            <w:tcW w:w="0" w:type="auto"/>
            <w:gridSpan w:val="3"/>
          </w:tcPr>
          <w:p w14:paraId="0FDC983A" w14:textId="6B95FD72"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0.526</w:t>
            </w:r>
          </w:p>
        </w:tc>
        <w:tc>
          <w:tcPr>
            <w:tcW w:w="0" w:type="auto"/>
            <w:gridSpan w:val="3"/>
          </w:tcPr>
          <w:p w14:paraId="1CC8ADA2" w14:textId="76DFEAC4"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0.525</w:t>
            </w:r>
          </w:p>
        </w:tc>
        <w:tc>
          <w:tcPr>
            <w:tcW w:w="0" w:type="auto"/>
            <w:gridSpan w:val="3"/>
          </w:tcPr>
          <w:p w14:paraId="59B9DB0B" w14:textId="105BB470"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0.524</w:t>
            </w:r>
          </w:p>
        </w:tc>
      </w:tr>
      <w:tr w:rsidR="00FA3358" w:rsidRPr="00220C73" w14:paraId="2AAA3B5C" w14:textId="77777777" w:rsidTr="00300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C11891" w14:textId="77777777" w:rsidR="00FA3358" w:rsidRPr="00220C73" w:rsidRDefault="00FA3358" w:rsidP="00FA3358">
            <w:pPr>
              <w:rPr>
                <w:rFonts w:ascii="Helvetica" w:hAnsi="Helvetica" w:cs="Helvetica"/>
                <w:sz w:val="24"/>
                <w:szCs w:val="24"/>
              </w:rPr>
            </w:pPr>
            <w:r w:rsidRPr="00220C73">
              <w:rPr>
                <w:rFonts w:ascii="Helvetica" w:hAnsi="Helvetica" w:cs="Helvetica"/>
                <w:sz w:val="24"/>
                <w:szCs w:val="24"/>
              </w:rPr>
              <w:t>AIC</w:t>
            </w:r>
          </w:p>
        </w:tc>
        <w:tc>
          <w:tcPr>
            <w:tcW w:w="0" w:type="auto"/>
            <w:gridSpan w:val="3"/>
            <w:vAlign w:val="bottom"/>
          </w:tcPr>
          <w:p w14:paraId="35D84120" w14:textId="61781F44"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17505.22</w:t>
            </w:r>
          </w:p>
        </w:tc>
        <w:tc>
          <w:tcPr>
            <w:tcW w:w="0" w:type="auto"/>
            <w:gridSpan w:val="3"/>
            <w:vAlign w:val="bottom"/>
          </w:tcPr>
          <w:p w14:paraId="44474948" w14:textId="59BA5641"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17480.43</w:t>
            </w:r>
          </w:p>
        </w:tc>
        <w:tc>
          <w:tcPr>
            <w:tcW w:w="0" w:type="auto"/>
            <w:gridSpan w:val="3"/>
            <w:vAlign w:val="bottom"/>
          </w:tcPr>
          <w:p w14:paraId="7DD33521" w14:textId="4D0196D4" w:rsidR="00FA3358" w:rsidRPr="00220C73" w:rsidRDefault="00FA3358" w:rsidP="00FA33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17531.12</w:t>
            </w:r>
          </w:p>
        </w:tc>
      </w:tr>
      <w:tr w:rsidR="00FA3358" w:rsidRPr="00220C73" w14:paraId="6A5DD22B" w14:textId="77777777" w:rsidTr="00F6552C">
        <w:tc>
          <w:tcPr>
            <w:cnfStyle w:val="001000000000" w:firstRow="0" w:lastRow="0" w:firstColumn="1" w:lastColumn="0" w:oddVBand="0" w:evenVBand="0" w:oddHBand="0" w:evenHBand="0" w:firstRowFirstColumn="0" w:firstRowLastColumn="0" w:lastRowFirstColumn="0" w:lastRowLastColumn="0"/>
            <w:tcW w:w="0" w:type="auto"/>
          </w:tcPr>
          <w:p w14:paraId="5FB40260" w14:textId="77777777" w:rsidR="00FA3358" w:rsidRPr="00220C73" w:rsidRDefault="00FA3358" w:rsidP="00FA3358">
            <w:pPr>
              <w:rPr>
                <w:rFonts w:ascii="Helvetica" w:hAnsi="Helvetica" w:cs="Helvetica"/>
                <w:sz w:val="24"/>
                <w:szCs w:val="24"/>
              </w:rPr>
            </w:pPr>
            <w:r w:rsidRPr="00220C73">
              <w:rPr>
                <w:rFonts w:ascii="Helvetica" w:hAnsi="Helvetica" w:cs="Helvetica"/>
                <w:sz w:val="24"/>
                <w:szCs w:val="24"/>
              </w:rPr>
              <w:t>BIC</w:t>
            </w:r>
          </w:p>
        </w:tc>
        <w:tc>
          <w:tcPr>
            <w:tcW w:w="0" w:type="auto"/>
            <w:gridSpan w:val="3"/>
            <w:vAlign w:val="bottom"/>
          </w:tcPr>
          <w:p w14:paraId="17CC016E" w14:textId="3A31A57D"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17786.88</w:t>
            </w:r>
          </w:p>
        </w:tc>
        <w:tc>
          <w:tcPr>
            <w:tcW w:w="0" w:type="auto"/>
            <w:gridSpan w:val="3"/>
            <w:vAlign w:val="bottom"/>
          </w:tcPr>
          <w:p w14:paraId="085FA9AA" w14:textId="1F325C7E"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17621.27</w:t>
            </w:r>
          </w:p>
        </w:tc>
        <w:tc>
          <w:tcPr>
            <w:tcW w:w="0" w:type="auto"/>
            <w:gridSpan w:val="3"/>
            <w:vAlign w:val="bottom"/>
          </w:tcPr>
          <w:p w14:paraId="58FC83EC" w14:textId="382040E5" w:rsidR="00FA3358" w:rsidRPr="00220C73" w:rsidRDefault="00FA3358" w:rsidP="00FA33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17784.62</w:t>
            </w:r>
          </w:p>
        </w:tc>
      </w:tr>
      <w:tr w:rsidR="00FA3358" w:rsidRPr="00220C73" w14:paraId="570F7B6C" w14:textId="77777777" w:rsidTr="00AD2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54A8DE" w14:textId="77777777" w:rsidR="00FA3358" w:rsidRPr="00220C73" w:rsidRDefault="00FA3358" w:rsidP="00FA3358">
            <w:pPr>
              <w:rPr>
                <w:rFonts w:ascii="Helvetica" w:hAnsi="Helvetica" w:cs="Helvetica"/>
                <w:sz w:val="24"/>
                <w:szCs w:val="24"/>
              </w:rPr>
            </w:pPr>
          </w:p>
        </w:tc>
        <w:tc>
          <w:tcPr>
            <w:tcW w:w="0" w:type="auto"/>
            <w:gridSpan w:val="9"/>
          </w:tcPr>
          <w:p w14:paraId="46DF200B" w14:textId="77777777" w:rsidR="00FA3358" w:rsidRPr="00220C73" w:rsidRDefault="00FA3358" w:rsidP="00FA3358">
            <w:pP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 p&lt;.001, ** p&lt;.01, * p&lt;.05</w:t>
            </w:r>
            <w:r w:rsidRPr="00220C73">
              <w:rPr>
                <w:rFonts w:ascii="Helvetica" w:hAnsi="Helvetica" w:cs="Helvetica"/>
                <w:sz w:val="24"/>
                <w:szCs w:val="24"/>
              </w:rPr>
              <w:br/>
              <w:t>Data Source: NCDS</w:t>
            </w:r>
          </w:p>
          <w:p w14:paraId="78DD2633" w14:textId="77777777" w:rsidR="00FA3358" w:rsidRPr="00220C73" w:rsidRDefault="00FA3358" w:rsidP="00FA3358">
            <w:pP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Note: Complete Case Analysis for NS-SEC, CAMSIS, RGSC</w:t>
            </w:r>
          </w:p>
        </w:tc>
      </w:tr>
    </w:tbl>
    <w:p w14:paraId="07FEB2AF" w14:textId="77777777" w:rsidR="00996C6F" w:rsidRPr="00220C73" w:rsidRDefault="00996C6F" w:rsidP="00996C6F">
      <w:pPr>
        <w:rPr>
          <w:rFonts w:ascii="Helvetica" w:hAnsi="Helvetica" w:cs="Helvetica"/>
          <w:sz w:val="24"/>
          <w:szCs w:val="24"/>
        </w:rPr>
        <w:sectPr w:rsidR="00996C6F" w:rsidRPr="00220C73" w:rsidSect="00831035">
          <w:pgSz w:w="16838" w:h="11906" w:orient="landscape"/>
          <w:pgMar w:top="1440" w:right="1440" w:bottom="1440" w:left="1440" w:header="709" w:footer="709" w:gutter="0"/>
          <w:cols w:space="708"/>
          <w:docGrid w:linePitch="360"/>
        </w:sectPr>
      </w:pPr>
    </w:p>
    <w:p w14:paraId="5C1852AA" w14:textId="7B6ED2E5" w:rsidR="00996C6F" w:rsidRPr="00220C73" w:rsidRDefault="00996C6F" w:rsidP="00CF007F">
      <w:pPr>
        <w:rPr>
          <w:rFonts w:ascii="Helvetica" w:hAnsi="Helvetica" w:cs="Helvetica"/>
          <w:sz w:val="24"/>
          <w:szCs w:val="24"/>
        </w:rPr>
      </w:pPr>
      <w:r w:rsidRPr="00220C73">
        <w:rPr>
          <w:rFonts w:ascii="Helvetica" w:hAnsi="Helvetica" w:cs="Helvetica"/>
          <w:sz w:val="24"/>
          <w:szCs w:val="24"/>
        </w:rPr>
        <w:lastRenderedPageBreak/>
        <w:t xml:space="preserve">The sensitivity analysis presented in table </w:t>
      </w:r>
      <w:r w:rsidR="000240C7" w:rsidRPr="00220C73">
        <w:rPr>
          <w:rFonts w:ascii="Helvetica" w:hAnsi="Helvetica" w:cs="Helvetica"/>
          <w:sz w:val="24"/>
          <w:szCs w:val="24"/>
        </w:rPr>
        <w:t>3.1</w:t>
      </w:r>
      <w:r w:rsidRPr="00220C73">
        <w:rPr>
          <w:rFonts w:ascii="Helvetica" w:hAnsi="Helvetica" w:cs="Helvetica"/>
          <w:sz w:val="24"/>
          <w:szCs w:val="24"/>
        </w:rPr>
        <w:t xml:space="preserve"> shows that across the three models results are near identical. Based upon the NS-SEC model both CAMSIS and RGSC models show a marked downward trend for those in education, school, and for training</w:t>
      </w:r>
      <w:r w:rsidR="00CF007F" w:rsidRPr="00220C73">
        <w:rPr>
          <w:rFonts w:ascii="Helvetica" w:hAnsi="Helvetica" w:cs="Helvetica"/>
          <w:sz w:val="24"/>
          <w:szCs w:val="24"/>
        </w:rPr>
        <w:t xml:space="preserve"> &amp; </w:t>
      </w:r>
      <w:r w:rsidRPr="00220C73">
        <w:rPr>
          <w:rFonts w:ascii="Helvetica" w:hAnsi="Helvetica" w:cs="Helvetica"/>
          <w:sz w:val="24"/>
          <w:szCs w:val="24"/>
        </w:rPr>
        <w:t xml:space="preserve">apprenticeships compared to  employment. Table A14 in the appendix presents the marginal effects for the three models. </w:t>
      </w:r>
    </w:p>
    <w:p w14:paraId="542F7284" w14:textId="27161207" w:rsidR="00AB4878" w:rsidRPr="00220C73" w:rsidRDefault="00AB4878" w:rsidP="00EB018F">
      <w:pPr>
        <w:pStyle w:val="Heading3"/>
        <w:rPr>
          <w:rFonts w:ascii="Helvetica" w:hAnsi="Helvetica" w:cs="Helvetica"/>
        </w:rPr>
      </w:pPr>
      <w:bookmarkStart w:id="138" w:name="_Toc131406659"/>
      <w:r w:rsidRPr="00220C73">
        <w:rPr>
          <w:rFonts w:ascii="Helvetica" w:hAnsi="Helvetica" w:cs="Helvetica"/>
        </w:rPr>
        <w:t>Discussion and Conclusions</w:t>
      </w:r>
      <w:bookmarkEnd w:id="138"/>
    </w:p>
    <w:p w14:paraId="0649AC15" w14:textId="1229FDDB" w:rsidR="009A2BD2" w:rsidRPr="00220C73" w:rsidRDefault="00051933" w:rsidP="00405D24">
      <w:pPr>
        <w:rPr>
          <w:ins w:id="139" w:author="Roxanne Connelly" w:date="2023-03-05T12:45:00Z"/>
          <w:rFonts w:ascii="Helvetica" w:hAnsi="Helvetica" w:cs="Helvetica"/>
          <w:sz w:val="24"/>
          <w:szCs w:val="24"/>
        </w:rPr>
      </w:pPr>
      <w:r w:rsidRPr="00220C73">
        <w:rPr>
          <w:rFonts w:ascii="Helvetica" w:hAnsi="Helvetica" w:cs="Helvetica"/>
          <w:sz w:val="24"/>
          <w:szCs w:val="24"/>
        </w:rPr>
        <w:t xml:space="preserve">This chapter seeks to bring all the evidence and findings together in one cohesive piece. Best model fits are provided and discussed further at length. </w:t>
      </w:r>
    </w:p>
    <w:p w14:paraId="46D80732" w14:textId="3C021C2D" w:rsidR="00AB4878" w:rsidRPr="00220C73" w:rsidRDefault="00AB4878" w:rsidP="00EB018F">
      <w:pPr>
        <w:pStyle w:val="Heading2"/>
        <w:rPr>
          <w:rFonts w:ascii="Helvetica" w:hAnsi="Helvetica" w:cs="Helvetica"/>
          <w:sz w:val="24"/>
          <w:szCs w:val="24"/>
        </w:rPr>
      </w:pPr>
      <w:bookmarkStart w:id="140" w:name="_Toc131406660"/>
      <w:r w:rsidRPr="00220C73">
        <w:rPr>
          <w:rFonts w:ascii="Helvetica" w:hAnsi="Helvetica" w:cs="Helvetica"/>
          <w:sz w:val="24"/>
          <w:szCs w:val="24"/>
        </w:rPr>
        <w:t>Missing Data in the NCDS</w:t>
      </w:r>
      <w:bookmarkEnd w:id="140"/>
    </w:p>
    <w:p w14:paraId="3A81B682" w14:textId="3B9B8B31" w:rsidR="00AB4878" w:rsidRPr="00220C73" w:rsidRDefault="00AB4878" w:rsidP="00EB018F">
      <w:pPr>
        <w:pStyle w:val="Heading3"/>
        <w:rPr>
          <w:rFonts w:ascii="Helvetica" w:hAnsi="Helvetica" w:cs="Helvetica"/>
        </w:rPr>
      </w:pPr>
      <w:bookmarkStart w:id="141" w:name="_Toc131406661"/>
      <w:r w:rsidRPr="00220C73">
        <w:rPr>
          <w:rFonts w:ascii="Helvetica" w:hAnsi="Helvetica" w:cs="Helvetica"/>
        </w:rPr>
        <w:t>Introduction</w:t>
      </w:r>
      <w:bookmarkEnd w:id="141"/>
    </w:p>
    <w:p w14:paraId="5937B463" w14:textId="0641B1D6" w:rsidR="00051933" w:rsidRPr="00220C73" w:rsidRDefault="00B853C6" w:rsidP="00051933">
      <w:pPr>
        <w:rPr>
          <w:rFonts w:ascii="Helvetica" w:hAnsi="Helvetica" w:cs="Helvetica"/>
          <w:sz w:val="24"/>
          <w:szCs w:val="24"/>
        </w:rPr>
      </w:pPr>
      <w:r w:rsidRPr="00220C73">
        <w:rPr>
          <w:rFonts w:ascii="Helvetica" w:hAnsi="Helvetica" w:cs="Helvetica"/>
          <w:sz w:val="24"/>
          <w:szCs w:val="24"/>
        </w:rPr>
        <w:t xml:space="preserve">The following section seeks to compare a CCA and MI approach to estimate if there are any differences in the substantive conclusions reached. If differences are found, implications are then discussed. </w:t>
      </w:r>
    </w:p>
    <w:p w14:paraId="387C3FDF" w14:textId="768DA408" w:rsidR="00996C6F" w:rsidRPr="00220C73" w:rsidRDefault="00996C6F" w:rsidP="00996C6F">
      <w:pPr>
        <w:rPr>
          <w:rFonts w:ascii="Helvetica" w:hAnsi="Helvetica" w:cs="Helvetica"/>
          <w:sz w:val="24"/>
          <w:szCs w:val="24"/>
        </w:rPr>
      </w:pPr>
      <w:r w:rsidRPr="00220C73">
        <w:rPr>
          <w:rFonts w:ascii="Helvetica" w:hAnsi="Helvetica" w:cs="Helvetica"/>
          <w:sz w:val="24"/>
          <w:szCs w:val="24"/>
        </w:rPr>
        <w:t>A complete case analysis is only valid if data can be considered MCAR. If data is found to be MAR, then steps should be taken to address this potential bias in analysis. The gold standard to deal with MAR related data is</w:t>
      </w:r>
      <w:r w:rsidR="00B853C6" w:rsidRPr="00220C73">
        <w:rPr>
          <w:rFonts w:ascii="Helvetica" w:hAnsi="Helvetica" w:cs="Helvetica"/>
          <w:sz w:val="24"/>
          <w:szCs w:val="24"/>
        </w:rPr>
        <w:t xml:space="preserve"> </w:t>
      </w:r>
      <w:r w:rsidRPr="00220C73">
        <w:rPr>
          <w:rFonts w:ascii="Helvetica" w:hAnsi="Helvetica" w:cs="Helvetica"/>
          <w:sz w:val="24"/>
          <w:szCs w:val="24"/>
        </w:rPr>
        <w:t xml:space="preserve">MI. </w:t>
      </w:r>
    </w:p>
    <w:p w14:paraId="1715A62D" w14:textId="77777777" w:rsidR="00996C6F" w:rsidRPr="00220C73" w:rsidRDefault="00996C6F" w:rsidP="00AB4878">
      <w:pPr>
        <w:pStyle w:val="Heading2"/>
        <w:rPr>
          <w:rFonts w:ascii="Helvetica" w:hAnsi="Helvetica" w:cs="Helvetica"/>
          <w:sz w:val="24"/>
          <w:szCs w:val="24"/>
        </w:rPr>
      </w:pPr>
    </w:p>
    <w:p w14:paraId="70ADE260" w14:textId="3FAEF183" w:rsidR="00AB4878" w:rsidRPr="00220C73" w:rsidRDefault="00AB4878" w:rsidP="00EB018F">
      <w:pPr>
        <w:pStyle w:val="Heading3"/>
        <w:rPr>
          <w:rFonts w:ascii="Helvetica" w:hAnsi="Helvetica" w:cs="Helvetica"/>
        </w:rPr>
      </w:pPr>
      <w:bookmarkStart w:id="142" w:name="_Toc131406662"/>
      <w:commentRangeStart w:id="143"/>
      <w:r w:rsidRPr="00220C73">
        <w:rPr>
          <w:rFonts w:ascii="Helvetica" w:hAnsi="Helvetica" w:cs="Helvetica"/>
        </w:rPr>
        <w:t>Multiple Imputation by Chained Equations</w:t>
      </w:r>
      <w:bookmarkEnd w:id="142"/>
    </w:p>
    <w:p w14:paraId="071ACB3E" w14:textId="77777777" w:rsidR="00542130" w:rsidRPr="00220C73" w:rsidRDefault="00996C6F" w:rsidP="00996C6F">
      <w:pPr>
        <w:rPr>
          <w:rFonts w:ascii="Helvetica" w:hAnsi="Helvetica" w:cs="Helvetica"/>
          <w:sz w:val="24"/>
          <w:szCs w:val="24"/>
        </w:rPr>
      </w:pPr>
      <w:r w:rsidRPr="00220C73">
        <w:rPr>
          <w:rFonts w:ascii="Helvetica" w:hAnsi="Helvetica" w:cs="Helvetica"/>
          <w:sz w:val="24"/>
          <w:szCs w:val="24"/>
        </w:rPr>
        <w:t xml:space="preserve">Multiple Imputation </w:t>
      </w:r>
      <w:commentRangeEnd w:id="143"/>
      <w:r w:rsidR="009A2BD2" w:rsidRPr="00220C73">
        <w:rPr>
          <w:rStyle w:val="CommentReference"/>
          <w:rFonts w:ascii="Helvetica" w:hAnsi="Helvetica" w:cs="Helvetica"/>
          <w:sz w:val="24"/>
          <w:szCs w:val="24"/>
        </w:rPr>
        <w:commentReference w:id="143"/>
      </w:r>
      <w:r w:rsidRPr="00220C73">
        <w:rPr>
          <w:rFonts w:ascii="Helvetica" w:hAnsi="Helvetica" w:cs="Helvetica"/>
          <w:sz w:val="24"/>
          <w:szCs w:val="24"/>
        </w:rPr>
        <w:t xml:space="preserve">by Chained Equations is a tool developed to address missing data on all variables within a given model at the same time. It does this by filling in missing values in multiple variables iteratively by using chained equations Multiple imputation models are estimated </w:t>
      </w:r>
      <w:r w:rsidR="00241E6D" w:rsidRPr="00220C73">
        <w:rPr>
          <w:rFonts w:ascii="Helvetica" w:hAnsi="Helvetica" w:cs="Helvetica"/>
          <w:sz w:val="24"/>
          <w:szCs w:val="24"/>
        </w:rPr>
        <w:t>using</w:t>
      </w:r>
      <w:r w:rsidRPr="00220C73">
        <w:rPr>
          <w:rFonts w:ascii="Helvetica" w:hAnsi="Helvetica" w:cs="Helvetica"/>
          <w:sz w:val="24"/>
          <w:szCs w:val="24"/>
        </w:rPr>
        <w:t xml:space="preserve"> the mi suite in Stat</w:t>
      </w:r>
      <w:r w:rsidR="00241E6D" w:rsidRPr="00220C73">
        <w:rPr>
          <w:rFonts w:ascii="Helvetica" w:hAnsi="Helvetica" w:cs="Helvetica"/>
          <w:sz w:val="24"/>
          <w:szCs w:val="24"/>
        </w:rPr>
        <w:t>a</w:t>
      </w:r>
      <w:r w:rsidRPr="00220C73">
        <w:rPr>
          <w:rFonts w:ascii="Helvetica" w:hAnsi="Helvetica" w:cs="Helvetica"/>
          <w:sz w:val="24"/>
          <w:szCs w:val="24"/>
        </w:rPr>
        <w:t xml:space="preserve">. This suite is compatible with the svy suite and so can also </w:t>
      </w:r>
      <w:commentRangeStart w:id="144"/>
      <w:r w:rsidRPr="00220C73">
        <w:rPr>
          <w:rFonts w:ascii="Helvetica" w:hAnsi="Helvetica" w:cs="Helvetica"/>
          <w:sz w:val="24"/>
          <w:szCs w:val="24"/>
        </w:rPr>
        <w:t>adjust for complex survey design.</w:t>
      </w:r>
    </w:p>
    <w:p w14:paraId="74D6996F" w14:textId="77777777" w:rsidR="00542130" w:rsidRPr="00220C73" w:rsidRDefault="00996C6F" w:rsidP="00996C6F">
      <w:pPr>
        <w:rPr>
          <w:rFonts w:ascii="Helvetica" w:hAnsi="Helvetica" w:cs="Helvetica"/>
          <w:sz w:val="24"/>
          <w:szCs w:val="24"/>
        </w:rPr>
      </w:pPr>
      <w:r w:rsidRPr="00220C73">
        <w:rPr>
          <w:rFonts w:ascii="Helvetica" w:hAnsi="Helvetica" w:cs="Helvetica"/>
          <w:sz w:val="24"/>
          <w:szCs w:val="24"/>
        </w:rPr>
        <w:t xml:space="preserve">Whilst multiple imputation does help when it comes to missingness, it does have some drawbacks. Goodness-of-fit statistics for </w:t>
      </w:r>
      <w:r w:rsidR="00241E6D" w:rsidRPr="00220C73">
        <w:rPr>
          <w:rFonts w:ascii="Helvetica" w:hAnsi="Helvetica" w:cs="Helvetica"/>
          <w:sz w:val="24"/>
          <w:szCs w:val="24"/>
        </w:rPr>
        <w:t>example</w:t>
      </w:r>
      <w:r w:rsidRPr="00220C73">
        <w:rPr>
          <w:rFonts w:ascii="Helvetica" w:hAnsi="Helvetica" w:cs="Helvetica"/>
          <w:sz w:val="24"/>
          <w:szCs w:val="24"/>
        </w:rPr>
        <w:t xml:space="preserve"> are not able to be used – R2 and BIC most prominently. Therefore, it is not possible to assess the more appropriate or parsimonious model. </w:t>
      </w:r>
    </w:p>
    <w:p w14:paraId="1156C8D1" w14:textId="5B1CE16B" w:rsidR="00996C6F" w:rsidRPr="00220C73" w:rsidRDefault="00996C6F" w:rsidP="00996C6F">
      <w:pPr>
        <w:rPr>
          <w:rFonts w:ascii="Helvetica" w:hAnsi="Helvetica" w:cs="Helvetica"/>
          <w:sz w:val="24"/>
          <w:szCs w:val="24"/>
        </w:rPr>
      </w:pPr>
      <w:r w:rsidRPr="00220C73">
        <w:rPr>
          <w:rFonts w:ascii="Helvetica" w:hAnsi="Helvetica" w:cs="Helvetica"/>
          <w:sz w:val="24"/>
          <w:szCs w:val="24"/>
        </w:rPr>
        <w:t xml:space="preserve">Whilst there is no clear consensus on the number of optimum imputations required to estimate the model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{"citationID":"8QGPu2uw","properties":{"formattedCitation":"(Silverwood {\\i{}et al.}, 2021)","plainCitation":"(Silverwood et al., 2021)","noteIndex":0},"citationItems":[{"id":1234,"uris":["http://zotero.org/users/8741181/items/JJQ92X8Q"],"itemData":{"id":1234,"type":"article-journal","title":"Handling missing data in the National Child Development Study: User guide (Version 2).","author":[{"family":"Silverwood","given":"R"},{"family":"Narayanan,","given":"M"},{"family":"Dodgeon","given":"B"},{"family":"Ploubidis","given":"G"}],"issued":{"date-parts":[["2021"]]}}}],"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 xml:space="preserve">(Silverwood </w:t>
      </w:r>
      <w:r w:rsidRPr="00220C73">
        <w:rPr>
          <w:rFonts w:ascii="Helvetica" w:hAnsi="Helvetica" w:cs="Helvetica"/>
          <w:i/>
          <w:iCs/>
          <w:sz w:val="24"/>
          <w:szCs w:val="24"/>
        </w:rPr>
        <w:t>et al.</w:t>
      </w:r>
      <w:r w:rsidRPr="00220C73">
        <w:rPr>
          <w:rFonts w:ascii="Helvetica" w:hAnsi="Helvetica" w:cs="Helvetica"/>
          <w:sz w:val="24"/>
          <w:szCs w:val="24"/>
        </w:rPr>
        <w:t>, 2021)</w:t>
      </w:r>
      <w:r w:rsidRPr="00220C73">
        <w:rPr>
          <w:rFonts w:ascii="Helvetica" w:hAnsi="Helvetica" w:cs="Helvetica"/>
          <w:sz w:val="24"/>
          <w:szCs w:val="24"/>
        </w:rPr>
        <w:fldChar w:fldCharType="end"/>
      </w:r>
      <w:r w:rsidRPr="00220C73">
        <w:rPr>
          <w:rFonts w:ascii="Helvetica" w:hAnsi="Helvetica" w:cs="Helvetica"/>
          <w:sz w:val="24"/>
          <w:szCs w:val="24"/>
        </w:rPr>
        <w:t xml:space="preserve">, 50 imputations is advised with checks performed after values have been imputed to see if more imputations are required. Basic tests were </w:t>
      </w:r>
      <w:commentRangeEnd w:id="144"/>
      <w:r w:rsidR="009A2BD2" w:rsidRPr="00220C73">
        <w:rPr>
          <w:rStyle w:val="CommentReference"/>
          <w:rFonts w:ascii="Helvetica" w:hAnsi="Helvetica" w:cs="Helvetica"/>
          <w:sz w:val="24"/>
          <w:szCs w:val="24"/>
        </w:rPr>
        <w:commentReference w:id="144"/>
      </w:r>
      <w:r w:rsidRPr="00220C73">
        <w:rPr>
          <w:rFonts w:ascii="Helvetica" w:hAnsi="Helvetica" w:cs="Helvetica"/>
          <w:sz w:val="24"/>
          <w:szCs w:val="24"/>
        </w:rPr>
        <w:t>performed with 5 imputations before increasing this to 50</w:t>
      </w:r>
      <w:r w:rsidR="00542130" w:rsidRPr="00220C73">
        <w:rPr>
          <w:rFonts w:ascii="Helvetica" w:hAnsi="Helvetica" w:cs="Helvetica"/>
          <w:sz w:val="24"/>
          <w:szCs w:val="24"/>
        </w:rPr>
        <w:t>. After 50 imputations were performed, basic tests were replicated, and the decision was made to up this to 100 as some variables were found to not be stable across iterations. At 100 imputations the results remained consistent and stable. Results of this stability can be found within the appendix.</w:t>
      </w:r>
      <w:r w:rsidRPr="00220C73">
        <w:rPr>
          <w:rFonts w:ascii="Helvetica" w:hAnsi="Helvetica" w:cs="Helvetica"/>
          <w:sz w:val="24"/>
          <w:szCs w:val="24"/>
        </w:rPr>
        <w:t xml:space="preserve"> </w:t>
      </w:r>
    </w:p>
    <w:p w14:paraId="4962AD07" w14:textId="77777777" w:rsidR="00996C6F" w:rsidRPr="00220C73" w:rsidRDefault="00996C6F" w:rsidP="00996C6F">
      <w:pPr>
        <w:rPr>
          <w:rFonts w:ascii="Helvetica" w:hAnsi="Helvetica" w:cs="Helvetica"/>
          <w:sz w:val="24"/>
          <w:szCs w:val="24"/>
        </w:rPr>
      </w:pPr>
      <w:r w:rsidRPr="00220C73">
        <w:rPr>
          <w:rFonts w:ascii="Helvetica" w:hAnsi="Helvetica" w:cs="Helvetica"/>
          <w:sz w:val="24"/>
          <w:szCs w:val="24"/>
        </w:rPr>
        <w:t xml:space="preserve">The imputation model naturally includes all analytical variables included in the previous chapter. The imputation model also includes several auxiliary variables. These are broken down into two types. The first are variables that are predictive of both the probability of missingness and the underlying missing values themselves. The second are variables that are predictive of the underlying missing values only. Missing data in the NCDS is largely derived by non-response at a given sweep and </w:t>
      </w:r>
      <w:r w:rsidRPr="00220C73">
        <w:rPr>
          <w:rFonts w:ascii="Helvetica" w:hAnsi="Helvetica" w:cs="Helvetica"/>
          <w:sz w:val="24"/>
          <w:szCs w:val="24"/>
        </w:rPr>
        <w:lastRenderedPageBreak/>
        <w:t xml:space="preserve">auxiliary variables are selected from pre-determined sets of variables predictive of non-response at sweep 4 as seen in </w:t>
      </w: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ZOTERO_ITEM CSL_CITATION {"citationID":"dS3olDr1","properties":{"formattedCitation":"(Silverwood {\\i{}et al.}, 2021)","plainCitation":"(Silverwood et al., 2021)","noteIndex":0},"citationItems":[{"id":1234,"uris":["http://zotero.org/users/8741181/items/JJQ92X8Q"],"itemData":{"id":1234,"type":"article-journal","title":"Handling missing data in the National Child Development Study: User guide (Version 2).","author":[{"family":"Silverwood","given":"R"},{"family":"Narayanan,","given":"M"},{"family":"Dodgeon","given":"B"},{"family":"Ploubidis","given":"G"}],"issued":{"date-parts":[["2021"]]}}}],"schema":"https://github.com/citation-style-language/schema/raw/master/csl-citation.json"} </w:instrText>
      </w:r>
      <w:r w:rsidRPr="00220C73">
        <w:rPr>
          <w:rFonts w:ascii="Helvetica" w:hAnsi="Helvetica" w:cs="Helvetica"/>
          <w:sz w:val="24"/>
          <w:szCs w:val="24"/>
        </w:rPr>
        <w:fldChar w:fldCharType="separate"/>
      </w:r>
      <w:r w:rsidRPr="00220C73">
        <w:rPr>
          <w:rFonts w:ascii="Helvetica" w:hAnsi="Helvetica" w:cs="Helvetica"/>
          <w:sz w:val="24"/>
          <w:szCs w:val="24"/>
        </w:rPr>
        <w:t xml:space="preserve">(Silverwood </w:t>
      </w:r>
      <w:r w:rsidRPr="00220C73">
        <w:rPr>
          <w:rFonts w:ascii="Helvetica" w:hAnsi="Helvetica" w:cs="Helvetica"/>
          <w:i/>
          <w:iCs/>
          <w:sz w:val="24"/>
          <w:szCs w:val="24"/>
        </w:rPr>
        <w:t>et al.</w:t>
      </w:r>
      <w:r w:rsidRPr="00220C73">
        <w:rPr>
          <w:rFonts w:ascii="Helvetica" w:hAnsi="Helvetica" w:cs="Helvetica"/>
          <w:sz w:val="24"/>
          <w:szCs w:val="24"/>
        </w:rPr>
        <w:t>, 2021)</w:t>
      </w:r>
      <w:r w:rsidRPr="00220C73">
        <w:rPr>
          <w:rFonts w:ascii="Helvetica" w:hAnsi="Helvetica" w:cs="Helvetica"/>
          <w:sz w:val="24"/>
          <w:szCs w:val="24"/>
        </w:rPr>
        <w:fldChar w:fldCharType="end"/>
      </w:r>
      <w:r w:rsidRPr="00220C73">
        <w:rPr>
          <w:rFonts w:ascii="Helvetica" w:hAnsi="Helvetica" w:cs="Helvetica"/>
          <w:sz w:val="24"/>
          <w:szCs w:val="24"/>
        </w:rPr>
        <w:t xml:space="preserve">. </w:t>
      </w:r>
    </w:p>
    <w:p w14:paraId="6994BABC" w14:textId="2079E76D" w:rsidR="00996C6F" w:rsidRPr="00220C73" w:rsidRDefault="00996C6F" w:rsidP="00996C6F">
      <w:pPr>
        <w:rPr>
          <w:rFonts w:ascii="Helvetica" w:hAnsi="Helvetica" w:cs="Helvetica"/>
          <w:sz w:val="24"/>
          <w:szCs w:val="24"/>
        </w:rPr>
      </w:pPr>
      <w:r w:rsidRPr="00220C73">
        <w:rPr>
          <w:rFonts w:ascii="Helvetica" w:hAnsi="Helvetica" w:cs="Helvetica"/>
          <w:sz w:val="24"/>
          <w:szCs w:val="24"/>
        </w:rPr>
        <w:t xml:space="preserve">There were 19 variables identified for inclusion in the imputation model. </w:t>
      </w:r>
      <w:r w:rsidR="00241E6D" w:rsidRPr="00220C73">
        <w:rPr>
          <w:rFonts w:ascii="Helvetica" w:hAnsi="Helvetica" w:cs="Helvetica"/>
          <w:sz w:val="24"/>
          <w:szCs w:val="24"/>
        </w:rPr>
        <w:t>However,</w:t>
      </w:r>
      <w:r w:rsidRPr="00220C73">
        <w:rPr>
          <w:rFonts w:ascii="Helvetica" w:hAnsi="Helvetica" w:cs="Helvetica"/>
          <w:sz w:val="24"/>
          <w:szCs w:val="24"/>
        </w:rPr>
        <w:t xml:space="preserve"> variables that are predictive of the chance of missing values but are not predictive of the underlying missing values themselves will not add any information to the model. Thus, the decision was made not to include such variables in the imputation model. From this 6 out of 19 variables are associated with economic activity </w:t>
      </w:r>
      <w:commentRangeStart w:id="145"/>
      <w:r w:rsidRPr="00220C73">
        <w:rPr>
          <w:rFonts w:ascii="Helvetica" w:hAnsi="Helvetica" w:cs="Helvetica"/>
          <w:sz w:val="24"/>
          <w:szCs w:val="24"/>
        </w:rPr>
        <w:t xml:space="preserve">with p&lt;0.001 </w:t>
      </w:r>
      <w:commentRangeEnd w:id="145"/>
      <w:r w:rsidR="009A2BD2" w:rsidRPr="00220C73">
        <w:rPr>
          <w:rStyle w:val="CommentReference"/>
          <w:rFonts w:ascii="Helvetica" w:hAnsi="Helvetica" w:cs="Helvetica"/>
          <w:sz w:val="24"/>
          <w:szCs w:val="24"/>
        </w:rPr>
        <w:commentReference w:id="145"/>
      </w:r>
      <w:r w:rsidRPr="00220C73">
        <w:rPr>
          <w:rFonts w:ascii="Helvetica" w:hAnsi="Helvetica" w:cs="Helvetica"/>
          <w:sz w:val="24"/>
          <w:szCs w:val="24"/>
        </w:rPr>
        <w:t xml:space="preserve">and so are included as auxiliary variables in the imputation model. </w:t>
      </w:r>
    </w:p>
    <w:p w14:paraId="09CCAC4C" w14:textId="5227F428" w:rsidR="00996C6F" w:rsidRPr="00220C73" w:rsidRDefault="00996C6F" w:rsidP="00996C6F">
      <w:pPr>
        <w:rPr>
          <w:rFonts w:ascii="Helvetica" w:hAnsi="Helvetica" w:cs="Helvetica"/>
          <w:sz w:val="24"/>
          <w:szCs w:val="24"/>
        </w:rPr>
      </w:pPr>
      <w:r w:rsidRPr="00220C73">
        <w:rPr>
          <w:rFonts w:ascii="Helvetica" w:hAnsi="Helvetica" w:cs="Helvetica"/>
          <w:sz w:val="24"/>
          <w:szCs w:val="24"/>
        </w:rPr>
        <w:t xml:space="preserve">With a greater number of variables as our model has, convergence issues are probable. This risk is increased if a model has </w:t>
      </w:r>
      <w:r w:rsidR="00241E6D" w:rsidRPr="00220C73">
        <w:rPr>
          <w:rFonts w:ascii="Helvetica" w:hAnsi="Helvetica" w:cs="Helvetica"/>
          <w:sz w:val="24"/>
          <w:szCs w:val="24"/>
        </w:rPr>
        <w:t>many</w:t>
      </w:r>
      <w:r w:rsidRPr="00220C73">
        <w:rPr>
          <w:rFonts w:ascii="Helvetica" w:hAnsi="Helvetica" w:cs="Helvetica"/>
          <w:sz w:val="24"/>
          <w:szCs w:val="24"/>
        </w:rPr>
        <w:t xml:space="preserve"> categorical variables. </w:t>
      </w:r>
      <w:r w:rsidR="00542130" w:rsidRPr="00220C73">
        <w:rPr>
          <w:rFonts w:ascii="Helvetica" w:hAnsi="Helvetica" w:cs="Helvetica"/>
          <w:sz w:val="24"/>
          <w:szCs w:val="24"/>
        </w:rPr>
        <w:t>Failure to converge was a consistent problem. Without resorting to re-coding analytical varaibales the decision was made to drop one of the auxiliary variables in order to produce an imputed model</w:t>
      </w:r>
      <w:r w:rsidR="00542130" w:rsidRPr="00220C73">
        <w:rPr>
          <w:rStyle w:val="FootnoteReference"/>
          <w:rFonts w:ascii="Helvetica" w:hAnsi="Helvetica" w:cs="Helvetica"/>
          <w:sz w:val="24"/>
          <w:szCs w:val="24"/>
        </w:rPr>
        <w:footnoteReference w:id="14"/>
      </w:r>
      <w:r w:rsidR="00542130" w:rsidRPr="00220C73">
        <w:rPr>
          <w:rFonts w:ascii="Helvetica" w:hAnsi="Helvetica" w:cs="Helvetica"/>
          <w:sz w:val="24"/>
          <w:szCs w:val="24"/>
        </w:rPr>
        <w:t xml:space="preserve">. </w:t>
      </w:r>
    </w:p>
    <w:p w14:paraId="0BFA859A" w14:textId="61CE91F3" w:rsidR="00996C6F" w:rsidRPr="00220C73" w:rsidRDefault="00996C6F" w:rsidP="00996C6F">
      <w:pPr>
        <w:rPr>
          <w:rFonts w:ascii="Helvetica" w:hAnsi="Helvetica" w:cs="Helvetica"/>
          <w:sz w:val="24"/>
          <w:szCs w:val="24"/>
        </w:rPr>
      </w:pPr>
      <w:r w:rsidRPr="00220C73">
        <w:rPr>
          <w:rFonts w:ascii="Helvetica" w:hAnsi="Helvetica" w:cs="Helvetica"/>
          <w:sz w:val="24"/>
          <w:szCs w:val="24"/>
        </w:rPr>
        <w:t>The means and standard deviations of imputed values from each iteration of the imputation were checked and tabulations of each categorical variable to check the distributions of each variable against the imputations</w:t>
      </w:r>
      <w:commentRangeStart w:id="146"/>
      <w:r w:rsidRPr="00220C73">
        <w:rPr>
          <w:rStyle w:val="FootnoteReference"/>
          <w:rFonts w:ascii="Helvetica" w:hAnsi="Helvetica" w:cs="Helvetica"/>
          <w:sz w:val="24"/>
          <w:szCs w:val="24"/>
        </w:rPr>
        <w:footnoteReference w:id="15"/>
      </w:r>
      <w:r w:rsidR="000240C7" w:rsidRPr="00220C73">
        <w:rPr>
          <w:rFonts w:ascii="Helvetica" w:hAnsi="Helvetica" w:cs="Helvetica"/>
          <w:sz w:val="24"/>
          <w:szCs w:val="24"/>
        </w:rPr>
        <w:t>.</w:t>
      </w:r>
      <w:commentRangeEnd w:id="146"/>
      <w:r w:rsidR="000A1333" w:rsidRPr="00220C73">
        <w:rPr>
          <w:rStyle w:val="CommentReference"/>
          <w:rFonts w:ascii="Helvetica" w:hAnsi="Helvetica" w:cs="Helvetica"/>
          <w:sz w:val="24"/>
          <w:szCs w:val="24"/>
        </w:rPr>
        <w:commentReference w:id="146"/>
      </w:r>
    </w:p>
    <w:p w14:paraId="24E41BF2" w14:textId="5670BCE1" w:rsidR="00996C6F" w:rsidRPr="00220C73" w:rsidRDefault="00996C6F" w:rsidP="00996C6F">
      <w:pPr>
        <w:rPr>
          <w:rFonts w:ascii="Helvetica" w:hAnsi="Helvetica" w:cs="Helvetica"/>
          <w:sz w:val="24"/>
          <w:szCs w:val="24"/>
        </w:rPr>
      </w:pPr>
      <w:r w:rsidRPr="00220C73">
        <w:rPr>
          <w:rFonts w:ascii="Helvetica" w:hAnsi="Helvetica" w:cs="Helvetica"/>
          <w:sz w:val="24"/>
          <w:szCs w:val="24"/>
        </w:rPr>
        <w:t>The next models presented will be a comparison of a complete case analysis using NS-SEC from the previous chapter and the imputed model</w:t>
      </w:r>
      <w:r w:rsidR="00241E6D" w:rsidRPr="00220C73">
        <w:rPr>
          <w:rFonts w:ascii="Helvetica" w:hAnsi="Helvetica" w:cs="Helvetica"/>
          <w:sz w:val="24"/>
          <w:szCs w:val="24"/>
        </w:rPr>
        <w:t xml:space="preserve"> in table </w:t>
      </w:r>
      <w:r w:rsidR="000240C7" w:rsidRPr="00220C73">
        <w:rPr>
          <w:rFonts w:ascii="Helvetica" w:hAnsi="Helvetica" w:cs="Helvetica"/>
          <w:sz w:val="24"/>
          <w:szCs w:val="24"/>
        </w:rPr>
        <w:t>4</w:t>
      </w:r>
      <w:r w:rsidR="00241E6D" w:rsidRPr="00220C73">
        <w:rPr>
          <w:rFonts w:ascii="Helvetica" w:hAnsi="Helvetica" w:cs="Helvetica"/>
          <w:sz w:val="24"/>
          <w:szCs w:val="24"/>
        </w:rPr>
        <w:t>.2</w:t>
      </w:r>
      <w:r w:rsidRPr="00220C73">
        <w:rPr>
          <w:rFonts w:ascii="Helvetica" w:hAnsi="Helvetica" w:cs="Helvetica"/>
          <w:sz w:val="24"/>
          <w:szCs w:val="24"/>
        </w:rPr>
        <w:t xml:space="preserve">. </w:t>
      </w:r>
    </w:p>
    <w:p w14:paraId="4674E688" w14:textId="40D13444" w:rsidR="00996C6F" w:rsidRPr="00220C73" w:rsidRDefault="00996C6F" w:rsidP="00996C6F">
      <w:pPr>
        <w:rPr>
          <w:rFonts w:ascii="Helvetica" w:hAnsi="Helvetica" w:cs="Helvetica"/>
          <w:sz w:val="24"/>
          <w:szCs w:val="24"/>
        </w:rPr>
      </w:pPr>
      <w:r w:rsidRPr="00220C73">
        <w:rPr>
          <w:rFonts w:ascii="Helvetica" w:hAnsi="Helvetica" w:cs="Helvetica"/>
          <w:sz w:val="24"/>
          <w:szCs w:val="24"/>
        </w:rPr>
        <w:t xml:space="preserve">Overall, there is similarity between the complete case analysis and the imputed model. </w:t>
      </w:r>
      <w:r w:rsidR="00236307" w:rsidRPr="00220C73">
        <w:rPr>
          <w:rFonts w:ascii="Helvetica" w:hAnsi="Helvetica" w:cs="Helvetica"/>
          <w:sz w:val="24"/>
          <w:szCs w:val="24"/>
        </w:rPr>
        <w:t xml:space="preserve">The substantive conclusions between CCA and MI models are near identical. There are some very slight differences in the log odds across educational attainment, sex, and housing tenure but these slight differences are not large enough to impact the substantive conclusions presented in the interpretation of the CCA model. The imputed model seems to confirm the substantive conclusions made from the CCA model. </w:t>
      </w:r>
    </w:p>
    <w:p w14:paraId="3A3FCFFE" w14:textId="77777777" w:rsidR="00996C6F" w:rsidRPr="00220C73" w:rsidRDefault="00996C6F" w:rsidP="00996C6F">
      <w:pPr>
        <w:rPr>
          <w:rFonts w:ascii="Helvetica" w:hAnsi="Helvetica" w:cs="Helvetica"/>
          <w:b/>
          <w:bCs/>
          <w:sz w:val="24"/>
          <w:szCs w:val="24"/>
        </w:rPr>
        <w:sectPr w:rsidR="00996C6F" w:rsidRPr="00220C73">
          <w:pgSz w:w="11906" w:h="16838"/>
          <w:pgMar w:top="1440" w:right="1440" w:bottom="1440" w:left="1440" w:header="708" w:footer="708" w:gutter="0"/>
          <w:cols w:space="708"/>
          <w:docGrid w:linePitch="360"/>
        </w:sectPr>
      </w:pPr>
    </w:p>
    <w:tbl>
      <w:tblPr>
        <w:tblStyle w:val="GridTable2"/>
        <w:tblW w:w="0" w:type="auto"/>
        <w:jc w:val="center"/>
        <w:tblLook w:val="04A0" w:firstRow="1" w:lastRow="0" w:firstColumn="1" w:lastColumn="0" w:noHBand="0" w:noVBand="1"/>
      </w:tblPr>
      <w:tblGrid>
        <w:gridCol w:w="6890"/>
        <w:gridCol w:w="1206"/>
        <w:gridCol w:w="1246"/>
        <w:gridCol w:w="971"/>
        <w:gridCol w:w="1206"/>
        <w:gridCol w:w="1246"/>
        <w:gridCol w:w="971"/>
        <w:gridCol w:w="222"/>
      </w:tblGrid>
      <w:tr w:rsidR="00996C6F" w:rsidRPr="00220C73" w14:paraId="30FA2DD6" w14:textId="77777777" w:rsidTr="00AD2AE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D1B1BFD" w14:textId="51B51CEF" w:rsidR="00996C6F" w:rsidRPr="00220C73" w:rsidRDefault="00996C6F" w:rsidP="00AD2AE7">
            <w:pPr>
              <w:rPr>
                <w:rFonts w:ascii="Helvetica" w:hAnsi="Helvetica" w:cs="Helvetica"/>
                <w:sz w:val="24"/>
                <w:szCs w:val="24"/>
              </w:rPr>
            </w:pPr>
            <w:r w:rsidRPr="00220C73">
              <w:rPr>
                <w:rFonts w:ascii="Helvetica" w:hAnsi="Helvetica" w:cs="Helvetica"/>
                <w:sz w:val="24"/>
                <w:szCs w:val="24"/>
              </w:rPr>
              <w:lastRenderedPageBreak/>
              <w:t xml:space="preserve">Table </w:t>
            </w:r>
            <w:r w:rsidR="002020E2">
              <w:rPr>
                <w:rFonts w:ascii="Helvetica" w:hAnsi="Helvetica" w:cs="Helvetica"/>
                <w:sz w:val="24"/>
                <w:szCs w:val="24"/>
              </w:rPr>
              <w:t>1.13</w:t>
            </w:r>
            <w:r w:rsidRPr="00220C73">
              <w:rPr>
                <w:rFonts w:ascii="Helvetica" w:hAnsi="Helvetica" w:cs="Helvetica"/>
                <w:sz w:val="24"/>
                <w:szCs w:val="24"/>
              </w:rPr>
              <w:t xml:space="preserve"> Comparison of CCA NS-SEC vs Imputed NS-SEC</w:t>
            </w:r>
          </w:p>
        </w:tc>
        <w:tc>
          <w:tcPr>
            <w:tcW w:w="0" w:type="auto"/>
            <w:gridSpan w:val="3"/>
          </w:tcPr>
          <w:p w14:paraId="540D9525" w14:textId="77777777" w:rsidR="00996C6F" w:rsidRPr="00220C73" w:rsidRDefault="00996C6F"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281F9D49" w14:textId="77777777" w:rsidR="00996C6F" w:rsidRPr="00220C73" w:rsidRDefault="00996C6F"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5FE1C220" w14:textId="77777777" w:rsidR="00996C6F" w:rsidRPr="00220C73" w:rsidRDefault="00996C6F"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72E11FD6" w14:textId="77777777" w:rsidR="00996C6F" w:rsidRPr="00220C73" w:rsidRDefault="00996C6F"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418F4942" w14:textId="77777777" w:rsidR="00996C6F" w:rsidRPr="00220C73" w:rsidRDefault="00996C6F"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996C6F" w:rsidRPr="00220C73" w14:paraId="683B6301" w14:textId="77777777" w:rsidTr="00AD2AE7">
        <w:trPr>
          <w:gridAfter w:val="1"/>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8BD41D0" w14:textId="77777777" w:rsidR="00996C6F" w:rsidRPr="00220C73" w:rsidRDefault="00996C6F" w:rsidP="00AD2AE7">
            <w:pPr>
              <w:rPr>
                <w:rFonts w:ascii="Helvetica" w:hAnsi="Helvetica" w:cs="Helvetica"/>
                <w:sz w:val="24"/>
                <w:szCs w:val="24"/>
              </w:rPr>
            </w:pPr>
          </w:p>
        </w:tc>
        <w:tc>
          <w:tcPr>
            <w:tcW w:w="0" w:type="auto"/>
            <w:gridSpan w:val="3"/>
          </w:tcPr>
          <w:p w14:paraId="5F927E96" w14:textId="77777777" w:rsidR="00996C6F" w:rsidRPr="00220C73" w:rsidRDefault="00996C6F" w:rsidP="00AD2AE7">
            <w:pPr>
              <w:cnfStyle w:val="000000100000" w:firstRow="0" w:lastRow="0" w:firstColumn="0" w:lastColumn="0" w:oddVBand="0" w:evenVBand="0" w:oddHBand="1" w:evenHBand="0" w:firstRowFirstColumn="0" w:firstRowLastColumn="0" w:lastRowFirstColumn="0" w:lastRowLastColumn="0"/>
              <w:rPr>
                <w:rFonts w:ascii="Helvetica" w:hAnsi="Helvetica" w:cs="Helvetica"/>
                <w:b/>
                <w:bCs/>
                <w:sz w:val="24"/>
                <w:szCs w:val="24"/>
              </w:rPr>
            </w:pPr>
            <w:r w:rsidRPr="00220C73">
              <w:rPr>
                <w:rFonts w:ascii="Helvetica" w:hAnsi="Helvetica" w:cs="Helvetica"/>
                <w:b/>
                <w:bCs/>
                <w:sz w:val="24"/>
                <w:szCs w:val="24"/>
              </w:rPr>
              <w:t>CCA NS-SEC</w:t>
            </w:r>
          </w:p>
        </w:tc>
        <w:tc>
          <w:tcPr>
            <w:tcW w:w="0" w:type="auto"/>
            <w:gridSpan w:val="3"/>
          </w:tcPr>
          <w:p w14:paraId="120F18E9" w14:textId="77777777" w:rsidR="00996C6F" w:rsidRPr="00220C73" w:rsidRDefault="00996C6F" w:rsidP="00AD2AE7">
            <w:pPr>
              <w:cnfStyle w:val="000000100000" w:firstRow="0" w:lastRow="0" w:firstColumn="0" w:lastColumn="0" w:oddVBand="0" w:evenVBand="0" w:oddHBand="1" w:evenHBand="0" w:firstRowFirstColumn="0" w:firstRowLastColumn="0" w:lastRowFirstColumn="0" w:lastRowLastColumn="0"/>
              <w:rPr>
                <w:rFonts w:ascii="Helvetica" w:hAnsi="Helvetica" w:cs="Helvetica"/>
                <w:b/>
                <w:bCs/>
                <w:sz w:val="24"/>
                <w:szCs w:val="24"/>
              </w:rPr>
            </w:pPr>
            <w:r w:rsidRPr="00220C73">
              <w:rPr>
                <w:rFonts w:ascii="Helvetica" w:hAnsi="Helvetica" w:cs="Helvetica"/>
                <w:b/>
                <w:bCs/>
                <w:sz w:val="24"/>
                <w:szCs w:val="24"/>
              </w:rPr>
              <w:t>Imputed NS-SEC</w:t>
            </w:r>
          </w:p>
        </w:tc>
      </w:tr>
      <w:tr w:rsidR="006804CE" w:rsidRPr="00220C73" w14:paraId="1C3A5B05" w14:textId="77777777" w:rsidTr="00AD2AE7">
        <w:trPr>
          <w:gridAfter w:val="1"/>
          <w:jc w:val="center"/>
        </w:trPr>
        <w:tc>
          <w:tcPr>
            <w:cnfStyle w:val="001000000000" w:firstRow="0" w:lastRow="0" w:firstColumn="1" w:lastColumn="0" w:oddVBand="0" w:evenVBand="0" w:oddHBand="0" w:evenHBand="0" w:firstRowFirstColumn="0" w:firstRowLastColumn="0" w:lastRowFirstColumn="0" w:lastRowLastColumn="0"/>
            <w:tcW w:w="0" w:type="auto"/>
          </w:tcPr>
          <w:p w14:paraId="49521EB0" w14:textId="579CC570" w:rsidR="006804CE" w:rsidRPr="00220C73" w:rsidRDefault="006804CE" w:rsidP="006804CE">
            <w:pPr>
              <w:rPr>
                <w:rFonts w:ascii="Helvetica" w:hAnsi="Helvetica" w:cs="Helvetica"/>
                <w:sz w:val="24"/>
                <w:szCs w:val="24"/>
              </w:rPr>
            </w:pPr>
            <w:commentRangeStart w:id="147"/>
            <w:commentRangeEnd w:id="147"/>
            <w:r w:rsidRPr="00220C73">
              <w:rPr>
                <w:rStyle w:val="CommentReference"/>
                <w:rFonts w:ascii="Helvetica" w:hAnsi="Helvetica" w:cs="Helvetica"/>
                <w:b w:val="0"/>
                <w:bCs w:val="0"/>
                <w:sz w:val="24"/>
                <w:szCs w:val="24"/>
              </w:rPr>
              <w:commentReference w:id="147"/>
            </w:r>
            <w:r w:rsidRPr="00220C73">
              <w:rPr>
                <w:rFonts w:ascii="Helvetica" w:hAnsi="Helvetica" w:cs="Helvetica"/>
                <w:sz w:val="24"/>
                <w:szCs w:val="24"/>
              </w:rPr>
              <w:t>Economic Activity</w:t>
            </w:r>
          </w:p>
        </w:tc>
        <w:tc>
          <w:tcPr>
            <w:tcW w:w="0" w:type="auto"/>
          </w:tcPr>
          <w:p w14:paraId="6E703368" w14:textId="77777777" w:rsidR="006804CE" w:rsidRPr="00220C73" w:rsidRDefault="006804CE" w:rsidP="006804CE">
            <w:pPr>
              <w:cnfStyle w:val="000000000000" w:firstRow="0" w:lastRow="0" w:firstColumn="0" w:lastColumn="0" w:oddVBand="0" w:evenVBand="0" w:oddHBand="0" w:evenHBand="0" w:firstRowFirstColumn="0" w:firstRowLastColumn="0" w:lastRowFirstColumn="0" w:lastRowLastColumn="0"/>
              <w:rPr>
                <w:rFonts w:ascii="Helvetica" w:hAnsi="Helvetica" w:cs="Helvetica"/>
                <w:b/>
                <w:bCs/>
                <w:sz w:val="24"/>
                <w:szCs w:val="24"/>
              </w:rPr>
            </w:pPr>
            <w:r w:rsidRPr="00220C73">
              <w:rPr>
                <w:rFonts w:ascii="Helvetica" w:hAnsi="Helvetica" w:cs="Helvetica"/>
                <w:b/>
                <w:bCs/>
                <w:sz w:val="24"/>
                <w:szCs w:val="24"/>
              </w:rPr>
              <w:t>Coef.</w:t>
            </w:r>
          </w:p>
        </w:tc>
        <w:tc>
          <w:tcPr>
            <w:tcW w:w="0" w:type="auto"/>
          </w:tcPr>
          <w:p w14:paraId="61710514" w14:textId="77777777" w:rsidR="006804CE" w:rsidRPr="00220C73" w:rsidRDefault="006804CE" w:rsidP="006804CE">
            <w:pPr>
              <w:cnfStyle w:val="000000000000" w:firstRow="0" w:lastRow="0" w:firstColumn="0" w:lastColumn="0" w:oddVBand="0" w:evenVBand="0" w:oddHBand="0" w:evenHBand="0" w:firstRowFirstColumn="0" w:firstRowLastColumn="0" w:lastRowFirstColumn="0" w:lastRowLastColumn="0"/>
              <w:rPr>
                <w:rFonts w:ascii="Helvetica" w:hAnsi="Helvetica" w:cs="Helvetica"/>
                <w:b/>
                <w:bCs/>
                <w:sz w:val="24"/>
                <w:szCs w:val="24"/>
              </w:rPr>
            </w:pPr>
            <w:r w:rsidRPr="00220C73">
              <w:rPr>
                <w:rFonts w:ascii="Helvetica" w:hAnsi="Helvetica" w:cs="Helvetica"/>
                <w:b/>
                <w:bCs/>
                <w:sz w:val="24"/>
                <w:szCs w:val="24"/>
              </w:rPr>
              <w:t>S.E</w:t>
            </w:r>
          </w:p>
        </w:tc>
        <w:tc>
          <w:tcPr>
            <w:tcW w:w="0" w:type="auto"/>
          </w:tcPr>
          <w:p w14:paraId="47DCCA79" w14:textId="77777777" w:rsidR="006804CE" w:rsidRPr="00220C73" w:rsidRDefault="006804CE" w:rsidP="006804CE">
            <w:pPr>
              <w:cnfStyle w:val="000000000000" w:firstRow="0" w:lastRow="0" w:firstColumn="0" w:lastColumn="0" w:oddVBand="0" w:evenVBand="0" w:oddHBand="0" w:evenHBand="0" w:firstRowFirstColumn="0" w:firstRowLastColumn="0" w:lastRowFirstColumn="0" w:lastRowLastColumn="0"/>
              <w:rPr>
                <w:rFonts w:ascii="Helvetica" w:hAnsi="Helvetica" w:cs="Helvetica"/>
                <w:b/>
                <w:bCs/>
                <w:sz w:val="24"/>
                <w:szCs w:val="24"/>
              </w:rPr>
            </w:pPr>
            <w:r w:rsidRPr="00220C73">
              <w:rPr>
                <w:rFonts w:ascii="Helvetica" w:hAnsi="Helvetica" w:cs="Helvetica"/>
                <w:b/>
                <w:bCs/>
                <w:sz w:val="24"/>
                <w:szCs w:val="24"/>
              </w:rPr>
              <w:t>Sig.</w:t>
            </w:r>
          </w:p>
        </w:tc>
        <w:tc>
          <w:tcPr>
            <w:tcW w:w="0" w:type="auto"/>
          </w:tcPr>
          <w:p w14:paraId="7C50679C" w14:textId="77777777" w:rsidR="006804CE" w:rsidRPr="00220C73" w:rsidRDefault="006804CE" w:rsidP="006804CE">
            <w:pPr>
              <w:cnfStyle w:val="000000000000" w:firstRow="0" w:lastRow="0" w:firstColumn="0" w:lastColumn="0" w:oddVBand="0" w:evenVBand="0" w:oddHBand="0" w:evenHBand="0" w:firstRowFirstColumn="0" w:firstRowLastColumn="0" w:lastRowFirstColumn="0" w:lastRowLastColumn="0"/>
              <w:rPr>
                <w:rFonts w:ascii="Helvetica" w:hAnsi="Helvetica" w:cs="Helvetica"/>
                <w:b/>
                <w:bCs/>
                <w:sz w:val="24"/>
                <w:szCs w:val="24"/>
              </w:rPr>
            </w:pPr>
            <w:r w:rsidRPr="00220C73">
              <w:rPr>
                <w:rFonts w:ascii="Helvetica" w:hAnsi="Helvetica" w:cs="Helvetica"/>
                <w:b/>
                <w:bCs/>
                <w:sz w:val="24"/>
                <w:szCs w:val="24"/>
              </w:rPr>
              <w:t>Coef.</w:t>
            </w:r>
          </w:p>
        </w:tc>
        <w:tc>
          <w:tcPr>
            <w:tcW w:w="0" w:type="auto"/>
          </w:tcPr>
          <w:p w14:paraId="33A3BBD7" w14:textId="77777777" w:rsidR="006804CE" w:rsidRPr="00220C73" w:rsidRDefault="006804CE" w:rsidP="006804CE">
            <w:pPr>
              <w:cnfStyle w:val="000000000000" w:firstRow="0" w:lastRow="0" w:firstColumn="0" w:lastColumn="0" w:oddVBand="0" w:evenVBand="0" w:oddHBand="0" w:evenHBand="0" w:firstRowFirstColumn="0" w:firstRowLastColumn="0" w:lastRowFirstColumn="0" w:lastRowLastColumn="0"/>
              <w:rPr>
                <w:rFonts w:ascii="Helvetica" w:hAnsi="Helvetica" w:cs="Helvetica"/>
                <w:b/>
                <w:bCs/>
                <w:sz w:val="24"/>
                <w:szCs w:val="24"/>
              </w:rPr>
            </w:pPr>
            <w:r w:rsidRPr="00220C73">
              <w:rPr>
                <w:rFonts w:ascii="Helvetica" w:hAnsi="Helvetica" w:cs="Helvetica"/>
                <w:b/>
                <w:bCs/>
                <w:sz w:val="24"/>
                <w:szCs w:val="24"/>
              </w:rPr>
              <w:t>S.E</w:t>
            </w:r>
          </w:p>
        </w:tc>
        <w:tc>
          <w:tcPr>
            <w:tcW w:w="0" w:type="auto"/>
          </w:tcPr>
          <w:p w14:paraId="2B69FDCD" w14:textId="77777777" w:rsidR="006804CE" w:rsidRPr="00220C73" w:rsidRDefault="006804CE" w:rsidP="006804CE">
            <w:pPr>
              <w:cnfStyle w:val="000000000000" w:firstRow="0" w:lastRow="0" w:firstColumn="0" w:lastColumn="0" w:oddVBand="0" w:evenVBand="0" w:oddHBand="0" w:evenHBand="0" w:firstRowFirstColumn="0" w:firstRowLastColumn="0" w:lastRowFirstColumn="0" w:lastRowLastColumn="0"/>
              <w:rPr>
                <w:rFonts w:ascii="Helvetica" w:hAnsi="Helvetica" w:cs="Helvetica"/>
                <w:b/>
                <w:bCs/>
                <w:sz w:val="24"/>
                <w:szCs w:val="24"/>
              </w:rPr>
            </w:pPr>
            <w:r w:rsidRPr="00220C73">
              <w:rPr>
                <w:rFonts w:ascii="Helvetica" w:hAnsi="Helvetica" w:cs="Helvetica"/>
                <w:b/>
                <w:bCs/>
                <w:sz w:val="24"/>
                <w:szCs w:val="24"/>
              </w:rPr>
              <w:t>Sig.</w:t>
            </w:r>
          </w:p>
        </w:tc>
      </w:tr>
      <w:tr w:rsidR="002020E2" w:rsidRPr="00220C73" w14:paraId="1146EEE0" w14:textId="77777777" w:rsidTr="00AD2AE7">
        <w:trPr>
          <w:gridAfter w:val="1"/>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5C2957A" w14:textId="249A6F9C" w:rsidR="00EC163E" w:rsidRPr="00220C73" w:rsidRDefault="00EC163E" w:rsidP="00EC163E">
            <w:pPr>
              <w:rPr>
                <w:rFonts w:ascii="Helvetica" w:hAnsi="Helvetica" w:cs="Helvetica"/>
                <w:sz w:val="24"/>
                <w:szCs w:val="24"/>
              </w:rPr>
            </w:pPr>
            <w:r w:rsidRPr="00220C73">
              <w:rPr>
                <w:rFonts w:ascii="Helvetica" w:hAnsi="Helvetica" w:cs="Helvetica"/>
                <w:sz w:val="24"/>
                <w:szCs w:val="24"/>
              </w:rPr>
              <w:t>Employment</w:t>
            </w:r>
          </w:p>
        </w:tc>
        <w:tc>
          <w:tcPr>
            <w:tcW w:w="0" w:type="auto"/>
          </w:tcPr>
          <w:p w14:paraId="14ED27D0" w14:textId="6A151041"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0" w:type="auto"/>
          </w:tcPr>
          <w:p w14:paraId="691D1CC5" w14:textId="16B180D0"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1CE592FA" w14:textId="6D81BBFE"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2E443965" w14:textId="5A578FE8"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0A5A907E" w14:textId="53128DB0"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4F65D91C" w14:textId="09D28690"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6804CE" w:rsidRPr="00220C73" w14:paraId="39EF29AC" w14:textId="77777777" w:rsidTr="00AD2AE7">
        <w:trPr>
          <w:gridAfter w:val="1"/>
          <w:jc w:val="center"/>
        </w:trPr>
        <w:tc>
          <w:tcPr>
            <w:cnfStyle w:val="001000000000" w:firstRow="0" w:lastRow="0" w:firstColumn="1" w:lastColumn="0" w:oddVBand="0" w:evenVBand="0" w:oddHBand="0" w:evenHBand="0" w:firstRowFirstColumn="0" w:firstRowLastColumn="0" w:lastRowFirstColumn="0" w:lastRowLastColumn="0"/>
            <w:tcW w:w="0" w:type="auto"/>
          </w:tcPr>
          <w:p w14:paraId="6946C9D6" w14:textId="77777777" w:rsidR="006804CE" w:rsidRPr="00220C73" w:rsidRDefault="006804CE" w:rsidP="006804CE">
            <w:pPr>
              <w:rPr>
                <w:rFonts w:ascii="Helvetica" w:hAnsi="Helvetica" w:cs="Helvetica"/>
                <w:sz w:val="24"/>
                <w:szCs w:val="24"/>
              </w:rPr>
            </w:pPr>
          </w:p>
        </w:tc>
        <w:tc>
          <w:tcPr>
            <w:tcW w:w="0" w:type="auto"/>
          </w:tcPr>
          <w:p w14:paraId="5BB9F500" w14:textId="77777777" w:rsidR="006804CE" w:rsidRPr="00220C73" w:rsidRDefault="006804C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07F8EE2D" w14:textId="77777777" w:rsidR="006804CE" w:rsidRPr="00220C73" w:rsidRDefault="006804C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73D5DA69" w14:textId="77777777" w:rsidR="006804CE" w:rsidRPr="00220C73" w:rsidRDefault="006804C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6E28D279" w14:textId="77777777" w:rsidR="006804CE" w:rsidRPr="00220C73" w:rsidRDefault="006804C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2F1F4E30" w14:textId="77777777" w:rsidR="006804CE" w:rsidRPr="00220C73" w:rsidRDefault="006804C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5F07665F" w14:textId="77777777" w:rsidR="006804CE" w:rsidRPr="00220C73" w:rsidRDefault="006804C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2020E2" w:rsidRPr="00220C73" w14:paraId="6F2A4CAB" w14:textId="77777777" w:rsidTr="00AD2AE7">
        <w:trPr>
          <w:gridAfter w:val="1"/>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71E7930" w14:textId="669034FF" w:rsidR="006804CE" w:rsidRPr="00220C73" w:rsidRDefault="006804CE" w:rsidP="006804CE">
            <w:pPr>
              <w:rPr>
                <w:rFonts w:ascii="Helvetica" w:hAnsi="Helvetica" w:cs="Helvetica"/>
                <w:sz w:val="24"/>
                <w:szCs w:val="24"/>
              </w:rPr>
            </w:pPr>
            <w:r w:rsidRPr="00220C73">
              <w:rPr>
                <w:rFonts w:ascii="Helvetica" w:hAnsi="Helvetica" w:cs="Helvetica"/>
                <w:sz w:val="24"/>
                <w:szCs w:val="24"/>
              </w:rPr>
              <w:t>Post-Schooling Education</w:t>
            </w:r>
          </w:p>
        </w:tc>
        <w:tc>
          <w:tcPr>
            <w:tcW w:w="0" w:type="auto"/>
          </w:tcPr>
          <w:p w14:paraId="571BE7C6" w14:textId="77777777" w:rsidR="006804CE" w:rsidRPr="00220C73" w:rsidRDefault="006804C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64977FC1" w14:textId="77777777" w:rsidR="006804CE" w:rsidRPr="00220C73" w:rsidRDefault="006804C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230CED60" w14:textId="77777777" w:rsidR="006804CE" w:rsidRPr="00220C73" w:rsidRDefault="006804C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41FB42AF" w14:textId="77777777" w:rsidR="006804CE" w:rsidRPr="00220C73" w:rsidRDefault="006804C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5F3A0000" w14:textId="77777777" w:rsidR="006804CE" w:rsidRPr="00220C73" w:rsidRDefault="006804C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4F1EE454" w14:textId="77777777" w:rsidR="006804CE" w:rsidRPr="00220C73" w:rsidRDefault="006804C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6804CE" w:rsidRPr="00220C73" w14:paraId="31D8C127" w14:textId="77777777" w:rsidTr="00AD2AE7">
        <w:trPr>
          <w:gridAfter w:val="1"/>
          <w:jc w:val="center"/>
        </w:trPr>
        <w:tc>
          <w:tcPr>
            <w:cnfStyle w:val="001000000000" w:firstRow="0" w:lastRow="0" w:firstColumn="1" w:lastColumn="0" w:oddVBand="0" w:evenVBand="0" w:oddHBand="0" w:evenHBand="0" w:firstRowFirstColumn="0" w:firstRowLastColumn="0" w:lastRowFirstColumn="0" w:lastRowLastColumn="0"/>
            <w:tcW w:w="0" w:type="auto"/>
          </w:tcPr>
          <w:p w14:paraId="44CC3A60" w14:textId="5F68A749" w:rsidR="006804CE" w:rsidRPr="00220C73" w:rsidRDefault="006804CE" w:rsidP="006804CE">
            <w:pPr>
              <w:rPr>
                <w:rFonts w:ascii="Helvetica" w:hAnsi="Helvetica" w:cs="Helvetica"/>
                <w:sz w:val="24"/>
                <w:szCs w:val="24"/>
              </w:rPr>
            </w:pPr>
            <w:r w:rsidRPr="00220C73">
              <w:rPr>
                <w:rFonts w:ascii="Helvetica" w:hAnsi="Helvetica" w:cs="Helvetica"/>
                <w:sz w:val="24"/>
                <w:szCs w:val="24"/>
              </w:rPr>
              <w:t>Educational Attainment</w:t>
            </w:r>
          </w:p>
        </w:tc>
        <w:tc>
          <w:tcPr>
            <w:tcW w:w="0" w:type="auto"/>
          </w:tcPr>
          <w:p w14:paraId="69E85142" w14:textId="77777777" w:rsidR="006804CE" w:rsidRPr="00220C73" w:rsidRDefault="006804C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10824FC2" w14:textId="77777777" w:rsidR="006804CE" w:rsidRPr="00220C73" w:rsidRDefault="006804C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723A85D6" w14:textId="77777777" w:rsidR="006804CE" w:rsidRPr="00220C73" w:rsidRDefault="006804C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4A2D6411" w14:textId="77777777" w:rsidR="006804CE" w:rsidRPr="00220C73" w:rsidRDefault="006804C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4A64CDCC" w14:textId="77777777" w:rsidR="006804CE" w:rsidRPr="00220C73" w:rsidRDefault="006804C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1837DAFC" w14:textId="77777777" w:rsidR="006804CE" w:rsidRPr="00220C73" w:rsidRDefault="006804C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2020E2" w:rsidRPr="00220C73" w14:paraId="37D92C40" w14:textId="77777777" w:rsidTr="00E664A7">
        <w:trPr>
          <w:gridAfter w:val="1"/>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376B335" w14:textId="4358D7C1" w:rsidR="00EC163E" w:rsidRPr="00220C73" w:rsidRDefault="00EC163E" w:rsidP="00EC163E">
            <w:pPr>
              <w:rPr>
                <w:rFonts w:ascii="Helvetica" w:hAnsi="Helvetica" w:cs="Helvetica"/>
                <w:i/>
                <w:iCs/>
                <w:sz w:val="24"/>
                <w:szCs w:val="24"/>
              </w:rPr>
            </w:pPr>
            <w:r w:rsidRPr="00220C73">
              <w:rPr>
                <w:rFonts w:ascii="Helvetica" w:hAnsi="Helvetica" w:cs="Helvetica"/>
                <w:i/>
                <w:iCs/>
                <w:sz w:val="24"/>
                <w:szCs w:val="24"/>
              </w:rPr>
              <w:t xml:space="preserve">  Less than five O-levels</w:t>
            </w:r>
          </w:p>
        </w:tc>
        <w:tc>
          <w:tcPr>
            <w:tcW w:w="0" w:type="auto"/>
          </w:tcPr>
          <w:p w14:paraId="5BC5E160" w14:textId="4BDD4CB6"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0" w:type="auto"/>
          </w:tcPr>
          <w:p w14:paraId="51641A02" w14:textId="15FE97DD"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08469B6B" w14:textId="527D01F6"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17C4FF70" w14:textId="6314C25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7B881B90" w14:textId="2E706144"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2F966623" w14:textId="76813E72"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EC163E" w:rsidRPr="00220C73" w14:paraId="0CA8C676" w14:textId="77777777" w:rsidTr="00CB6FDD">
        <w:trPr>
          <w:gridAfter w:val="1"/>
          <w:jc w:val="center"/>
        </w:trPr>
        <w:tc>
          <w:tcPr>
            <w:cnfStyle w:val="001000000000" w:firstRow="0" w:lastRow="0" w:firstColumn="1" w:lastColumn="0" w:oddVBand="0" w:evenVBand="0" w:oddHBand="0" w:evenHBand="0" w:firstRowFirstColumn="0" w:firstRowLastColumn="0" w:lastRowFirstColumn="0" w:lastRowLastColumn="0"/>
            <w:tcW w:w="0" w:type="auto"/>
          </w:tcPr>
          <w:p w14:paraId="21835D6E" w14:textId="0BF56F61" w:rsidR="00EC163E" w:rsidRPr="00220C73" w:rsidRDefault="00EC163E" w:rsidP="00EC163E">
            <w:pPr>
              <w:rPr>
                <w:rFonts w:ascii="Helvetica" w:hAnsi="Helvetica" w:cs="Helvetica"/>
                <w:sz w:val="24"/>
                <w:szCs w:val="24"/>
              </w:rPr>
            </w:pPr>
            <w:r w:rsidRPr="00220C73">
              <w:rPr>
                <w:rFonts w:ascii="Helvetica" w:hAnsi="Helvetica" w:cs="Helvetica"/>
                <w:i/>
                <w:iCs/>
                <w:sz w:val="24"/>
                <w:szCs w:val="24"/>
              </w:rPr>
              <w:t xml:space="preserve">  Five or More O-levels</w:t>
            </w:r>
          </w:p>
        </w:tc>
        <w:tc>
          <w:tcPr>
            <w:tcW w:w="0" w:type="auto"/>
          </w:tcPr>
          <w:p w14:paraId="47A4180E" w14:textId="4BEBF3D9"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1.87</w:t>
            </w:r>
          </w:p>
        </w:tc>
        <w:tc>
          <w:tcPr>
            <w:tcW w:w="0" w:type="auto"/>
            <w:vAlign w:val="bottom"/>
          </w:tcPr>
          <w:p w14:paraId="7D3BBBC8" w14:textId="520DAB5B"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(0.10)</w:t>
            </w:r>
          </w:p>
        </w:tc>
        <w:tc>
          <w:tcPr>
            <w:tcW w:w="0" w:type="auto"/>
          </w:tcPr>
          <w:p w14:paraId="779FDAAB" w14:textId="7A1F8482"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4A94CB6E" w14:textId="6B767CEA"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1.84</w:t>
            </w:r>
          </w:p>
        </w:tc>
        <w:tc>
          <w:tcPr>
            <w:tcW w:w="0" w:type="auto"/>
            <w:vAlign w:val="bottom"/>
          </w:tcPr>
          <w:p w14:paraId="494D17CC" w14:textId="2459B3C6"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(0.08)</w:t>
            </w:r>
          </w:p>
        </w:tc>
        <w:tc>
          <w:tcPr>
            <w:tcW w:w="0" w:type="auto"/>
            <w:vAlign w:val="bottom"/>
          </w:tcPr>
          <w:p w14:paraId="2D96C8F9" w14:textId="48400224"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2020E2" w:rsidRPr="00220C73" w14:paraId="1CBD5251" w14:textId="77777777" w:rsidTr="004509B5">
        <w:trPr>
          <w:gridAfter w:val="1"/>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1D253B7" w14:textId="65AD9BE2" w:rsidR="00EC163E" w:rsidRPr="00220C73" w:rsidRDefault="00EC163E" w:rsidP="00EC163E">
            <w:pPr>
              <w:rPr>
                <w:rFonts w:ascii="Helvetica" w:hAnsi="Helvetica" w:cs="Helvetica"/>
                <w:i/>
                <w:iCs/>
                <w:sz w:val="24"/>
                <w:szCs w:val="24"/>
              </w:rPr>
            </w:pPr>
            <w:r w:rsidRPr="00220C73">
              <w:rPr>
                <w:rFonts w:ascii="Helvetica" w:hAnsi="Helvetica" w:cs="Helvetica"/>
                <w:sz w:val="24"/>
                <w:szCs w:val="24"/>
              </w:rPr>
              <w:t>Sex</w:t>
            </w:r>
          </w:p>
        </w:tc>
        <w:tc>
          <w:tcPr>
            <w:tcW w:w="0" w:type="auto"/>
          </w:tcPr>
          <w:p w14:paraId="3CE26BD2" w14:textId="7EAFC155"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554F370C" w14:textId="3798D7AF"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5AFFA671" w14:textId="7D972D83"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1CA12A26" w14:textId="157CF58E"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6DDAB943" w14:textId="05F7FBA1"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7B0227C9" w14:textId="0E62F905"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EC163E" w:rsidRPr="00220C73" w14:paraId="7ECDE92C" w14:textId="77777777" w:rsidTr="00AD2AE7">
        <w:trPr>
          <w:gridAfter w:val="1"/>
          <w:jc w:val="center"/>
        </w:trPr>
        <w:tc>
          <w:tcPr>
            <w:cnfStyle w:val="001000000000" w:firstRow="0" w:lastRow="0" w:firstColumn="1" w:lastColumn="0" w:oddVBand="0" w:evenVBand="0" w:oddHBand="0" w:evenHBand="0" w:firstRowFirstColumn="0" w:firstRowLastColumn="0" w:lastRowFirstColumn="0" w:lastRowLastColumn="0"/>
            <w:tcW w:w="0" w:type="auto"/>
          </w:tcPr>
          <w:p w14:paraId="260BB07D" w14:textId="15440159" w:rsidR="00EC163E" w:rsidRPr="00220C73" w:rsidRDefault="00EC163E" w:rsidP="00EC163E">
            <w:pPr>
              <w:rPr>
                <w:rFonts w:ascii="Helvetica" w:hAnsi="Helvetica" w:cs="Helvetica"/>
                <w:sz w:val="24"/>
                <w:szCs w:val="24"/>
              </w:rPr>
            </w:pPr>
            <w:r w:rsidRPr="00220C73">
              <w:rPr>
                <w:rFonts w:ascii="Helvetica" w:hAnsi="Helvetica" w:cs="Helvetica"/>
                <w:sz w:val="24"/>
                <w:szCs w:val="24"/>
              </w:rPr>
              <w:t xml:space="preserve">  </w:t>
            </w:r>
            <w:r w:rsidRPr="00220C73">
              <w:rPr>
                <w:rFonts w:ascii="Helvetica" w:hAnsi="Helvetica" w:cs="Helvetica"/>
                <w:i/>
                <w:iCs/>
                <w:sz w:val="24"/>
                <w:szCs w:val="24"/>
              </w:rPr>
              <w:t>Female</w:t>
            </w:r>
          </w:p>
        </w:tc>
        <w:tc>
          <w:tcPr>
            <w:tcW w:w="0" w:type="auto"/>
          </w:tcPr>
          <w:p w14:paraId="297E74B1" w14:textId="39D2CDBA"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0" w:type="auto"/>
          </w:tcPr>
          <w:p w14:paraId="734F7680" w14:textId="00C945D8"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4A820249"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789E9909" w14:textId="4489251E"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7761EB66" w14:textId="5C61CBD6"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02908F16"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2020E2" w:rsidRPr="00220C73" w14:paraId="0DD5628A" w14:textId="77777777" w:rsidTr="004509B5">
        <w:trPr>
          <w:gridAfter w:val="1"/>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C77474E" w14:textId="788BB42F" w:rsidR="00EC163E" w:rsidRPr="00220C73" w:rsidRDefault="00EC163E" w:rsidP="00EC163E">
            <w:pPr>
              <w:rPr>
                <w:rFonts w:ascii="Helvetica" w:hAnsi="Helvetica" w:cs="Helvetica"/>
                <w:i/>
                <w:iCs/>
                <w:sz w:val="24"/>
                <w:szCs w:val="24"/>
              </w:rPr>
            </w:pPr>
            <w:r w:rsidRPr="00220C73">
              <w:rPr>
                <w:rFonts w:ascii="Helvetica" w:hAnsi="Helvetica" w:cs="Helvetica"/>
                <w:i/>
                <w:iCs/>
                <w:sz w:val="24"/>
                <w:szCs w:val="24"/>
              </w:rPr>
              <w:t xml:space="preserve">  Male</w:t>
            </w:r>
          </w:p>
        </w:tc>
        <w:tc>
          <w:tcPr>
            <w:tcW w:w="0" w:type="auto"/>
            <w:vAlign w:val="bottom"/>
          </w:tcPr>
          <w:p w14:paraId="46F751BA" w14:textId="6F4AB3A2"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-0.44</w:t>
            </w:r>
          </w:p>
        </w:tc>
        <w:tc>
          <w:tcPr>
            <w:tcW w:w="0" w:type="auto"/>
            <w:vAlign w:val="bottom"/>
          </w:tcPr>
          <w:p w14:paraId="190736F9" w14:textId="12593EA3"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(0.09)</w:t>
            </w:r>
          </w:p>
        </w:tc>
        <w:tc>
          <w:tcPr>
            <w:tcW w:w="0" w:type="auto"/>
            <w:vAlign w:val="bottom"/>
          </w:tcPr>
          <w:p w14:paraId="44D49F3C" w14:textId="0619530A"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2BEDA427" w14:textId="56E85AD8"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-0.42</w:t>
            </w:r>
          </w:p>
        </w:tc>
        <w:tc>
          <w:tcPr>
            <w:tcW w:w="0" w:type="auto"/>
            <w:vAlign w:val="bottom"/>
          </w:tcPr>
          <w:p w14:paraId="56BF4076" w14:textId="221F0EE5"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(0.08)</w:t>
            </w:r>
          </w:p>
        </w:tc>
        <w:tc>
          <w:tcPr>
            <w:tcW w:w="0" w:type="auto"/>
            <w:vAlign w:val="bottom"/>
          </w:tcPr>
          <w:p w14:paraId="0218D5F9" w14:textId="1A24344A"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EC163E" w:rsidRPr="00220C73" w14:paraId="4B6673FD" w14:textId="77777777" w:rsidTr="00AD2AE7">
        <w:trPr>
          <w:gridAfter w:val="1"/>
          <w:jc w:val="center"/>
        </w:trPr>
        <w:tc>
          <w:tcPr>
            <w:cnfStyle w:val="001000000000" w:firstRow="0" w:lastRow="0" w:firstColumn="1" w:lastColumn="0" w:oddVBand="0" w:evenVBand="0" w:oddHBand="0" w:evenHBand="0" w:firstRowFirstColumn="0" w:firstRowLastColumn="0" w:lastRowFirstColumn="0" w:lastRowLastColumn="0"/>
            <w:tcW w:w="0" w:type="auto"/>
          </w:tcPr>
          <w:p w14:paraId="4E31FAA3" w14:textId="01593FC0" w:rsidR="00EC163E" w:rsidRPr="00220C73" w:rsidRDefault="00EC163E" w:rsidP="00EC163E">
            <w:pPr>
              <w:rPr>
                <w:rFonts w:ascii="Helvetica" w:hAnsi="Helvetica" w:cs="Helvetica"/>
                <w:sz w:val="24"/>
                <w:szCs w:val="24"/>
              </w:rPr>
            </w:pPr>
            <w:r w:rsidRPr="00220C73">
              <w:rPr>
                <w:rFonts w:ascii="Helvetica" w:hAnsi="Helvetica" w:cs="Helvetica"/>
                <w:sz w:val="24"/>
                <w:szCs w:val="24"/>
              </w:rPr>
              <w:t>Housing Tenure</w:t>
            </w:r>
          </w:p>
        </w:tc>
        <w:tc>
          <w:tcPr>
            <w:tcW w:w="0" w:type="auto"/>
          </w:tcPr>
          <w:p w14:paraId="6E691A07"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51185E13"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2EDDEF85"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133A9B62"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4A67BED1"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091024F5"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2020E2" w:rsidRPr="00220C73" w14:paraId="5F2D6C15" w14:textId="77777777" w:rsidTr="00053C87">
        <w:trPr>
          <w:gridAfter w:val="1"/>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47C9876" w14:textId="13EB97AB" w:rsidR="00EC163E" w:rsidRPr="00220C73" w:rsidRDefault="00EC163E" w:rsidP="00EC163E">
            <w:pPr>
              <w:rPr>
                <w:rFonts w:ascii="Helvetica" w:hAnsi="Helvetica" w:cs="Helvetica"/>
                <w:i/>
                <w:iCs/>
                <w:sz w:val="24"/>
                <w:szCs w:val="24"/>
              </w:rPr>
            </w:pPr>
            <w:r w:rsidRPr="00220C73">
              <w:rPr>
                <w:rFonts w:ascii="Helvetica" w:hAnsi="Helvetica" w:cs="Helvetica"/>
                <w:i/>
                <w:iCs/>
                <w:sz w:val="24"/>
                <w:szCs w:val="24"/>
              </w:rPr>
              <w:t xml:space="preserve">  Own Home</w:t>
            </w:r>
          </w:p>
        </w:tc>
        <w:tc>
          <w:tcPr>
            <w:tcW w:w="0" w:type="auto"/>
          </w:tcPr>
          <w:p w14:paraId="2AF1C1C2" w14:textId="2DD00B59"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0" w:type="auto"/>
          </w:tcPr>
          <w:p w14:paraId="17A2EF9E" w14:textId="19403E6A"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60CF4674" w14:textId="33245FBF"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0ACEC9FA" w14:textId="50A71CF5"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3A273CA2" w14:textId="360EC28A"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0E4DF144" w14:textId="5784441D"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EC163E" w:rsidRPr="00220C73" w14:paraId="5BD4FB02" w14:textId="77777777" w:rsidTr="000A0BCF">
        <w:trPr>
          <w:gridAfter w:val="1"/>
          <w:jc w:val="center"/>
        </w:trPr>
        <w:tc>
          <w:tcPr>
            <w:cnfStyle w:val="001000000000" w:firstRow="0" w:lastRow="0" w:firstColumn="1" w:lastColumn="0" w:oddVBand="0" w:evenVBand="0" w:oddHBand="0" w:evenHBand="0" w:firstRowFirstColumn="0" w:firstRowLastColumn="0" w:lastRowFirstColumn="0" w:lastRowLastColumn="0"/>
            <w:tcW w:w="0" w:type="auto"/>
          </w:tcPr>
          <w:p w14:paraId="6C984C2D" w14:textId="67DB86F4" w:rsidR="00EC163E" w:rsidRPr="00220C73" w:rsidRDefault="00EC163E" w:rsidP="00EC163E">
            <w:pPr>
              <w:rPr>
                <w:rFonts w:ascii="Helvetica" w:hAnsi="Helvetica" w:cs="Helvetica"/>
                <w:sz w:val="24"/>
                <w:szCs w:val="24"/>
              </w:rPr>
            </w:pPr>
            <w:r w:rsidRPr="00220C73">
              <w:rPr>
                <w:rFonts w:ascii="Helvetica" w:hAnsi="Helvetica" w:cs="Helvetica"/>
                <w:i/>
                <w:iCs/>
                <w:sz w:val="24"/>
                <w:szCs w:val="24"/>
              </w:rPr>
              <w:t xml:space="preserve">  Don't Own Home</w:t>
            </w:r>
          </w:p>
        </w:tc>
        <w:tc>
          <w:tcPr>
            <w:tcW w:w="0" w:type="auto"/>
            <w:vAlign w:val="bottom"/>
          </w:tcPr>
          <w:p w14:paraId="29AF3F6D" w14:textId="5E601379"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-0.79</w:t>
            </w:r>
          </w:p>
        </w:tc>
        <w:tc>
          <w:tcPr>
            <w:tcW w:w="0" w:type="auto"/>
            <w:vAlign w:val="bottom"/>
          </w:tcPr>
          <w:p w14:paraId="432113C9" w14:textId="4401DF4A"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(0.09)</w:t>
            </w:r>
          </w:p>
        </w:tc>
        <w:tc>
          <w:tcPr>
            <w:tcW w:w="0" w:type="auto"/>
            <w:vAlign w:val="bottom"/>
          </w:tcPr>
          <w:p w14:paraId="6700E208" w14:textId="25C17279"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27EC28D8" w14:textId="574C113E"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-0.84</w:t>
            </w:r>
          </w:p>
        </w:tc>
        <w:tc>
          <w:tcPr>
            <w:tcW w:w="0" w:type="auto"/>
            <w:vAlign w:val="bottom"/>
          </w:tcPr>
          <w:p w14:paraId="29E7BB70" w14:textId="5CE9933B"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(0.08)</w:t>
            </w:r>
          </w:p>
        </w:tc>
        <w:tc>
          <w:tcPr>
            <w:tcW w:w="0" w:type="auto"/>
            <w:vAlign w:val="bottom"/>
          </w:tcPr>
          <w:p w14:paraId="3A0E90C7" w14:textId="337E747E"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2020E2" w:rsidRPr="00220C73" w14:paraId="42BB665C" w14:textId="77777777" w:rsidTr="004509B5">
        <w:trPr>
          <w:gridAfter w:val="1"/>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4AE57F7" w14:textId="6C26D52D" w:rsidR="00EC163E" w:rsidRPr="00220C73" w:rsidRDefault="00EC163E" w:rsidP="00EC163E">
            <w:pPr>
              <w:rPr>
                <w:rFonts w:ascii="Helvetica" w:hAnsi="Helvetica" w:cs="Helvetica"/>
                <w:i/>
                <w:iCs/>
                <w:sz w:val="24"/>
                <w:szCs w:val="24"/>
              </w:rPr>
            </w:pPr>
            <w:r w:rsidRPr="00220C73">
              <w:rPr>
                <w:rFonts w:ascii="Helvetica" w:hAnsi="Helvetica" w:cs="Helvetica"/>
                <w:sz w:val="24"/>
                <w:szCs w:val="24"/>
              </w:rPr>
              <w:t>NS-SEC</w:t>
            </w:r>
          </w:p>
        </w:tc>
        <w:tc>
          <w:tcPr>
            <w:tcW w:w="0" w:type="auto"/>
          </w:tcPr>
          <w:p w14:paraId="7F716935" w14:textId="6206CCEF"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3CDE0539" w14:textId="39F0E3D9"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2C7B35FF" w14:textId="6961D718"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0DD34CC2" w14:textId="6AA83965"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7E346F23" w14:textId="6B81B922"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3C98888D" w14:textId="5033BA5F"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EC163E" w:rsidRPr="00220C73" w14:paraId="31398EC6" w14:textId="77777777" w:rsidTr="00991485">
        <w:trPr>
          <w:gridAfter w:val="1"/>
          <w:jc w:val="center"/>
        </w:trPr>
        <w:tc>
          <w:tcPr>
            <w:cnfStyle w:val="001000000000" w:firstRow="0" w:lastRow="0" w:firstColumn="1" w:lastColumn="0" w:oddVBand="0" w:evenVBand="0" w:oddHBand="0" w:evenHBand="0" w:firstRowFirstColumn="0" w:firstRowLastColumn="0" w:lastRowFirstColumn="0" w:lastRowLastColumn="0"/>
            <w:tcW w:w="0" w:type="auto"/>
          </w:tcPr>
          <w:p w14:paraId="2A52A8CC" w14:textId="5EF2C4F8" w:rsidR="00EC163E" w:rsidRPr="00220C73" w:rsidRDefault="00EC163E" w:rsidP="00EC163E">
            <w:pPr>
              <w:rPr>
                <w:rFonts w:ascii="Helvetica" w:hAnsi="Helvetica" w:cs="Helvetica"/>
                <w:i/>
                <w:iCs/>
                <w:sz w:val="24"/>
                <w:szCs w:val="24"/>
              </w:rPr>
            </w:pPr>
            <w:r w:rsidRPr="00220C73">
              <w:rPr>
                <w:rFonts w:ascii="Helvetica" w:hAnsi="Helvetica" w:cs="Helvetica"/>
                <w:i/>
                <w:iCs/>
                <w:sz w:val="24"/>
                <w:szCs w:val="24"/>
              </w:rPr>
              <w:t xml:space="preserve">  Higher Managerial</w:t>
            </w:r>
          </w:p>
        </w:tc>
        <w:tc>
          <w:tcPr>
            <w:tcW w:w="0" w:type="auto"/>
          </w:tcPr>
          <w:p w14:paraId="402257A0" w14:textId="120CD4CF"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0" w:type="auto"/>
          </w:tcPr>
          <w:p w14:paraId="008873D7" w14:textId="4B9B003B"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0DD0A300" w14:textId="0C580C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1809EAB4" w14:textId="1464ABF5"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4F7DC71B" w14:textId="75258548"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274C327C" w14:textId="52AED532"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2020E2" w:rsidRPr="00220C73" w14:paraId="4731447B" w14:textId="77777777" w:rsidTr="004509B5">
        <w:trPr>
          <w:gridAfter w:val="1"/>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826FF99" w14:textId="6FBE13B9" w:rsidR="00EC163E" w:rsidRPr="00220C73" w:rsidRDefault="00EC163E" w:rsidP="00EC163E">
            <w:pPr>
              <w:rPr>
                <w:rFonts w:ascii="Helvetica" w:hAnsi="Helvetica" w:cs="Helvetica"/>
                <w:sz w:val="24"/>
                <w:szCs w:val="24"/>
              </w:rPr>
            </w:pPr>
            <w:r w:rsidRPr="00220C73">
              <w:rPr>
                <w:rFonts w:ascii="Helvetica" w:hAnsi="Helvetica" w:cs="Helvetica"/>
                <w:i/>
                <w:iCs/>
                <w:sz w:val="24"/>
                <w:szCs w:val="24"/>
              </w:rPr>
              <w:t xml:space="preserve">  Lower Managerial</w:t>
            </w:r>
          </w:p>
        </w:tc>
        <w:tc>
          <w:tcPr>
            <w:tcW w:w="0" w:type="auto"/>
            <w:vAlign w:val="bottom"/>
          </w:tcPr>
          <w:p w14:paraId="5B2856DD" w14:textId="709709F5"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-0.40</w:t>
            </w:r>
          </w:p>
        </w:tc>
        <w:tc>
          <w:tcPr>
            <w:tcW w:w="0" w:type="auto"/>
            <w:vAlign w:val="bottom"/>
          </w:tcPr>
          <w:p w14:paraId="359944A9" w14:textId="7A83E64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(0.15)</w:t>
            </w:r>
          </w:p>
        </w:tc>
        <w:tc>
          <w:tcPr>
            <w:tcW w:w="0" w:type="auto"/>
            <w:vAlign w:val="bottom"/>
          </w:tcPr>
          <w:p w14:paraId="53EBE235" w14:textId="1E8475FA"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1B51EACA" w14:textId="7792ECD3"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-0.45</w:t>
            </w:r>
          </w:p>
        </w:tc>
        <w:tc>
          <w:tcPr>
            <w:tcW w:w="0" w:type="auto"/>
            <w:vAlign w:val="bottom"/>
          </w:tcPr>
          <w:p w14:paraId="30A91190" w14:textId="1C3C0C3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(0.16)</w:t>
            </w:r>
          </w:p>
        </w:tc>
        <w:tc>
          <w:tcPr>
            <w:tcW w:w="0" w:type="auto"/>
            <w:vAlign w:val="bottom"/>
          </w:tcPr>
          <w:p w14:paraId="61139468" w14:textId="04A06F3A"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2020E2" w:rsidRPr="00220C73" w14:paraId="7EADD6EF" w14:textId="77777777" w:rsidTr="004509B5">
        <w:trPr>
          <w:gridAfter w:val="1"/>
          <w:jc w:val="center"/>
        </w:trPr>
        <w:tc>
          <w:tcPr>
            <w:cnfStyle w:val="001000000000" w:firstRow="0" w:lastRow="0" w:firstColumn="1" w:lastColumn="0" w:oddVBand="0" w:evenVBand="0" w:oddHBand="0" w:evenHBand="0" w:firstRowFirstColumn="0" w:firstRowLastColumn="0" w:lastRowFirstColumn="0" w:lastRowLastColumn="0"/>
            <w:tcW w:w="0" w:type="auto"/>
          </w:tcPr>
          <w:p w14:paraId="52DCABCA" w14:textId="6A078535" w:rsidR="00EC163E" w:rsidRPr="00220C73" w:rsidRDefault="00EC163E" w:rsidP="00EC163E">
            <w:pPr>
              <w:rPr>
                <w:rFonts w:ascii="Helvetica" w:hAnsi="Helvetica" w:cs="Helvetica"/>
                <w:i/>
                <w:iCs/>
                <w:sz w:val="24"/>
                <w:szCs w:val="24"/>
              </w:rPr>
            </w:pPr>
            <w:r w:rsidRPr="00220C73">
              <w:rPr>
                <w:rFonts w:ascii="Helvetica" w:hAnsi="Helvetica" w:cs="Helvetica"/>
                <w:i/>
                <w:iCs/>
                <w:sz w:val="24"/>
                <w:szCs w:val="24"/>
              </w:rPr>
              <w:t xml:space="preserve">  Intermediate Occupations</w:t>
            </w:r>
          </w:p>
        </w:tc>
        <w:tc>
          <w:tcPr>
            <w:tcW w:w="0" w:type="auto"/>
            <w:vAlign w:val="bottom"/>
          </w:tcPr>
          <w:p w14:paraId="76B73FF1" w14:textId="7B4FE45F"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-0.58</w:t>
            </w:r>
          </w:p>
        </w:tc>
        <w:tc>
          <w:tcPr>
            <w:tcW w:w="0" w:type="auto"/>
            <w:vAlign w:val="bottom"/>
          </w:tcPr>
          <w:p w14:paraId="6F1CFF67" w14:textId="66B87D06"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(0.28)</w:t>
            </w:r>
          </w:p>
        </w:tc>
        <w:tc>
          <w:tcPr>
            <w:tcW w:w="0" w:type="auto"/>
            <w:vAlign w:val="bottom"/>
          </w:tcPr>
          <w:p w14:paraId="467F0030" w14:textId="19A67FDC"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11370F53" w14:textId="211BC7DE"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-0.61</w:t>
            </w:r>
          </w:p>
        </w:tc>
        <w:tc>
          <w:tcPr>
            <w:tcW w:w="0" w:type="auto"/>
            <w:vAlign w:val="bottom"/>
          </w:tcPr>
          <w:p w14:paraId="0853AD7C" w14:textId="7BC6E8E0"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(0.27)</w:t>
            </w:r>
          </w:p>
        </w:tc>
        <w:tc>
          <w:tcPr>
            <w:tcW w:w="0" w:type="auto"/>
            <w:vAlign w:val="bottom"/>
          </w:tcPr>
          <w:p w14:paraId="0D3328B8" w14:textId="140F75F2"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EC163E" w:rsidRPr="00220C73" w14:paraId="1D26F3CF" w14:textId="77777777" w:rsidTr="00AD2AE7">
        <w:trPr>
          <w:gridAfter w:val="1"/>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E1B8296" w14:textId="3D8E3CC3" w:rsidR="00EC163E" w:rsidRPr="00220C73" w:rsidRDefault="00EC163E" w:rsidP="00EC163E">
            <w:pPr>
              <w:rPr>
                <w:rFonts w:ascii="Helvetica" w:hAnsi="Helvetica" w:cs="Helvetica"/>
                <w:i/>
                <w:iCs/>
                <w:sz w:val="24"/>
                <w:szCs w:val="24"/>
              </w:rPr>
            </w:pPr>
            <w:r w:rsidRPr="00220C73">
              <w:rPr>
                <w:rFonts w:ascii="Helvetica" w:hAnsi="Helvetica" w:cs="Helvetica"/>
                <w:i/>
                <w:iCs/>
                <w:sz w:val="24"/>
                <w:szCs w:val="24"/>
              </w:rPr>
              <w:t xml:space="preserve">  Small Employers</w:t>
            </w:r>
          </w:p>
        </w:tc>
        <w:tc>
          <w:tcPr>
            <w:tcW w:w="0" w:type="auto"/>
            <w:vAlign w:val="bottom"/>
          </w:tcPr>
          <w:p w14:paraId="306DA6C2" w14:textId="13A8C42F"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-1.02</w:t>
            </w:r>
          </w:p>
        </w:tc>
        <w:tc>
          <w:tcPr>
            <w:tcW w:w="0" w:type="auto"/>
            <w:vAlign w:val="bottom"/>
          </w:tcPr>
          <w:p w14:paraId="79A33A76" w14:textId="26FC5743"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(0.18)</w:t>
            </w:r>
          </w:p>
        </w:tc>
        <w:tc>
          <w:tcPr>
            <w:tcW w:w="0" w:type="auto"/>
          </w:tcPr>
          <w:p w14:paraId="0606C6D8" w14:textId="28084B5C"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4D06F741" w14:textId="08AFF544"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-1.02</w:t>
            </w:r>
          </w:p>
        </w:tc>
        <w:tc>
          <w:tcPr>
            <w:tcW w:w="0" w:type="auto"/>
            <w:vAlign w:val="bottom"/>
          </w:tcPr>
          <w:p w14:paraId="1F484797" w14:textId="2F16E74E"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(0.18)</w:t>
            </w:r>
          </w:p>
        </w:tc>
        <w:tc>
          <w:tcPr>
            <w:tcW w:w="0" w:type="auto"/>
            <w:vAlign w:val="bottom"/>
          </w:tcPr>
          <w:p w14:paraId="32EF3091" w14:textId="4D88047E"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2020E2" w:rsidRPr="00220C73" w14:paraId="1F157BFC" w14:textId="77777777" w:rsidTr="00AD2AE7">
        <w:trPr>
          <w:gridAfter w:val="1"/>
          <w:jc w:val="center"/>
        </w:trPr>
        <w:tc>
          <w:tcPr>
            <w:cnfStyle w:val="001000000000" w:firstRow="0" w:lastRow="0" w:firstColumn="1" w:lastColumn="0" w:oddVBand="0" w:evenVBand="0" w:oddHBand="0" w:evenHBand="0" w:firstRowFirstColumn="0" w:firstRowLastColumn="0" w:lastRowFirstColumn="0" w:lastRowLastColumn="0"/>
            <w:tcW w:w="0" w:type="auto"/>
          </w:tcPr>
          <w:p w14:paraId="7A640A76" w14:textId="14BDDE02" w:rsidR="00EC163E" w:rsidRPr="00220C73" w:rsidRDefault="00EC163E" w:rsidP="00EC163E">
            <w:pPr>
              <w:rPr>
                <w:rFonts w:ascii="Helvetica" w:hAnsi="Helvetica" w:cs="Helvetica"/>
                <w:i/>
                <w:iCs/>
                <w:sz w:val="24"/>
                <w:szCs w:val="24"/>
              </w:rPr>
            </w:pPr>
            <w:r w:rsidRPr="00220C73">
              <w:rPr>
                <w:rFonts w:ascii="Helvetica" w:hAnsi="Helvetica" w:cs="Helvetica"/>
                <w:i/>
                <w:iCs/>
                <w:sz w:val="24"/>
                <w:szCs w:val="24"/>
              </w:rPr>
              <w:t xml:space="preserve">  Lower Supervisory &amp; Technical Occupations</w:t>
            </w:r>
          </w:p>
        </w:tc>
        <w:tc>
          <w:tcPr>
            <w:tcW w:w="0" w:type="auto"/>
            <w:vAlign w:val="bottom"/>
          </w:tcPr>
          <w:p w14:paraId="6AF24EE5" w14:textId="6A621B50"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-0.74</w:t>
            </w:r>
          </w:p>
        </w:tc>
        <w:tc>
          <w:tcPr>
            <w:tcW w:w="0" w:type="auto"/>
            <w:vAlign w:val="bottom"/>
          </w:tcPr>
          <w:p w14:paraId="6CC9951C" w14:textId="3F312698"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(0.15)</w:t>
            </w:r>
          </w:p>
        </w:tc>
        <w:tc>
          <w:tcPr>
            <w:tcW w:w="0" w:type="auto"/>
          </w:tcPr>
          <w:p w14:paraId="0C6A3EFF" w14:textId="03D2E9DF"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62FF7ECC" w14:textId="08CA89B9"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-0.79</w:t>
            </w:r>
          </w:p>
        </w:tc>
        <w:tc>
          <w:tcPr>
            <w:tcW w:w="0" w:type="auto"/>
            <w:vAlign w:val="bottom"/>
          </w:tcPr>
          <w:p w14:paraId="7EB040DB" w14:textId="2623B574"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(0.15)</w:t>
            </w:r>
          </w:p>
        </w:tc>
        <w:tc>
          <w:tcPr>
            <w:tcW w:w="0" w:type="auto"/>
            <w:vAlign w:val="bottom"/>
          </w:tcPr>
          <w:p w14:paraId="4AB50F37" w14:textId="5D368CD5"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2020E2" w:rsidRPr="00220C73" w14:paraId="43A9F949" w14:textId="77777777" w:rsidTr="004509B5">
        <w:trPr>
          <w:gridAfter w:val="1"/>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483FBD9" w14:textId="52FAAC0C" w:rsidR="00EC163E" w:rsidRPr="00220C73" w:rsidRDefault="00EC163E" w:rsidP="00EC163E">
            <w:pPr>
              <w:rPr>
                <w:rFonts w:ascii="Helvetica" w:hAnsi="Helvetica" w:cs="Helvetica"/>
                <w:i/>
                <w:iCs/>
                <w:sz w:val="24"/>
                <w:szCs w:val="24"/>
              </w:rPr>
            </w:pPr>
            <w:r w:rsidRPr="00220C73">
              <w:rPr>
                <w:rFonts w:ascii="Helvetica" w:hAnsi="Helvetica" w:cs="Helvetica"/>
                <w:i/>
                <w:iCs/>
                <w:sz w:val="24"/>
                <w:szCs w:val="24"/>
              </w:rPr>
              <w:t xml:space="preserve">  Semi-Routine Occupations</w:t>
            </w:r>
          </w:p>
        </w:tc>
        <w:tc>
          <w:tcPr>
            <w:tcW w:w="0" w:type="auto"/>
            <w:vAlign w:val="bottom"/>
          </w:tcPr>
          <w:p w14:paraId="16619CA9" w14:textId="61FDB80E"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-1.05</w:t>
            </w:r>
          </w:p>
        </w:tc>
        <w:tc>
          <w:tcPr>
            <w:tcW w:w="0" w:type="auto"/>
            <w:vAlign w:val="bottom"/>
          </w:tcPr>
          <w:p w14:paraId="39C3CE4B" w14:textId="3094D7E6"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(0.16)</w:t>
            </w:r>
          </w:p>
        </w:tc>
        <w:tc>
          <w:tcPr>
            <w:tcW w:w="0" w:type="auto"/>
            <w:vAlign w:val="bottom"/>
          </w:tcPr>
          <w:p w14:paraId="27CDF75A" w14:textId="72770A06"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239704F3" w14:textId="2F8BBDD3"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-1.05</w:t>
            </w:r>
          </w:p>
        </w:tc>
        <w:tc>
          <w:tcPr>
            <w:tcW w:w="0" w:type="auto"/>
            <w:vAlign w:val="bottom"/>
          </w:tcPr>
          <w:p w14:paraId="73A59C2A" w14:textId="27C5119F"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(0.16)</w:t>
            </w:r>
          </w:p>
        </w:tc>
        <w:tc>
          <w:tcPr>
            <w:tcW w:w="0" w:type="auto"/>
            <w:vAlign w:val="bottom"/>
          </w:tcPr>
          <w:p w14:paraId="3364F8CF" w14:textId="4C331CBC"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EC163E" w:rsidRPr="00220C73" w14:paraId="2022C28F" w14:textId="77777777" w:rsidTr="00AD2AE7">
        <w:trPr>
          <w:gridAfter w:val="1"/>
          <w:jc w:val="center"/>
        </w:trPr>
        <w:tc>
          <w:tcPr>
            <w:cnfStyle w:val="001000000000" w:firstRow="0" w:lastRow="0" w:firstColumn="1" w:lastColumn="0" w:oddVBand="0" w:evenVBand="0" w:oddHBand="0" w:evenHBand="0" w:firstRowFirstColumn="0" w:firstRowLastColumn="0" w:lastRowFirstColumn="0" w:lastRowLastColumn="0"/>
            <w:tcW w:w="0" w:type="auto"/>
          </w:tcPr>
          <w:p w14:paraId="6ACD486C" w14:textId="75A72079" w:rsidR="00EC163E" w:rsidRPr="00220C73" w:rsidRDefault="00EC163E" w:rsidP="00EC163E">
            <w:pPr>
              <w:rPr>
                <w:rFonts w:ascii="Helvetica" w:hAnsi="Helvetica" w:cs="Helvetica"/>
                <w:i/>
                <w:iCs/>
                <w:sz w:val="24"/>
                <w:szCs w:val="24"/>
              </w:rPr>
            </w:pPr>
            <w:r w:rsidRPr="00220C73">
              <w:rPr>
                <w:rFonts w:ascii="Helvetica" w:hAnsi="Helvetica" w:cs="Helvetica"/>
                <w:i/>
                <w:iCs/>
                <w:sz w:val="24"/>
                <w:szCs w:val="24"/>
              </w:rPr>
              <w:t xml:space="preserve">  Routine Occupations</w:t>
            </w:r>
          </w:p>
        </w:tc>
        <w:tc>
          <w:tcPr>
            <w:tcW w:w="0" w:type="auto"/>
            <w:vAlign w:val="bottom"/>
          </w:tcPr>
          <w:p w14:paraId="60604E72" w14:textId="358F9BA9"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-1.05</w:t>
            </w:r>
          </w:p>
        </w:tc>
        <w:tc>
          <w:tcPr>
            <w:tcW w:w="0" w:type="auto"/>
            <w:vAlign w:val="bottom"/>
          </w:tcPr>
          <w:p w14:paraId="69AE44F3" w14:textId="57EF1CB4"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(0.15)</w:t>
            </w:r>
          </w:p>
        </w:tc>
        <w:tc>
          <w:tcPr>
            <w:tcW w:w="0" w:type="auto"/>
          </w:tcPr>
          <w:p w14:paraId="5D9820CD" w14:textId="5BB504A9"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302F4259" w14:textId="61E05A5E"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-1.08</w:t>
            </w:r>
          </w:p>
        </w:tc>
        <w:tc>
          <w:tcPr>
            <w:tcW w:w="0" w:type="auto"/>
            <w:vAlign w:val="bottom"/>
          </w:tcPr>
          <w:p w14:paraId="20111D10" w14:textId="2BF173CE"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(0.15)</w:t>
            </w:r>
          </w:p>
        </w:tc>
        <w:tc>
          <w:tcPr>
            <w:tcW w:w="0" w:type="auto"/>
            <w:vAlign w:val="bottom"/>
          </w:tcPr>
          <w:p w14:paraId="4B94A24A" w14:textId="7EEB1FD5"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2020E2" w:rsidRPr="00220C73" w14:paraId="547D1BAC" w14:textId="77777777" w:rsidTr="00D26397">
        <w:trPr>
          <w:gridAfter w:val="1"/>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81CEF56" w14:textId="04CBD33B" w:rsidR="00EC163E" w:rsidRPr="00220C73" w:rsidRDefault="00EC163E" w:rsidP="00EC163E">
            <w:pPr>
              <w:rPr>
                <w:rFonts w:ascii="Helvetica" w:hAnsi="Helvetica" w:cs="Helvetica"/>
                <w:sz w:val="24"/>
                <w:szCs w:val="24"/>
              </w:rPr>
            </w:pPr>
            <w:r w:rsidRPr="00220C73">
              <w:rPr>
                <w:rFonts w:ascii="Helvetica" w:hAnsi="Helvetica" w:cs="Helvetica"/>
                <w:sz w:val="24"/>
                <w:szCs w:val="24"/>
              </w:rPr>
              <w:t>Intercept</w:t>
            </w:r>
          </w:p>
        </w:tc>
        <w:tc>
          <w:tcPr>
            <w:tcW w:w="0" w:type="auto"/>
            <w:vAlign w:val="bottom"/>
          </w:tcPr>
          <w:p w14:paraId="1916891E" w14:textId="4A80A9DA"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-0.59</w:t>
            </w:r>
          </w:p>
        </w:tc>
        <w:tc>
          <w:tcPr>
            <w:tcW w:w="0" w:type="auto"/>
            <w:vAlign w:val="bottom"/>
          </w:tcPr>
          <w:p w14:paraId="1096F355" w14:textId="4500DD99"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(0.13)</w:t>
            </w:r>
          </w:p>
        </w:tc>
        <w:tc>
          <w:tcPr>
            <w:tcW w:w="0" w:type="auto"/>
            <w:vAlign w:val="bottom"/>
          </w:tcPr>
          <w:p w14:paraId="0A01B689" w14:textId="4D420269"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7EC45126" w14:textId="7D75E98E"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-0.58</w:t>
            </w:r>
          </w:p>
        </w:tc>
        <w:tc>
          <w:tcPr>
            <w:tcW w:w="0" w:type="auto"/>
            <w:vAlign w:val="bottom"/>
          </w:tcPr>
          <w:p w14:paraId="4C6A2586" w14:textId="6CC8C6B5"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(0.12)</w:t>
            </w:r>
          </w:p>
        </w:tc>
        <w:tc>
          <w:tcPr>
            <w:tcW w:w="0" w:type="auto"/>
          </w:tcPr>
          <w:p w14:paraId="1F2E764D" w14:textId="46481A5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2020E2" w:rsidRPr="00220C73" w14:paraId="3F9875E1" w14:textId="77777777" w:rsidTr="00AD2AE7">
        <w:trPr>
          <w:gridAfter w:val="1"/>
          <w:jc w:val="center"/>
        </w:trPr>
        <w:tc>
          <w:tcPr>
            <w:cnfStyle w:val="001000000000" w:firstRow="0" w:lastRow="0" w:firstColumn="1" w:lastColumn="0" w:oddVBand="0" w:evenVBand="0" w:oddHBand="0" w:evenHBand="0" w:firstRowFirstColumn="0" w:firstRowLastColumn="0" w:lastRowFirstColumn="0" w:lastRowLastColumn="0"/>
            <w:tcW w:w="0" w:type="auto"/>
          </w:tcPr>
          <w:p w14:paraId="3A4B51E8" w14:textId="77777777" w:rsidR="00EC163E" w:rsidRPr="00220C73" w:rsidRDefault="00EC163E" w:rsidP="00EC163E">
            <w:pPr>
              <w:rPr>
                <w:rFonts w:ascii="Helvetica" w:hAnsi="Helvetica" w:cs="Helvetica"/>
                <w:sz w:val="24"/>
                <w:szCs w:val="24"/>
              </w:rPr>
            </w:pPr>
          </w:p>
        </w:tc>
        <w:tc>
          <w:tcPr>
            <w:tcW w:w="0" w:type="auto"/>
          </w:tcPr>
          <w:p w14:paraId="7691F5B0"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588B5AEB"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752BDE7B"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2F031137"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23B840A0"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6E940533"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EC163E" w:rsidRPr="00220C73" w14:paraId="4F3A2B08" w14:textId="77777777" w:rsidTr="00AD2AE7">
        <w:trPr>
          <w:gridAfter w:val="1"/>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E9B7C0F" w14:textId="3DA8CA57" w:rsidR="00EC163E" w:rsidRPr="00220C73" w:rsidRDefault="00EC163E" w:rsidP="00EC163E">
            <w:pPr>
              <w:rPr>
                <w:rFonts w:ascii="Helvetica" w:hAnsi="Helvetica" w:cs="Helvetica"/>
                <w:sz w:val="24"/>
                <w:szCs w:val="24"/>
              </w:rPr>
            </w:pPr>
            <w:r w:rsidRPr="00220C73">
              <w:rPr>
                <w:rFonts w:ascii="Helvetica" w:hAnsi="Helvetica" w:cs="Helvetica"/>
                <w:sz w:val="24"/>
                <w:szCs w:val="24"/>
              </w:rPr>
              <w:t>School</w:t>
            </w:r>
          </w:p>
        </w:tc>
        <w:tc>
          <w:tcPr>
            <w:tcW w:w="0" w:type="auto"/>
          </w:tcPr>
          <w:p w14:paraId="0DF33ED8"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47BE8D74"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744582B0"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29B39B31"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6A556703"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695DD17A"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2020E2" w:rsidRPr="00220C73" w14:paraId="64E42247" w14:textId="77777777" w:rsidTr="00AD2AE7">
        <w:trPr>
          <w:gridAfter w:val="1"/>
          <w:jc w:val="center"/>
        </w:trPr>
        <w:tc>
          <w:tcPr>
            <w:cnfStyle w:val="001000000000" w:firstRow="0" w:lastRow="0" w:firstColumn="1" w:lastColumn="0" w:oddVBand="0" w:evenVBand="0" w:oddHBand="0" w:evenHBand="0" w:firstRowFirstColumn="0" w:firstRowLastColumn="0" w:lastRowFirstColumn="0" w:lastRowLastColumn="0"/>
            <w:tcW w:w="0" w:type="auto"/>
          </w:tcPr>
          <w:p w14:paraId="0591B976" w14:textId="2239517D" w:rsidR="00EC163E" w:rsidRPr="00220C73" w:rsidRDefault="00EC163E" w:rsidP="00EC163E">
            <w:pPr>
              <w:rPr>
                <w:rFonts w:ascii="Helvetica" w:hAnsi="Helvetica" w:cs="Helvetica"/>
                <w:sz w:val="24"/>
                <w:szCs w:val="24"/>
              </w:rPr>
            </w:pPr>
            <w:r w:rsidRPr="00220C73">
              <w:rPr>
                <w:rFonts w:ascii="Helvetica" w:hAnsi="Helvetica" w:cs="Helvetica"/>
                <w:sz w:val="24"/>
                <w:szCs w:val="24"/>
              </w:rPr>
              <w:t>Educational Attainment</w:t>
            </w:r>
          </w:p>
        </w:tc>
        <w:tc>
          <w:tcPr>
            <w:tcW w:w="0" w:type="auto"/>
          </w:tcPr>
          <w:p w14:paraId="42849864"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73D71AD4"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1E2D2370"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44B5533C"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7B46EC93"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6AEEC40D"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EC163E" w:rsidRPr="00220C73" w14:paraId="08F7F42D" w14:textId="77777777" w:rsidTr="00153955">
        <w:trPr>
          <w:gridAfter w:val="1"/>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F03EBDD" w14:textId="4136A88E" w:rsidR="00EC163E" w:rsidRPr="00220C73" w:rsidRDefault="00EC163E" w:rsidP="00EC163E">
            <w:pPr>
              <w:rPr>
                <w:rFonts w:ascii="Helvetica" w:hAnsi="Helvetica" w:cs="Helvetica"/>
                <w:i/>
                <w:iCs/>
                <w:sz w:val="24"/>
                <w:szCs w:val="24"/>
              </w:rPr>
            </w:pPr>
            <w:r w:rsidRPr="00220C73">
              <w:rPr>
                <w:rFonts w:ascii="Helvetica" w:hAnsi="Helvetica" w:cs="Helvetica"/>
                <w:i/>
                <w:iCs/>
                <w:sz w:val="24"/>
                <w:szCs w:val="24"/>
              </w:rPr>
              <w:t xml:space="preserve">  Less than five O-levels</w:t>
            </w:r>
          </w:p>
        </w:tc>
        <w:tc>
          <w:tcPr>
            <w:tcW w:w="0" w:type="auto"/>
          </w:tcPr>
          <w:p w14:paraId="747C509A" w14:textId="4687CE2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0" w:type="auto"/>
          </w:tcPr>
          <w:p w14:paraId="602D238C" w14:textId="0C39EF11"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3EB99896" w14:textId="76D66D43"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711F8D74" w14:textId="259519C6"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6282889C" w14:textId="640A760D"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44BFB10C" w14:textId="255E2833"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2020E2" w:rsidRPr="00220C73" w14:paraId="4441423D" w14:textId="77777777" w:rsidTr="007F02F7">
        <w:trPr>
          <w:gridAfter w:val="1"/>
          <w:jc w:val="center"/>
        </w:trPr>
        <w:tc>
          <w:tcPr>
            <w:cnfStyle w:val="001000000000" w:firstRow="0" w:lastRow="0" w:firstColumn="1" w:lastColumn="0" w:oddVBand="0" w:evenVBand="0" w:oddHBand="0" w:evenHBand="0" w:firstRowFirstColumn="0" w:firstRowLastColumn="0" w:lastRowFirstColumn="0" w:lastRowLastColumn="0"/>
            <w:tcW w:w="0" w:type="auto"/>
          </w:tcPr>
          <w:p w14:paraId="2B5F1B85" w14:textId="6EC81BD8" w:rsidR="00EC163E" w:rsidRPr="00220C73" w:rsidRDefault="00EC163E" w:rsidP="00EC163E">
            <w:pPr>
              <w:rPr>
                <w:rFonts w:ascii="Helvetica" w:hAnsi="Helvetica" w:cs="Helvetica"/>
                <w:sz w:val="24"/>
                <w:szCs w:val="24"/>
              </w:rPr>
            </w:pPr>
            <w:r w:rsidRPr="00220C73">
              <w:rPr>
                <w:rFonts w:ascii="Helvetica" w:hAnsi="Helvetica" w:cs="Helvetica"/>
                <w:i/>
                <w:iCs/>
                <w:sz w:val="24"/>
                <w:szCs w:val="24"/>
              </w:rPr>
              <w:t xml:space="preserve">  Five or More O-levels</w:t>
            </w:r>
          </w:p>
        </w:tc>
        <w:tc>
          <w:tcPr>
            <w:tcW w:w="0" w:type="auto"/>
            <w:vAlign w:val="bottom"/>
          </w:tcPr>
          <w:p w14:paraId="7AAF877E" w14:textId="1B2AA651"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3.58</w:t>
            </w:r>
          </w:p>
        </w:tc>
        <w:tc>
          <w:tcPr>
            <w:tcW w:w="0" w:type="auto"/>
            <w:vAlign w:val="bottom"/>
          </w:tcPr>
          <w:p w14:paraId="3AEDE63C" w14:textId="4E3B3862"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(0.08)</w:t>
            </w:r>
          </w:p>
        </w:tc>
        <w:tc>
          <w:tcPr>
            <w:tcW w:w="0" w:type="auto"/>
            <w:vAlign w:val="bottom"/>
          </w:tcPr>
          <w:p w14:paraId="53A65035" w14:textId="50EEE1F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2E5FD4E0" w14:textId="5292E78B"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3.52</w:t>
            </w:r>
          </w:p>
        </w:tc>
        <w:tc>
          <w:tcPr>
            <w:tcW w:w="0" w:type="auto"/>
            <w:vAlign w:val="bottom"/>
          </w:tcPr>
          <w:p w14:paraId="2D766420" w14:textId="78A6A4EB"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(0.07)</w:t>
            </w:r>
          </w:p>
        </w:tc>
        <w:tc>
          <w:tcPr>
            <w:tcW w:w="0" w:type="auto"/>
          </w:tcPr>
          <w:p w14:paraId="31EBF5CB" w14:textId="431D3F3F"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EC163E" w:rsidRPr="00220C73" w14:paraId="1DC0A87D" w14:textId="77777777" w:rsidTr="0039484E">
        <w:trPr>
          <w:gridAfter w:val="1"/>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69701AB" w14:textId="0EDEFC7C" w:rsidR="00EC163E" w:rsidRPr="00220C73" w:rsidRDefault="00EC163E" w:rsidP="00EC163E">
            <w:pPr>
              <w:rPr>
                <w:rFonts w:ascii="Helvetica" w:hAnsi="Helvetica" w:cs="Helvetica"/>
                <w:i/>
                <w:iCs/>
                <w:sz w:val="24"/>
                <w:szCs w:val="24"/>
              </w:rPr>
            </w:pPr>
            <w:r w:rsidRPr="00220C73">
              <w:rPr>
                <w:rFonts w:ascii="Helvetica" w:hAnsi="Helvetica" w:cs="Helvetica"/>
                <w:sz w:val="24"/>
                <w:szCs w:val="24"/>
              </w:rPr>
              <w:t>Sex</w:t>
            </w:r>
          </w:p>
        </w:tc>
        <w:tc>
          <w:tcPr>
            <w:tcW w:w="0" w:type="auto"/>
          </w:tcPr>
          <w:p w14:paraId="3A27B8FD" w14:textId="775F9CD0"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20F0A0C6" w14:textId="2A0FE0D5"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4A547DC2" w14:textId="3E311C3A"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26694D4D" w14:textId="5C25CCD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30C743F0" w14:textId="2A496148"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6786142B" w14:textId="08F496C9"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2020E2" w:rsidRPr="00220C73" w14:paraId="034CA478" w14:textId="77777777" w:rsidTr="00AD2AE7">
        <w:trPr>
          <w:gridAfter w:val="1"/>
          <w:jc w:val="center"/>
        </w:trPr>
        <w:tc>
          <w:tcPr>
            <w:cnfStyle w:val="001000000000" w:firstRow="0" w:lastRow="0" w:firstColumn="1" w:lastColumn="0" w:oddVBand="0" w:evenVBand="0" w:oddHBand="0" w:evenHBand="0" w:firstRowFirstColumn="0" w:firstRowLastColumn="0" w:lastRowFirstColumn="0" w:lastRowLastColumn="0"/>
            <w:tcW w:w="0" w:type="auto"/>
          </w:tcPr>
          <w:p w14:paraId="030C8859" w14:textId="6B288C08" w:rsidR="00EC163E" w:rsidRPr="00220C73" w:rsidRDefault="00EC163E" w:rsidP="00EC163E">
            <w:pPr>
              <w:rPr>
                <w:rFonts w:ascii="Helvetica" w:hAnsi="Helvetica" w:cs="Helvetica"/>
                <w:sz w:val="24"/>
                <w:szCs w:val="24"/>
              </w:rPr>
            </w:pPr>
            <w:r w:rsidRPr="00220C73">
              <w:rPr>
                <w:rFonts w:ascii="Helvetica" w:hAnsi="Helvetica" w:cs="Helvetica"/>
                <w:sz w:val="24"/>
                <w:szCs w:val="24"/>
              </w:rPr>
              <w:t xml:space="preserve">  </w:t>
            </w:r>
            <w:r w:rsidRPr="00220C73">
              <w:rPr>
                <w:rFonts w:ascii="Helvetica" w:hAnsi="Helvetica" w:cs="Helvetica"/>
                <w:i/>
                <w:iCs/>
                <w:sz w:val="24"/>
                <w:szCs w:val="24"/>
              </w:rPr>
              <w:t>Female</w:t>
            </w:r>
          </w:p>
        </w:tc>
        <w:tc>
          <w:tcPr>
            <w:tcW w:w="0" w:type="auto"/>
          </w:tcPr>
          <w:p w14:paraId="12D77602" w14:textId="6404920B"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0" w:type="auto"/>
          </w:tcPr>
          <w:p w14:paraId="6ED6DCA1" w14:textId="7004165D"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43DAFC48"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430D304C" w14:textId="67DAD795"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6C029ACA" w14:textId="518D5B40"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3AF926A7"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EC163E" w:rsidRPr="00220C73" w14:paraId="6E2723FB" w14:textId="77777777" w:rsidTr="0039484E">
        <w:trPr>
          <w:gridAfter w:val="1"/>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E4E543B" w14:textId="0D73FF96" w:rsidR="00EC163E" w:rsidRPr="00220C73" w:rsidRDefault="00EC163E" w:rsidP="00EC163E">
            <w:pPr>
              <w:rPr>
                <w:rFonts w:ascii="Helvetica" w:hAnsi="Helvetica" w:cs="Helvetica"/>
                <w:i/>
                <w:iCs/>
                <w:sz w:val="24"/>
                <w:szCs w:val="24"/>
              </w:rPr>
            </w:pPr>
            <w:r w:rsidRPr="00220C73">
              <w:rPr>
                <w:rFonts w:ascii="Helvetica" w:hAnsi="Helvetica" w:cs="Helvetica"/>
                <w:i/>
                <w:iCs/>
                <w:sz w:val="24"/>
                <w:szCs w:val="24"/>
              </w:rPr>
              <w:lastRenderedPageBreak/>
              <w:t xml:space="preserve">  Male</w:t>
            </w:r>
          </w:p>
        </w:tc>
        <w:tc>
          <w:tcPr>
            <w:tcW w:w="0" w:type="auto"/>
            <w:vAlign w:val="bottom"/>
          </w:tcPr>
          <w:p w14:paraId="0E021D9A" w14:textId="140B2503"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0.40</w:t>
            </w:r>
          </w:p>
        </w:tc>
        <w:tc>
          <w:tcPr>
            <w:tcW w:w="0" w:type="auto"/>
            <w:vAlign w:val="bottom"/>
          </w:tcPr>
          <w:p w14:paraId="02364FFA" w14:textId="74876861"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(0.07)</w:t>
            </w:r>
          </w:p>
        </w:tc>
        <w:tc>
          <w:tcPr>
            <w:tcW w:w="0" w:type="auto"/>
            <w:vAlign w:val="bottom"/>
          </w:tcPr>
          <w:p w14:paraId="78A6D1AE" w14:textId="17ACF7E3"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32C6F255" w14:textId="1CB0368A"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0.44</w:t>
            </w:r>
          </w:p>
        </w:tc>
        <w:tc>
          <w:tcPr>
            <w:tcW w:w="0" w:type="auto"/>
            <w:vAlign w:val="bottom"/>
          </w:tcPr>
          <w:p w14:paraId="154B6380" w14:textId="6EC099E8"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(0.06)</w:t>
            </w:r>
          </w:p>
        </w:tc>
        <w:tc>
          <w:tcPr>
            <w:tcW w:w="0" w:type="auto"/>
            <w:vAlign w:val="bottom"/>
          </w:tcPr>
          <w:p w14:paraId="0834D6F5" w14:textId="605714DD"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2020E2" w:rsidRPr="00220C73" w14:paraId="37937ABD" w14:textId="77777777" w:rsidTr="00AD2AE7">
        <w:trPr>
          <w:gridAfter w:val="1"/>
          <w:jc w:val="center"/>
        </w:trPr>
        <w:tc>
          <w:tcPr>
            <w:cnfStyle w:val="001000000000" w:firstRow="0" w:lastRow="0" w:firstColumn="1" w:lastColumn="0" w:oddVBand="0" w:evenVBand="0" w:oddHBand="0" w:evenHBand="0" w:firstRowFirstColumn="0" w:firstRowLastColumn="0" w:lastRowFirstColumn="0" w:lastRowLastColumn="0"/>
            <w:tcW w:w="0" w:type="auto"/>
          </w:tcPr>
          <w:p w14:paraId="6E9C501D" w14:textId="22FDB747" w:rsidR="00EC163E" w:rsidRPr="00220C73" w:rsidRDefault="00EC163E" w:rsidP="00EC163E">
            <w:pPr>
              <w:rPr>
                <w:rFonts w:ascii="Helvetica" w:hAnsi="Helvetica" w:cs="Helvetica"/>
                <w:sz w:val="24"/>
                <w:szCs w:val="24"/>
              </w:rPr>
            </w:pPr>
            <w:r w:rsidRPr="00220C73">
              <w:rPr>
                <w:rFonts w:ascii="Helvetica" w:hAnsi="Helvetica" w:cs="Helvetica"/>
                <w:sz w:val="24"/>
                <w:szCs w:val="24"/>
              </w:rPr>
              <w:t>Housing Tenure</w:t>
            </w:r>
          </w:p>
        </w:tc>
        <w:tc>
          <w:tcPr>
            <w:tcW w:w="0" w:type="auto"/>
          </w:tcPr>
          <w:p w14:paraId="7DBA5328"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701511A6"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735311B3"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54DAFEBB"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706B2BC4"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5A7AE441"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EC163E" w:rsidRPr="00220C73" w14:paraId="15C65723" w14:textId="77777777" w:rsidTr="00012F03">
        <w:trPr>
          <w:gridAfter w:val="1"/>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FD8786E" w14:textId="3EF32E66" w:rsidR="00EC163E" w:rsidRPr="00220C73" w:rsidRDefault="00EC163E" w:rsidP="00EC163E">
            <w:pPr>
              <w:rPr>
                <w:rFonts w:ascii="Helvetica" w:hAnsi="Helvetica" w:cs="Helvetica"/>
                <w:i/>
                <w:iCs/>
                <w:sz w:val="24"/>
                <w:szCs w:val="24"/>
              </w:rPr>
            </w:pPr>
            <w:r w:rsidRPr="00220C73">
              <w:rPr>
                <w:rFonts w:ascii="Helvetica" w:hAnsi="Helvetica" w:cs="Helvetica"/>
                <w:i/>
                <w:iCs/>
                <w:sz w:val="24"/>
                <w:szCs w:val="24"/>
              </w:rPr>
              <w:t xml:space="preserve">  Own Home</w:t>
            </w:r>
          </w:p>
        </w:tc>
        <w:tc>
          <w:tcPr>
            <w:tcW w:w="0" w:type="auto"/>
          </w:tcPr>
          <w:p w14:paraId="1E90F0A6" w14:textId="3E639836"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0" w:type="auto"/>
          </w:tcPr>
          <w:p w14:paraId="396CDE3B" w14:textId="7AFE073F"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209653AE" w14:textId="453142E2"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4214F04F" w14:textId="7E690082"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3853E615" w14:textId="1D45688D"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05AE963D" w14:textId="292549A0"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2020E2" w:rsidRPr="00220C73" w14:paraId="2A5B5EE0" w14:textId="77777777" w:rsidTr="002E60CF">
        <w:trPr>
          <w:gridAfter w:val="1"/>
          <w:jc w:val="center"/>
        </w:trPr>
        <w:tc>
          <w:tcPr>
            <w:cnfStyle w:val="001000000000" w:firstRow="0" w:lastRow="0" w:firstColumn="1" w:lastColumn="0" w:oddVBand="0" w:evenVBand="0" w:oddHBand="0" w:evenHBand="0" w:firstRowFirstColumn="0" w:firstRowLastColumn="0" w:lastRowFirstColumn="0" w:lastRowLastColumn="0"/>
            <w:tcW w:w="0" w:type="auto"/>
          </w:tcPr>
          <w:p w14:paraId="75099D4C" w14:textId="683927CB" w:rsidR="00EC163E" w:rsidRPr="00220C73" w:rsidRDefault="00EC163E" w:rsidP="00EC163E">
            <w:pPr>
              <w:rPr>
                <w:rFonts w:ascii="Helvetica" w:hAnsi="Helvetica" w:cs="Helvetica"/>
                <w:sz w:val="24"/>
                <w:szCs w:val="24"/>
              </w:rPr>
            </w:pPr>
            <w:r w:rsidRPr="00220C73">
              <w:rPr>
                <w:rFonts w:ascii="Helvetica" w:hAnsi="Helvetica" w:cs="Helvetica"/>
                <w:i/>
                <w:iCs/>
                <w:sz w:val="24"/>
                <w:szCs w:val="24"/>
              </w:rPr>
              <w:t xml:space="preserve">  Don't Own Home</w:t>
            </w:r>
          </w:p>
        </w:tc>
        <w:tc>
          <w:tcPr>
            <w:tcW w:w="0" w:type="auto"/>
            <w:vAlign w:val="bottom"/>
          </w:tcPr>
          <w:p w14:paraId="0CE466AC" w14:textId="0DDF9E9D"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-0.69</w:t>
            </w:r>
          </w:p>
        </w:tc>
        <w:tc>
          <w:tcPr>
            <w:tcW w:w="0" w:type="auto"/>
            <w:vAlign w:val="bottom"/>
          </w:tcPr>
          <w:p w14:paraId="314383EA" w14:textId="56D49D96"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(0.08)</w:t>
            </w:r>
          </w:p>
        </w:tc>
        <w:tc>
          <w:tcPr>
            <w:tcW w:w="0" w:type="auto"/>
            <w:vAlign w:val="bottom"/>
          </w:tcPr>
          <w:p w14:paraId="06288107" w14:textId="35AE784E"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5AEA94ED" w14:textId="7537D6F2"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-0.70</w:t>
            </w:r>
          </w:p>
        </w:tc>
        <w:tc>
          <w:tcPr>
            <w:tcW w:w="0" w:type="auto"/>
            <w:vAlign w:val="bottom"/>
          </w:tcPr>
          <w:p w14:paraId="74602874" w14:textId="3BFE4B3B"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(0.07)</w:t>
            </w:r>
          </w:p>
        </w:tc>
        <w:tc>
          <w:tcPr>
            <w:tcW w:w="0" w:type="auto"/>
          </w:tcPr>
          <w:p w14:paraId="27FCDA9C" w14:textId="75EAAEBF"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EC163E" w:rsidRPr="00220C73" w14:paraId="79982B9A" w14:textId="77777777" w:rsidTr="0039484E">
        <w:trPr>
          <w:gridAfter w:val="1"/>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E5386CD" w14:textId="09F70BCD" w:rsidR="00EC163E" w:rsidRPr="00220C73" w:rsidRDefault="00EC163E" w:rsidP="00EC163E">
            <w:pPr>
              <w:rPr>
                <w:rFonts w:ascii="Helvetica" w:hAnsi="Helvetica" w:cs="Helvetica"/>
                <w:i/>
                <w:iCs/>
                <w:sz w:val="24"/>
                <w:szCs w:val="24"/>
              </w:rPr>
            </w:pPr>
            <w:r w:rsidRPr="00220C73">
              <w:rPr>
                <w:rFonts w:ascii="Helvetica" w:hAnsi="Helvetica" w:cs="Helvetica"/>
                <w:sz w:val="24"/>
                <w:szCs w:val="24"/>
              </w:rPr>
              <w:t>NS-SEC</w:t>
            </w:r>
          </w:p>
        </w:tc>
        <w:tc>
          <w:tcPr>
            <w:tcW w:w="0" w:type="auto"/>
          </w:tcPr>
          <w:p w14:paraId="35672EA1" w14:textId="014A28FF"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5274AD41" w14:textId="15137E41"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61277D7D" w14:textId="27DF3F42"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43060D4F" w14:textId="2D73BD4E"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5A3974ED" w14:textId="57BDF52E"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69479125" w14:textId="10819F03"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220C73" w:rsidRPr="00220C73" w14:paraId="773CE3BE" w14:textId="77777777" w:rsidTr="007E7CB7">
        <w:trPr>
          <w:gridAfter w:val="1"/>
          <w:jc w:val="center"/>
        </w:trPr>
        <w:tc>
          <w:tcPr>
            <w:cnfStyle w:val="001000000000" w:firstRow="0" w:lastRow="0" w:firstColumn="1" w:lastColumn="0" w:oddVBand="0" w:evenVBand="0" w:oddHBand="0" w:evenHBand="0" w:firstRowFirstColumn="0" w:firstRowLastColumn="0" w:lastRowFirstColumn="0" w:lastRowLastColumn="0"/>
            <w:tcW w:w="0" w:type="auto"/>
          </w:tcPr>
          <w:p w14:paraId="5DCDBA1D" w14:textId="55DBCA5D" w:rsidR="00EC163E" w:rsidRPr="00220C73" w:rsidRDefault="00EC163E" w:rsidP="00EC163E">
            <w:pPr>
              <w:rPr>
                <w:rFonts w:ascii="Helvetica" w:hAnsi="Helvetica" w:cs="Helvetica"/>
                <w:i/>
                <w:iCs/>
                <w:sz w:val="24"/>
                <w:szCs w:val="24"/>
              </w:rPr>
            </w:pPr>
            <w:r w:rsidRPr="00220C73">
              <w:rPr>
                <w:rFonts w:ascii="Helvetica" w:hAnsi="Helvetica" w:cs="Helvetica"/>
                <w:i/>
                <w:iCs/>
                <w:sz w:val="24"/>
                <w:szCs w:val="24"/>
              </w:rPr>
              <w:t xml:space="preserve">  Higher Managerial</w:t>
            </w:r>
          </w:p>
        </w:tc>
        <w:tc>
          <w:tcPr>
            <w:tcW w:w="0" w:type="auto"/>
          </w:tcPr>
          <w:p w14:paraId="3869DE73" w14:textId="18AE0D96"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0" w:type="auto"/>
          </w:tcPr>
          <w:p w14:paraId="5087BB8A" w14:textId="462184A6"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02328E34" w14:textId="11F7040B"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68861809" w14:textId="0EEAB43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7B55057B" w14:textId="5D1068A3"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07C04C54" w14:textId="4C3219C6"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EC163E" w:rsidRPr="00220C73" w14:paraId="72370E23" w14:textId="77777777" w:rsidTr="0039484E">
        <w:trPr>
          <w:gridAfter w:val="1"/>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5F9D6D2" w14:textId="532416E1" w:rsidR="00EC163E" w:rsidRPr="00220C73" w:rsidRDefault="00EC163E" w:rsidP="00EC163E">
            <w:pPr>
              <w:rPr>
                <w:rFonts w:ascii="Helvetica" w:hAnsi="Helvetica" w:cs="Helvetica"/>
                <w:sz w:val="24"/>
                <w:szCs w:val="24"/>
              </w:rPr>
            </w:pPr>
            <w:r w:rsidRPr="00220C73">
              <w:rPr>
                <w:rFonts w:ascii="Helvetica" w:hAnsi="Helvetica" w:cs="Helvetica"/>
                <w:i/>
                <w:iCs/>
                <w:sz w:val="24"/>
                <w:szCs w:val="24"/>
              </w:rPr>
              <w:t xml:space="preserve">  Lower Managerial</w:t>
            </w:r>
          </w:p>
        </w:tc>
        <w:tc>
          <w:tcPr>
            <w:tcW w:w="0" w:type="auto"/>
            <w:vAlign w:val="bottom"/>
          </w:tcPr>
          <w:p w14:paraId="0CB33E96" w14:textId="051850A4"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-0.58</w:t>
            </w:r>
          </w:p>
        </w:tc>
        <w:tc>
          <w:tcPr>
            <w:tcW w:w="0" w:type="auto"/>
            <w:vAlign w:val="bottom"/>
          </w:tcPr>
          <w:p w14:paraId="5374C38D" w14:textId="251F10AE"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(0.13)</w:t>
            </w:r>
          </w:p>
        </w:tc>
        <w:tc>
          <w:tcPr>
            <w:tcW w:w="0" w:type="auto"/>
            <w:vAlign w:val="bottom"/>
          </w:tcPr>
          <w:p w14:paraId="417EE7DE" w14:textId="4094EFED"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3C91FBDA" w14:textId="02E6480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-0.61</w:t>
            </w:r>
          </w:p>
        </w:tc>
        <w:tc>
          <w:tcPr>
            <w:tcW w:w="0" w:type="auto"/>
            <w:vAlign w:val="bottom"/>
          </w:tcPr>
          <w:p w14:paraId="4777A99F" w14:textId="3015A46E"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(0.14)</w:t>
            </w:r>
          </w:p>
        </w:tc>
        <w:tc>
          <w:tcPr>
            <w:tcW w:w="0" w:type="auto"/>
            <w:vAlign w:val="bottom"/>
          </w:tcPr>
          <w:p w14:paraId="54B300EB" w14:textId="63C8AE92"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2020E2" w:rsidRPr="00220C73" w14:paraId="02C8A0C1" w14:textId="77777777" w:rsidTr="00AD2AE7">
        <w:trPr>
          <w:gridAfter w:val="1"/>
          <w:jc w:val="center"/>
        </w:trPr>
        <w:tc>
          <w:tcPr>
            <w:cnfStyle w:val="001000000000" w:firstRow="0" w:lastRow="0" w:firstColumn="1" w:lastColumn="0" w:oddVBand="0" w:evenVBand="0" w:oddHBand="0" w:evenHBand="0" w:firstRowFirstColumn="0" w:firstRowLastColumn="0" w:lastRowFirstColumn="0" w:lastRowLastColumn="0"/>
            <w:tcW w:w="0" w:type="auto"/>
          </w:tcPr>
          <w:p w14:paraId="23E088FD" w14:textId="2A8EA0AA" w:rsidR="00EC163E" w:rsidRPr="00220C73" w:rsidRDefault="00EC163E" w:rsidP="00EC163E">
            <w:pPr>
              <w:rPr>
                <w:rFonts w:ascii="Helvetica" w:hAnsi="Helvetica" w:cs="Helvetica"/>
                <w:sz w:val="24"/>
                <w:szCs w:val="24"/>
              </w:rPr>
            </w:pPr>
            <w:r w:rsidRPr="00220C73">
              <w:rPr>
                <w:rFonts w:ascii="Helvetica" w:hAnsi="Helvetica" w:cs="Helvetica"/>
                <w:i/>
                <w:iCs/>
                <w:sz w:val="24"/>
                <w:szCs w:val="24"/>
              </w:rPr>
              <w:t xml:space="preserve">  Intermediate Occupations</w:t>
            </w:r>
          </w:p>
        </w:tc>
        <w:tc>
          <w:tcPr>
            <w:tcW w:w="0" w:type="auto"/>
            <w:vAlign w:val="bottom"/>
          </w:tcPr>
          <w:p w14:paraId="77F40EAD" w14:textId="2CC52446"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-1.15</w:t>
            </w:r>
          </w:p>
        </w:tc>
        <w:tc>
          <w:tcPr>
            <w:tcW w:w="0" w:type="auto"/>
            <w:vAlign w:val="bottom"/>
          </w:tcPr>
          <w:p w14:paraId="68E3E899" w14:textId="220D6EB8"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(0.26)</w:t>
            </w:r>
          </w:p>
        </w:tc>
        <w:tc>
          <w:tcPr>
            <w:tcW w:w="0" w:type="auto"/>
          </w:tcPr>
          <w:p w14:paraId="0A5F2933" w14:textId="785D41C9"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7FBC476A" w14:textId="017FD2CE"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-1.23</w:t>
            </w:r>
          </w:p>
        </w:tc>
        <w:tc>
          <w:tcPr>
            <w:tcW w:w="0" w:type="auto"/>
            <w:vAlign w:val="bottom"/>
          </w:tcPr>
          <w:p w14:paraId="750CAF0E" w14:textId="4FD3E156"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(0.26)</w:t>
            </w:r>
          </w:p>
        </w:tc>
        <w:tc>
          <w:tcPr>
            <w:tcW w:w="0" w:type="auto"/>
            <w:vAlign w:val="bottom"/>
          </w:tcPr>
          <w:p w14:paraId="02A4AE8A" w14:textId="3E5DAFE6"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EC163E" w:rsidRPr="00220C73" w14:paraId="1ED5D824" w14:textId="77777777" w:rsidTr="00AD2AE7">
        <w:trPr>
          <w:gridAfter w:val="1"/>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5CBBD91" w14:textId="3CB654F4" w:rsidR="00EC163E" w:rsidRPr="00220C73" w:rsidRDefault="00EC163E" w:rsidP="00EC163E">
            <w:pPr>
              <w:rPr>
                <w:rFonts w:ascii="Helvetica" w:hAnsi="Helvetica" w:cs="Helvetica"/>
                <w:sz w:val="24"/>
                <w:szCs w:val="24"/>
              </w:rPr>
            </w:pPr>
            <w:r w:rsidRPr="00220C73">
              <w:rPr>
                <w:rFonts w:ascii="Helvetica" w:hAnsi="Helvetica" w:cs="Helvetica"/>
                <w:i/>
                <w:iCs/>
                <w:sz w:val="24"/>
                <w:szCs w:val="24"/>
              </w:rPr>
              <w:t xml:space="preserve">  Small Employers</w:t>
            </w:r>
          </w:p>
        </w:tc>
        <w:tc>
          <w:tcPr>
            <w:tcW w:w="0" w:type="auto"/>
            <w:vAlign w:val="bottom"/>
          </w:tcPr>
          <w:p w14:paraId="54345004" w14:textId="2CB1BE06"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-1.24</w:t>
            </w:r>
          </w:p>
        </w:tc>
        <w:tc>
          <w:tcPr>
            <w:tcW w:w="0" w:type="auto"/>
            <w:vAlign w:val="bottom"/>
          </w:tcPr>
          <w:p w14:paraId="75EE94AC" w14:textId="39D3A55A"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(0.15)</w:t>
            </w:r>
          </w:p>
        </w:tc>
        <w:tc>
          <w:tcPr>
            <w:tcW w:w="0" w:type="auto"/>
          </w:tcPr>
          <w:p w14:paraId="5CCA87EA" w14:textId="077B37E1"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60CCF88B" w14:textId="6BECD2F3"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-1.21</w:t>
            </w:r>
          </w:p>
        </w:tc>
        <w:tc>
          <w:tcPr>
            <w:tcW w:w="0" w:type="auto"/>
            <w:vAlign w:val="bottom"/>
          </w:tcPr>
          <w:p w14:paraId="3267D2D9" w14:textId="4306C549"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(0.15)</w:t>
            </w:r>
          </w:p>
        </w:tc>
        <w:tc>
          <w:tcPr>
            <w:tcW w:w="0" w:type="auto"/>
            <w:vAlign w:val="bottom"/>
          </w:tcPr>
          <w:p w14:paraId="5410AD51" w14:textId="1717B79A"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2020E2" w:rsidRPr="00220C73" w14:paraId="5A0C15F3" w14:textId="77777777" w:rsidTr="0039484E">
        <w:trPr>
          <w:gridAfter w:val="1"/>
          <w:jc w:val="center"/>
        </w:trPr>
        <w:tc>
          <w:tcPr>
            <w:cnfStyle w:val="001000000000" w:firstRow="0" w:lastRow="0" w:firstColumn="1" w:lastColumn="0" w:oddVBand="0" w:evenVBand="0" w:oddHBand="0" w:evenHBand="0" w:firstRowFirstColumn="0" w:firstRowLastColumn="0" w:lastRowFirstColumn="0" w:lastRowLastColumn="0"/>
            <w:tcW w:w="0" w:type="auto"/>
          </w:tcPr>
          <w:p w14:paraId="0CD19D25" w14:textId="39E5DB26" w:rsidR="00EC163E" w:rsidRPr="00220C73" w:rsidRDefault="00EC163E" w:rsidP="00EC163E">
            <w:pPr>
              <w:rPr>
                <w:rFonts w:ascii="Helvetica" w:hAnsi="Helvetica" w:cs="Helvetica"/>
                <w:sz w:val="24"/>
                <w:szCs w:val="24"/>
              </w:rPr>
            </w:pPr>
            <w:r w:rsidRPr="00220C73">
              <w:rPr>
                <w:rFonts w:ascii="Helvetica" w:hAnsi="Helvetica" w:cs="Helvetica"/>
                <w:i/>
                <w:iCs/>
                <w:sz w:val="24"/>
                <w:szCs w:val="24"/>
              </w:rPr>
              <w:t xml:space="preserve">  Lower Supervisory &amp; Technical Occupations</w:t>
            </w:r>
          </w:p>
        </w:tc>
        <w:tc>
          <w:tcPr>
            <w:tcW w:w="0" w:type="auto"/>
            <w:vAlign w:val="bottom"/>
          </w:tcPr>
          <w:p w14:paraId="60865388" w14:textId="1D1B5F79"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-1.14</w:t>
            </w:r>
          </w:p>
        </w:tc>
        <w:tc>
          <w:tcPr>
            <w:tcW w:w="0" w:type="auto"/>
            <w:vAlign w:val="bottom"/>
          </w:tcPr>
          <w:p w14:paraId="1C3F6000" w14:textId="3E2A694B"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(0.13)</w:t>
            </w:r>
          </w:p>
        </w:tc>
        <w:tc>
          <w:tcPr>
            <w:tcW w:w="0" w:type="auto"/>
            <w:vAlign w:val="bottom"/>
          </w:tcPr>
          <w:p w14:paraId="4652A070" w14:textId="7C162EE5"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6AE1CA9E" w14:textId="39060AB8"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-1.13</w:t>
            </w:r>
          </w:p>
        </w:tc>
        <w:tc>
          <w:tcPr>
            <w:tcW w:w="0" w:type="auto"/>
            <w:vAlign w:val="bottom"/>
          </w:tcPr>
          <w:p w14:paraId="7326F8BF" w14:textId="78192A23"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(0.13)</w:t>
            </w:r>
          </w:p>
        </w:tc>
        <w:tc>
          <w:tcPr>
            <w:tcW w:w="0" w:type="auto"/>
            <w:vAlign w:val="bottom"/>
          </w:tcPr>
          <w:p w14:paraId="3921A036" w14:textId="2612B296"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EC163E" w:rsidRPr="00220C73" w14:paraId="0D5C26D0" w14:textId="77777777" w:rsidTr="0039484E">
        <w:trPr>
          <w:gridAfter w:val="1"/>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CB2FF6B" w14:textId="421517B9" w:rsidR="00EC163E" w:rsidRPr="00220C73" w:rsidRDefault="00EC163E" w:rsidP="00EC163E">
            <w:pPr>
              <w:rPr>
                <w:rFonts w:ascii="Helvetica" w:hAnsi="Helvetica" w:cs="Helvetica"/>
                <w:sz w:val="24"/>
                <w:szCs w:val="24"/>
              </w:rPr>
            </w:pPr>
            <w:r w:rsidRPr="00220C73">
              <w:rPr>
                <w:rFonts w:ascii="Helvetica" w:hAnsi="Helvetica" w:cs="Helvetica"/>
                <w:i/>
                <w:iCs/>
                <w:sz w:val="24"/>
                <w:szCs w:val="24"/>
              </w:rPr>
              <w:t xml:space="preserve">  Semi-Routine Occupations</w:t>
            </w:r>
          </w:p>
        </w:tc>
        <w:tc>
          <w:tcPr>
            <w:tcW w:w="0" w:type="auto"/>
            <w:vAlign w:val="bottom"/>
          </w:tcPr>
          <w:p w14:paraId="19FD742E" w14:textId="7A12006C"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-1.18</w:t>
            </w:r>
          </w:p>
        </w:tc>
        <w:tc>
          <w:tcPr>
            <w:tcW w:w="0" w:type="auto"/>
            <w:vAlign w:val="bottom"/>
          </w:tcPr>
          <w:p w14:paraId="2B5EC70E" w14:textId="1FA72B8B"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(0.13)</w:t>
            </w:r>
          </w:p>
        </w:tc>
        <w:tc>
          <w:tcPr>
            <w:tcW w:w="0" w:type="auto"/>
            <w:vAlign w:val="bottom"/>
          </w:tcPr>
          <w:p w14:paraId="6E071C5B" w14:textId="6B3E3428"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21D7B8B6" w14:textId="44A1BDFE"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-1.18</w:t>
            </w:r>
          </w:p>
        </w:tc>
        <w:tc>
          <w:tcPr>
            <w:tcW w:w="0" w:type="auto"/>
            <w:vAlign w:val="bottom"/>
          </w:tcPr>
          <w:p w14:paraId="6BD5D616" w14:textId="59CE0C9A"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(0.14)</w:t>
            </w:r>
          </w:p>
        </w:tc>
        <w:tc>
          <w:tcPr>
            <w:tcW w:w="0" w:type="auto"/>
            <w:vAlign w:val="bottom"/>
          </w:tcPr>
          <w:p w14:paraId="0582FE23" w14:textId="649E97F2"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2020E2" w:rsidRPr="00220C73" w14:paraId="084F1205" w14:textId="77777777" w:rsidTr="0039484E">
        <w:trPr>
          <w:gridAfter w:val="1"/>
          <w:jc w:val="center"/>
        </w:trPr>
        <w:tc>
          <w:tcPr>
            <w:cnfStyle w:val="001000000000" w:firstRow="0" w:lastRow="0" w:firstColumn="1" w:lastColumn="0" w:oddVBand="0" w:evenVBand="0" w:oddHBand="0" w:evenHBand="0" w:firstRowFirstColumn="0" w:firstRowLastColumn="0" w:lastRowFirstColumn="0" w:lastRowLastColumn="0"/>
            <w:tcW w:w="0" w:type="auto"/>
          </w:tcPr>
          <w:p w14:paraId="23499F7A" w14:textId="3E3BE2A8" w:rsidR="00EC163E" w:rsidRPr="00220C73" w:rsidRDefault="00EC163E" w:rsidP="00EC163E">
            <w:pPr>
              <w:rPr>
                <w:rFonts w:ascii="Helvetica" w:hAnsi="Helvetica" w:cs="Helvetica"/>
                <w:sz w:val="24"/>
                <w:szCs w:val="24"/>
              </w:rPr>
            </w:pPr>
            <w:r w:rsidRPr="00220C73">
              <w:rPr>
                <w:rFonts w:ascii="Helvetica" w:hAnsi="Helvetica" w:cs="Helvetica"/>
                <w:i/>
                <w:iCs/>
                <w:sz w:val="24"/>
                <w:szCs w:val="24"/>
              </w:rPr>
              <w:t xml:space="preserve">  Routine Occupations</w:t>
            </w:r>
          </w:p>
        </w:tc>
        <w:tc>
          <w:tcPr>
            <w:tcW w:w="0" w:type="auto"/>
            <w:vAlign w:val="bottom"/>
          </w:tcPr>
          <w:p w14:paraId="5A77E1B6" w14:textId="4C63D95E"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-1.63</w:t>
            </w:r>
          </w:p>
        </w:tc>
        <w:tc>
          <w:tcPr>
            <w:tcW w:w="0" w:type="auto"/>
            <w:vAlign w:val="bottom"/>
          </w:tcPr>
          <w:p w14:paraId="441AED84" w14:textId="2D96C849"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(0.13)</w:t>
            </w:r>
          </w:p>
        </w:tc>
        <w:tc>
          <w:tcPr>
            <w:tcW w:w="0" w:type="auto"/>
            <w:vAlign w:val="bottom"/>
          </w:tcPr>
          <w:p w14:paraId="5816B818" w14:textId="0C8E69E5"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7AA15412" w14:textId="18390270"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-1.68</w:t>
            </w:r>
          </w:p>
        </w:tc>
        <w:tc>
          <w:tcPr>
            <w:tcW w:w="0" w:type="auto"/>
            <w:vAlign w:val="bottom"/>
          </w:tcPr>
          <w:p w14:paraId="1A233133" w14:textId="174D5C30"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(0.13)</w:t>
            </w:r>
          </w:p>
        </w:tc>
        <w:tc>
          <w:tcPr>
            <w:tcW w:w="0" w:type="auto"/>
            <w:vAlign w:val="bottom"/>
          </w:tcPr>
          <w:p w14:paraId="53233257" w14:textId="734F62A4"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EC163E" w:rsidRPr="00220C73" w14:paraId="23E4EA88" w14:textId="77777777" w:rsidTr="00AD2AE7">
        <w:trPr>
          <w:gridAfter w:val="1"/>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C72F832" w14:textId="1A7327B1" w:rsidR="00EC163E" w:rsidRPr="00220C73" w:rsidRDefault="00EC163E" w:rsidP="00EC163E">
            <w:pPr>
              <w:rPr>
                <w:rFonts w:ascii="Helvetica" w:hAnsi="Helvetica" w:cs="Helvetica"/>
                <w:sz w:val="24"/>
                <w:szCs w:val="24"/>
              </w:rPr>
            </w:pPr>
            <w:r w:rsidRPr="00220C73">
              <w:rPr>
                <w:rFonts w:ascii="Helvetica" w:hAnsi="Helvetica" w:cs="Helvetica"/>
                <w:sz w:val="24"/>
                <w:szCs w:val="24"/>
              </w:rPr>
              <w:t>Intercept</w:t>
            </w:r>
          </w:p>
        </w:tc>
        <w:tc>
          <w:tcPr>
            <w:tcW w:w="0" w:type="auto"/>
            <w:vAlign w:val="bottom"/>
          </w:tcPr>
          <w:p w14:paraId="41A880B6" w14:textId="4E8133B5"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-0.62</w:t>
            </w:r>
          </w:p>
        </w:tc>
        <w:tc>
          <w:tcPr>
            <w:tcW w:w="0" w:type="auto"/>
            <w:vAlign w:val="bottom"/>
          </w:tcPr>
          <w:p w14:paraId="785EAB31" w14:textId="4DA98576"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(0.11)</w:t>
            </w:r>
          </w:p>
        </w:tc>
        <w:tc>
          <w:tcPr>
            <w:tcW w:w="0" w:type="auto"/>
          </w:tcPr>
          <w:p w14:paraId="62DA7846" w14:textId="7B71F07B"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724510D5" w14:textId="33BB4F8B"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-0.57</w:t>
            </w:r>
          </w:p>
        </w:tc>
        <w:tc>
          <w:tcPr>
            <w:tcW w:w="0" w:type="auto"/>
            <w:vAlign w:val="bottom"/>
          </w:tcPr>
          <w:p w14:paraId="5EA3C1CC" w14:textId="6CD0419D"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(0.11)</w:t>
            </w:r>
          </w:p>
        </w:tc>
        <w:tc>
          <w:tcPr>
            <w:tcW w:w="0" w:type="auto"/>
            <w:vAlign w:val="bottom"/>
          </w:tcPr>
          <w:p w14:paraId="4B4EAA37" w14:textId="102D3DC6"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2020E2" w:rsidRPr="00220C73" w14:paraId="79AF1E68" w14:textId="77777777" w:rsidTr="0039484E">
        <w:trPr>
          <w:gridAfter w:val="1"/>
          <w:jc w:val="center"/>
        </w:trPr>
        <w:tc>
          <w:tcPr>
            <w:cnfStyle w:val="001000000000" w:firstRow="0" w:lastRow="0" w:firstColumn="1" w:lastColumn="0" w:oddVBand="0" w:evenVBand="0" w:oddHBand="0" w:evenHBand="0" w:firstRowFirstColumn="0" w:firstRowLastColumn="0" w:lastRowFirstColumn="0" w:lastRowLastColumn="0"/>
            <w:tcW w:w="0" w:type="auto"/>
          </w:tcPr>
          <w:p w14:paraId="20062220" w14:textId="3A8B8709" w:rsidR="00EC163E" w:rsidRPr="00220C73" w:rsidRDefault="00EC163E" w:rsidP="00EC163E">
            <w:pPr>
              <w:rPr>
                <w:rFonts w:ascii="Helvetica" w:hAnsi="Helvetica" w:cs="Helvetica"/>
                <w:sz w:val="24"/>
                <w:szCs w:val="24"/>
              </w:rPr>
            </w:pPr>
          </w:p>
        </w:tc>
        <w:tc>
          <w:tcPr>
            <w:tcW w:w="0" w:type="auto"/>
          </w:tcPr>
          <w:p w14:paraId="2657DA60"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136169EC"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1B293C6F"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18001C8F"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57545032"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58957B7C"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EC163E" w:rsidRPr="00220C73" w14:paraId="532C19D4" w14:textId="77777777" w:rsidTr="00AD2AE7">
        <w:trPr>
          <w:gridAfter w:val="1"/>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5263B97" w14:textId="2E27C22F" w:rsidR="00EC163E" w:rsidRPr="00220C73" w:rsidRDefault="00EC163E" w:rsidP="00EC163E">
            <w:pPr>
              <w:rPr>
                <w:rFonts w:ascii="Helvetica" w:hAnsi="Helvetica" w:cs="Helvetica"/>
                <w:sz w:val="24"/>
                <w:szCs w:val="24"/>
              </w:rPr>
            </w:pPr>
            <w:r w:rsidRPr="00220C73">
              <w:rPr>
                <w:rFonts w:ascii="Helvetica" w:hAnsi="Helvetica" w:cs="Helvetica"/>
                <w:sz w:val="24"/>
                <w:szCs w:val="24"/>
              </w:rPr>
              <w:t>Training &amp; Apprenticeships</w:t>
            </w:r>
          </w:p>
        </w:tc>
        <w:tc>
          <w:tcPr>
            <w:tcW w:w="0" w:type="auto"/>
          </w:tcPr>
          <w:p w14:paraId="66C8F8D4"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46FEC936"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377A018C"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5E9A2509"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5A8BA78E"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3AA7D1E5"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EC163E" w:rsidRPr="00220C73" w14:paraId="0C8A2C9B" w14:textId="77777777" w:rsidTr="00AD2AE7">
        <w:trPr>
          <w:gridAfter w:val="1"/>
          <w:jc w:val="center"/>
        </w:trPr>
        <w:tc>
          <w:tcPr>
            <w:cnfStyle w:val="001000000000" w:firstRow="0" w:lastRow="0" w:firstColumn="1" w:lastColumn="0" w:oddVBand="0" w:evenVBand="0" w:oddHBand="0" w:evenHBand="0" w:firstRowFirstColumn="0" w:firstRowLastColumn="0" w:lastRowFirstColumn="0" w:lastRowLastColumn="0"/>
            <w:tcW w:w="0" w:type="auto"/>
          </w:tcPr>
          <w:p w14:paraId="5DE7B979" w14:textId="6996837A" w:rsidR="00EC163E" w:rsidRPr="00220C73" w:rsidRDefault="00EC163E" w:rsidP="00EC163E">
            <w:pPr>
              <w:rPr>
                <w:rFonts w:ascii="Helvetica" w:hAnsi="Helvetica" w:cs="Helvetica"/>
                <w:sz w:val="24"/>
                <w:szCs w:val="24"/>
              </w:rPr>
            </w:pPr>
            <w:r w:rsidRPr="00220C73">
              <w:rPr>
                <w:rFonts w:ascii="Helvetica" w:hAnsi="Helvetica" w:cs="Helvetica"/>
                <w:sz w:val="24"/>
                <w:szCs w:val="24"/>
              </w:rPr>
              <w:t>Educational Attainment</w:t>
            </w:r>
          </w:p>
        </w:tc>
        <w:tc>
          <w:tcPr>
            <w:tcW w:w="0" w:type="auto"/>
          </w:tcPr>
          <w:p w14:paraId="1DC34089" w14:textId="1508C094"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668F789F" w14:textId="40E10EFC"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29135616" w14:textId="402E0776"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65DA5A2A"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04C1E4BD"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1D70D438"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EC163E" w:rsidRPr="00220C73" w14:paraId="43AD6614" w14:textId="77777777" w:rsidTr="00AD2AE7">
        <w:trPr>
          <w:gridAfter w:val="1"/>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BDDFBFE" w14:textId="5B4BBDC9" w:rsidR="00EC163E" w:rsidRPr="00220C73" w:rsidRDefault="00EC163E" w:rsidP="00EC163E">
            <w:pPr>
              <w:rPr>
                <w:rFonts w:ascii="Helvetica" w:hAnsi="Helvetica" w:cs="Helvetica"/>
                <w:sz w:val="24"/>
                <w:szCs w:val="24"/>
              </w:rPr>
            </w:pPr>
            <w:r w:rsidRPr="00220C73">
              <w:rPr>
                <w:rFonts w:ascii="Helvetica" w:hAnsi="Helvetica" w:cs="Helvetica"/>
                <w:i/>
                <w:iCs/>
                <w:sz w:val="24"/>
                <w:szCs w:val="24"/>
              </w:rPr>
              <w:t xml:space="preserve">  Less than five O-levels</w:t>
            </w:r>
          </w:p>
        </w:tc>
        <w:tc>
          <w:tcPr>
            <w:tcW w:w="0" w:type="auto"/>
          </w:tcPr>
          <w:p w14:paraId="7E191643" w14:textId="6B330E5B"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0" w:type="auto"/>
          </w:tcPr>
          <w:p w14:paraId="23780420" w14:textId="36763042"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4E42F5CC"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79DC7975" w14:textId="6F261E74"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1A2C825B" w14:textId="246B371D"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3891927C"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EC163E" w:rsidRPr="00220C73" w14:paraId="1138020B" w14:textId="77777777" w:rsidTr="00AD2AE7">
        <w:trPr>
          <w:gridAfter w:val="1"/>
          <w:jc w:val="center"/>
        </w:trPr>
        <w:tc>
          <w:tcPr>
            <w:cnfStyle w:val="001000000000" w:firstRow="0" w:lastRow="0" w:firstColumn="1" w:lastColumn="0" w:oddVBand="0" w:evenVBand="0" w:oddHBand="0" w:evenHBand="0" w:firstRowFirstColumn="0" w:firstRowLastColumn="0" w:lastRowFirstColumn="0" w:lastRowLastColumn="0"/>
            <w:tcW w:w="0" w:type="auto"/>
          </w:tcPr>
          <w:p w14:paraId="6E31EE98" w14:textId="7660C92D" w:rsidR="00EC163E" w:rsidRPr="00220C73" w:rsidRDefault="00EC163E" w:rsidP="00EC163E">
            <w:pPr>
              <w:rPr>
                <w:rFonts w:ascii="Helvetica" w:hAnsi="Helvetica" w:cs="Helvetica"/>
                <w:i/>
                <w:iCs/>
                <w:sz w:val="24"/>
                <w:szCs w:val="24"/>
              </w:rPr>
            </w:pPr>
            <w:r w:rsidRPr="00220C73">
              <w:rPr>
                <w:rFonts w:ascii="Helvetica" w:hAnsi="Helvetica" w:cs="Helvetica"/>
                <w:i/>
                <w:iCs/>
                <w:sz w:val="24"/>
                <w:szCs w:val="24"/>
              </w:rPr>
              <w:t xml:space="preserve">  Five or More O-levels</w:t>
            </w:r>
          </w:p>
        </w:tc>
        <w:tc>
          <w:tcPr>
            <w:tcW w:w="0" w:type="auto"/>
            <w:vAlign w:val="bottom"/>
          </w:tcPr>
          <w:p w14:paraId="0C9B3B8D" w14:textId="275FC2B1"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0.34</w:t>
            </w:r>
          </w:p>
        </w:tc>
        <w:tc>
          <w:tcPr>
            <w:tcW w:w="0" w:type="auto"/>
            <w:vAlign w:val="bottom"/>
          </w:tcPr>
          <w:p w14:paraId="3A484D4A" w14:textId="28A2446D"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(0.10)</w:t>
            </w:r>
          </w:p>
        </w:tc>
        <w:tc>
          <w:tcPr>
            <w:tcW w:w="0" w:type="auto"/>
          </w:tcPr>
          <w:p w14:paraId="02C9EB26" w14:textId="7427E289"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174ECD6D" w14:textId="2BEDB3C3"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0.31</w:t>
            </w:r>
          </w:p>
        </w:tc>
        <w:tc>
          <w:tcPr>
            <w:tcW w:w="0" w:type="auto"/>
            <w:vAlign w:val="bottom"/>
          </w:tcPr>
          <w:p w14:paraId="452B800D" w14:textId="3C7D4349"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(0.09)</w:t>
            </w:r>
          </w:p>
        </w:tc>
        <w:tc>
          <w:tcPr>
            <w:tcW w:w="0" w:type="auto"/>
            <w:vAlign w:val="bottom"/>
          </w:tcPr>
          <w:p w14:paraId="30DC5F12" w14:textId="711591E2"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EC163E" w:rsidRPr="00220C73" w14:paraId="43A92F27" w14:textId="77777777" w:rsidTr="00AD2AE7">
        <w:trPr>
          <w:gridAfter w:val="1"/>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CB324EE" w14:textId="3DAE00EB" w:rsidR="00EC163E" w:rsidRPr="00220C73" w:rsidRDefault="00EC163E" w:rsidP="00EC163E">
            <w:pPr>
              <w:rPr>
                <w:rFonts w:ascii="Helvetica" w:hAnsi="Helvetica" w:cs="Helvetica"/>
                <w:sz w:val="24"/>
                <w:szCs w:val="24"/>
              </w:rPr>
            </w:pPr>
            <w:r w:rsidRPr="00220C73">
              <w:rPr>
                <w:rFonts w:ascii="Helvetica" w:hAnsi="Helvetica" w:cs="Helvetica"/>
                <w:sz w:val="24"/>
                <w:szCs w:val="24"/>
              </w:rPr>
              <w:t>Sex</w:t>
            </w:r>
          </w:p>
        </w:tc>
        <w:tc>
          <w:tcPr>
            <w:tcW w:w="0" w:type="auto"/>
          </w:tcPr>
          <w:p w14:paraId="6F9C9C7E"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662C8C66"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5613245B"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3766A833"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784F9101"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1F7AC375"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EC163E" w:rsidRPr="00220C73" w14:paraId="0A3A0977" w14:textId="77777777" w:rsidTr="00976F5D">
        <w:trPr>
          <w:gridAfter w:val="1"/>
          <w:jc w:val="center"/>
        </w:trPr>
        <w:tc>
          <w:tcPr>
            <w:cnfStyle w:val="001000000000" w:firstRow="0" w:lastRow="0" w:firstColumn="1" w:lastColumn="0" w:oddVBand="0" w:evenVBand="0" w:oddHBand="0" w:evenHBand="0" w:firstRowFirstColumn="0" w:firstRowLastColumn="0" w:lastRowFirstColumn="0" w:lastRowLastColumn="0"/>
            <w:tcW w:w="0" w:type="auto"/>
          </w:tcPr>
          <w:p w14:paraId="4C82C83A" w14:textId="7FAF6D4E" w:rsidR="00EC163E" w:rsidRPr="00220C73" w:rsidRDefault="00EC163E" w:rsidP="00EC163E">
            <w:pPr>
              <w:rPr>
                <w:rFonts w:ascii="Helvetica" w:hAnsi="Helvetica" w:cs="Helvetica"/>
                <w:i/>
                <w:iCs/>
                <w:sz w:val="24"/>
                <w:szCs w:val="24"/>
              </w:rPr>
            </w:pPr>
            <w:r w:rsidRPr="00220C73">
              <w:rPr>
                <w:rFonts w:ascii="Helvetica" w:hAnsi="Helvetica" w:cs="Helvetica"/>
                <w:sz w:val="24"/>
                <w:szCs w:val="24"/>
              </w:rPr>
              <w:t xml:space="preserve">  </w:t>
            </w:r>
            <w:r w:rsidRPr="00220C73">
              <w:rPr>
                <w:rFonts w:ascii="Helvetica" w:hAnsi="Helvetica" w:cs="Helvetica"/>
                <w:i/>
                <w:iCs/>
                <w:sz w:val="24"/>
                <w:szCs w:val="24"/>
              </w:rPr>
              <w:t>Female</w:t>
            </w:r>
          </w:p>
        </w:tc>
        <w:tc>
          <w:tcPr>
            <w:tcW w:w="0" w:type="auto"/>
          </w:tcPr>
          <w:p w14:paraId="504849D6" w14:textId="3178B411"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0" w:type="auto"/>
          </w:tcPr>
          <w:p w14:paraId="00457EBF" w14:textId="764B1176"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051C1D5D" w14:textId="593D4138"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229F2033" w14:textId="38E9E2D0"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4DA31B34" w14:textId="7FAF24A5"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05578947" w14:textId="51EF94C3"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EC163E" w:rsidRPr="00220C73" w14:paraId="2F6B6445" w14:textId="77777777" w:rsidTr="006F104B">
        <w:trPr>
          <w:gridAfter w:val="1"/>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F89D532" w14:textId="350FFDA3" w:rsidR="00EC163E" w:rsidRPr="00220C73" w:rsidRDefault="00EC163E" w:rsidP="00EC163E">
            <w:pPr>
              <w:rPr>
                <w:rFonts w:ascii="Helvetica" w:hAnsi="Helvetica" w:cs="Helvetica"/>
                <w:sz w:val="24"/>
                <w:szCs w:val="24"/>
              </w:rPr>
            </w:pPr>
            <w:r w:rsidRPr="00220C73">
              <w:rPr>
                <w:rFonts w:ascii="Helvetica" w:hAnsi="Helvetica" w:cs="Helvetica"/>
                <w:i/>
                <w:iCs/>
                <w:sz w:val="24"/>
                <w:szCs w:val="24"/>
              </w:rPr>
              <w:t xml:space="preserve">  Male</w:t>
            </w:r>
          </w:p>
        </w:tc>
        <w:tc>
          <w:tcPr>
            <w:tcW w:w="0" w:type="auto"/>
            <w:vAlign w:val="bottom"/>
          </w:tcPr>
          <w:p w14:paraId="15C4DD7F" w14:textId="1DFBEB12"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1.92</w:t>
            </w:r>
          </w:p>
        </w:tc>
        <w:tc>
          <w:tcPr>
            <w:tcW w:w="0" w:type="auto"/>
            <w:vAlign w:val="bottom"/>
          </w:tcPr>
          <w:p w14:paraId="3C720E34" w14:textId="6475D054"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(0.07)</w:t>
            </w:r>
          </w:p>
        </w:tc>
        <w:tc>
          <w:tcPr>
            <w:tcW w:w="0" w:type="auto"/>
          </w:tcPr>
          <w:p w14:paraId="7E97BC26" w14:textId="16C60899"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1E1A0727" w14:textId="2557D9F0"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1.96</w:t>
            </w:r>
          </w:p>
        </w:tc>
        <w:tc>
          <w:tcPr>
            <w:tcW w:w="0" w:type="auto"/>
            <w:vAlign w:val="bottom"/>
          </w:tcPr>
          <w:p w14:paraId="679114B2" w14:textId="3339C9F9"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(0.06)</w:t>
            </w:r>
          </w:p>
        </w:tc>
        <w:tc>
          <w:tcPr>
            <w:tcW w:w="0" w:type="auto"/>
          </w:tcPr>
          <w:p w14:paraId="43D3CCFA" w14:textId="45B07B09"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EC163E" w:rsidRPr="00220C73" w14:paraId="60478244" w14:textId="77777777" w:rsidTr="0039484E">
        <w:trPr>
          <w:gridAfter w:val="1"/>
          <w:jc w:val="center"/>
        </w:trPr>
        <w:tc>
          <w:tcPr>
            <w:cnfStyle w:val="001000000000" w:firstRow="0" w:lastRow="0" w:firstColumn="1" w:lastColumn="0" w:oddVBand="0" w:evenVBand="0" w:oddHBand="0" w:evenHBand="0" w:firstRowFirstColumn="0" w:firstRowLastColumn="0" w:lastRowFirstColumn="0" w:lastRowLastColumn="0"/>
            <w:tcW w:w="0" w:type="auto"/>
          </w:tcPr>
          <w:p w14:paraId="45F26F8D" w14:textId="3B5D708B" w:rsidR="00EC163E" w:rsidRPr="00220C73" w:rsidRDefault="00EC163E" w:rsidP="00EC163E">
            <w:pPr>
              <w:rPr>
                <w:rFonts w:ascii="Helvetica" w:hAnsi="Helvetica" w:cs="Helvetica"/>
                <w:i/>
                <w:iCs/>
                <w:sz w:val="24"/>
                <w:szCs w:val="24"/>
              </w:rPr>
            </w:pPr>
            <w:r w:rsidRPr="00220C73">
              <w:rPr>
                <w:rFonts w:ascii="Helvetica" w:hAnsi="Helvetica" w:cs="Helvetica"/>
                <w:sz w:val="24"/>
                <w:szCs w:val="24"/>
              </w:rPr>
              <w:t>Housing Tenure</w:t>
            </w:r>
          </w:p>
        </w:tc>
        <w:tc>
          <w:tcPr>
            <w:tcW w:w="0" w:type="auto"/>
          </w:tcPr>
          <w:p w14:paraId="00AE4ED1" w14:textId="4644A681"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3A124C31" w14:textId="52B4834C"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6B01CA58"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3EBC6F68" w14:textId="0D2FD460"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5E0AAFBD" w14:textId="40F4DF85"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5B04C006"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EC163E" w:rsidRPr="00220C73" w14:paraId="46A66D81" w14:textId="77777777" w:rsidTr="00AD2AE7">
        <w:trPr>
          <w:gridAfter w:val="1"/>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25D4D9C" w14:textId="1B59DBE5" w:rsidR="00EC163E" w:rsidRPr="00220C73" w:rsidRDefault="00EC163E" w:rsidP="00EC163E">
            <w:pPr>
              <w:rPr>
                <w:rFonts w:ascii="Helvetica" w:hAnsi="Helvetica" w:cs="Helvetica"/>
                <w:sz w:val="24"/>
                <w:szCs w:val="24"/>
              </w:rPr>
            </w:pPr>
            <w:r w:rsidRPr="00220C73">
              <w:rPr>
                <w:rFonts w:ascii="Helvetica" w:hAnsi="Helvetica" w:cs="Helvetica"/>
                <w:i/>
                <w:iCs/>
                <w:sz w:val="24"/>
                <w:szCs w:val="24"/>
              </w:rPr>
              <w:t xml:space="preserve">  Own Home</w:t>
            </w:r>
          </w:p>
        </w:tc>
        <w:tc>
          <w:tcPr>
            <w:tcW w:w="0" w:type="auto"/>
          </w:tcPr>
          <w:p w14:paraId="40772A85" w14:textId="6A2C9361"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0" w:type="auto"/>
          </w:tcPr>
          <w:p w14:paraId="36A709C8" w14:textId="79AAF6DF"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412F12DA"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45F2FCD4" w14:textId="2ECDBCDA"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15DA1D5F" w14:textId="25D2CA25"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6BA57C82"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EC163E" w:rsidRPr="00220C73" w14:paraId="23C9D77B" w14:textId="77777777" w:rsidTr="0039484E">
        <w:trPr>
          <w:gridAfter w:val="1"/>
          <w:jc w:val="center"/>
        </w:trPr>
        <w:tc>
          <w:tcPr>
            <w:cnfStyle w:val="001000000000" w:firstRow="0" w:lastRow="0" w:firstColumn="1" w:lastColumn="0" w:oddVBand="0" w:evenVBand="0" w:oddHBand="0" w:evenHBand="0" w:firstRowFirstColumn="0" w:firstRowLastColumn="0" w:lastRowFirstColumn="0" w:lastRowLastColumn="0"/>
            <w:tcW w:w="0" w:type="auto"/>
          </w:tcPr>
          <w:p w14:paraId="79C3C574" w14:textId="2D3F5F93" w:rsidR="00EC163E" w:rsidRPr="00220C73" w:rsidRDefault="00EC163E" w:rsidP="00EC163E">
            <w:pPr>
              <w:rPr>
                <w:rFonts w:ascii="Helvetica" w:hAnsi="Helvetica" w:cs="Helvetica"/>
                <w:i/>
                <w:iCs/>
                <w:sz w:val="24"/>
                <w:szCs w:val="24"/>
              </w:rPr>
            </w:pPr>
            <w:r w:rsidRPr="00220C73">
              <w:rPr>
                <w:rFonts w:ascii="Helvetica" w:hAnsi="Helvetica" w:cs="Helvetica"/>
                <w:i/>
                <w:iCs/>
                <w:sz w:val="24"/>
                <w:szCs w:val="24"/>
              </w:rPr>
              <w:t xml:space="preserve">  Don't Own Home</w:t>
            </w:r>
          </w:p>
        </w:tc>
        <w:tc>
          <w:tcPr>
            <w:tcW w:w="0" w:type="auto"/>
            <w:vAlign w:val="bottom"/>
          </w:tcPr>
          <w:p w14:paraId="667AD9F1" w14:textId="5BA77211"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-0.31</w:t>
            </w:r>
          </w:p>
        </w:tc>
        <w:tc>
          <w:tcPr>
            <w:tcW w:w="0" w:type="auto"/>
            <w:vAlign w:val="bottom"/>
          </w:tcPr>
          <w:p w14:paraId="1207D47C" w14:textId="5EFE3D82"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(0.07)</w:t>
            </w:r>
          </w:p>
        </w:tc>
        <w:tc>
          <w:tcPr>
            <w:tcW w:w="0" w:type="auto"/>
            <w:vAlign w:val="bottom"/>
          </w:tcPr>
          <w:p w14:paraId="516F5C08" w14:textId="5A8A8CFA"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382A8795" w14:textId="6CB5F0B9"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-0.36</w:t>
            </w:r>
          </w:p>
        </w:tc>
        <w:tc>
          <w:tcPr>
            <w:tcW w:w="0" w:type="auto"/>
            <w:vAlign w:val="bottom"/>
          </w:tcPr>
          <w:p w14:paraId="52A02F74" w14:textId="6C262516"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(0.06)</w:t>
            </w:r>
          </w:p>
        </w:tc>
        <w:tc>
          <w:tcPr>
            <w:tcW w:w="0" w:type="auto"/>
          </w:tcPr>
          <w:p w14:paraId="66494430" w14:textId="06391F32"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EC163E" w:rsidRPr="00220C73" w14:paraId="7F34E8C6" w14:textId="77777777" w:rsidTr="00AD2AE7">
        <w:trPr>
          <w:gridAfter w:val="1"/>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15C4EB2" w14:textId="5548CD7A" w:rsidR="00EC163E" w:rsidRPr="00220C73" w:rsidRDefault="00EC163E" w:rsidP="00EC163E">
            <w:pPr>
              <w:rPr>
                <w:rFonts w:ascii="Helvetica" w:hAnsi="Helvetica" w:cs="Helvetica"/>
                <w:sz w:val="24"/>
                <w:szCs w:val="24"/>
              </w:rPr>
            </w:pPr>
            <w:r w:rsidRPr="00220C73">
              <w:rPr>
                <w:rFonts w:ascii="Helvetica" w:hAnsi="Helvetica" w:cs="Helvetica"/>
                <w:sz w:val="24"/>
                <w:szCs w:val="24"/>
              </w:rPr>
              <w:t>NS-SEC</w:t>
            </w:r>
          </w:p>
        </w:tc>
        <w:tc>
          <w:tcPr>
            <w:tcW w:w="0" w:type="auto"/>
          </w:tcPr>
          <w:p w14:paraId="1D43C14E"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4B5BA17B"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154EC4DA"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09E29885"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5501D811"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42CAF565"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EC163E" w:rsidRPr="00220C73" w14:paraId="626D6150" w14:textId="77777777" w:rsidTr="00E2396C">
        <w:trPr>
          <w:gridAfter w:val="1"/>
          <w:jc w:val="center"/>
        </w:trPr>
        <w:tc>
          <w:tcPr>
            <w:cnfStyle w:val="001000000000" w:firstRow="0" w:lastRow="0" w:firstColumn="1" w:lastColumn="0" w:oddVBand="0" w:evenVBand="0" w:oddHBand="0" w:evenHBand="0" w:firstRowFirstColumn="0" w:firstRowLastColumn="0" w:lastRowFirstColumn="0" w:lastRowLastColumn="0"/>
            <w:tcW w:w="0" w:type="auto"/>
          </w:tcPr>
          <w:p w14:paraId="2BD2DFE7" w14:textId="412914F1" w:rsidR="00EC163E" w:rsidRPr="00220C73" w:rsidRDefault="00EC163E" w:rsidP="00EC163E">
            <w:pPr>
              <w:rPr>
                <w:rFonts w:ascii="Helvetica" w:hAnsi="Helvetica" w:cs="Helvetica"/>
                <w:i/>
                <w:iCs/>
                <w:sz w:val="24"/>
                <w:szCs w:val="24"/>
              </w:rPr>
            </w:pPr>
            <w:r w:rsidRPr="00220C73">
              <w:rPr>
                <w:rFonts w:ascii="Helvetica" w:hAnsi="Helvetica" w:cs="Helvetica"/>
                <w:i/>
                <w:iCs/>
                <w:sz w:val="24"/>
                <w:szCs w:val="24"/>
              </w:rPr>
              <w:t xml:space="preserve">  Higher Managerial</w:t>
            </w:r>
          </w:p>
        </w:tc>
        <w:tc>
          <w:tcPr>
            <w:tcW w:w="0" w:type="auto"/>
          </w:tcPr>
          <w:p w14:paraId="53E47104" w14:textId="1F4A44F4"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0" w:type="auto"/>
          </w:tcPr>
          <w:p w14:paraId="7DD086F5" w14:textId="71B9F8B8"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43D66368"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12B0771C" w14:textId="06878DFA"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16D616FC" w14:textId="195E6F4A"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2E3C82A9"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EC163E" w:rsidRPr="00220C73" w14:paraId="47246721" w14:textId="77777777" w:rsidTr="00487127">
        <w:trPr>
          <w:gridAfter w:val="1"/>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93B24B0" w14:textId="274417A5" w:rsidR="00EC163E" w:rsidRPr="00220C73" w:rsidRDefault="00EC163E" w:rsidP="00EC163E">
            <w:pPr>
              <w:rPr>
                <w:rFonts w:ascii="Helvetica" w:hAnsi="Helvetica" w:cs="Helvetica"/>
                <w:i/>
                <w:iCs/>
                <w:sz w:val="24"/>
                <w:szCs w:val="24"/>
              </w:rPr>
            </w:pPr>
            <w:r w:rsidRPr="00220C73">
              <w:rPr>
                <w:rFonts w:ascii="Helvetica" w:hAnsi="Helvetica" w:cs="Helvetica"/>
                <w:i/>
                <w:iCs/>
                <w:sz w:val="24"/>
                <w:szCs w:val="24"/>
              </w:rPr>
              <w:t xml:space="preserve">  Lower Managerial</w:t>
            </w:r>
          </w:p>
        </w:tc>
        <w:tc>
          <w:tcPr>
            <w:tcW w:w="0" w:type="auto"/>
            <w:vAlign w:val="bottom"/>
          </w:tcPr>
          <w:p w14:paraId="0CFB39A0" w14:textId="41BD86A5"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-0.37</w:t>
            </w:r>
          </w:p>
        </w:tc>
        <w:tc>
          <w:tcPr>
            <w:tcW w:w="0" w:type="auto"/>
            <w:vAlign w:val="bottom"/>
          </w:tcPr>
          <w:p w14:paraId="1CDE5FC2" w14:textId="0CA206E3"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(0.15)</w:t>
            </w:r>
          </w:p>
        </w:tc>
        <w:tc>
          <w:tcPr>
            <w:tcW w:w="0" w:type="auto"/>
          </w:tcPr>
          <w:p w14:paraId="1A0C4489" w14:textId="3EEEED95"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63ADF1F1" w14:textId="0A233E35"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-0.42</w:t>
            </w:r>
          </w:p>
        </w:tc>
        <w:tc>
          <w:tcPr>
            <w:tcW w:w="0" w:type="auto"/>
            <w:vAlign w:val="bottom"/>
          </w:tcPr>
          <w:p w14:paraId="232790E8" w14:textId="0A9058AB"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(0.15)</w:t>
            </w:r>
          </w:p>
        </w:tc>
        <w:tc>
          <w:tcPr>
            <w:tcW w:w="0" w:type="auto"/>
            <w:vAlign w:val="bottom"/>
          </w:tcPr>
          <w:p w14:paraId="3FEECC67" w14:textId="3EA7C9CF"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EC163E" w:rsidRPr="00220C73" w14:paraId="62A8FDC4" w14:textId="77777777" w:rsidTr="00AD2AE7">
        <w:trPr>
          <w:gridAfter w:val="1"/>
          <w:jc w:val="center"/>
        </w:trPr>
        <w:tc>
          <w:tcPr>
            <w:cnfStyle w:val="001000000000" w:firstRow="0" w:lastRow="0" w:firstColumn="1" w:lastColumn="0" w:oddVBand="0" w:evenVBand="0" w:oddHBand="0" w:evenHBand="0" w:firstRowFirstColumn="0" w:firstRowLastColumn="0" w:lastRowFirstColumn="0" w:lastRowLastColumn="0"/>
            <w:tcW w:w="0" w:type="auto"/>
          </w:tcPr>
          <w:p w14:paraId="5A95436A" w14:textId="4900FAC8" w:rsidR="00EC163E" w:rsidRPr="00220C73" w:rsidRDefault="00EC163E" w:rsidP="00EC163E">
            <w:pPr>
              <w:rPr>
                <w:rFonts w:ascii="Helvetica" w:hAnsi="Helvetica" w:cs="Helvetica"/>
                <w:i/>
                <w:iCs/>
                <w:sz w:val="24"/>
                <w:szCs w:val="24"/>
              </w:rPr>
            </w:pPr>
            <w:r w:rsidRPr="00220C73">
              <w:rPr>
                <w:rFonts w:ascii="Helvetica" w:hAnsi="Helvetica" w:cs="Helvetica"/>
                <w:i/>
                <w:iCs/>
                <w:sz w:val="24"/>
                <w:szCs w:val="24"/>
              </w:rPr>
              <w:t xml:space="preserve">  Intermediate Occupations</w:t>
            </w:r>
          </w:p>
        </w:tc>
        <w:tc>
          <w:tcPr>
            <w:tcW w:w="0" w:type="auto"/>
            <w:vAlign w:val="bottom"/>
          </w:tcPr>
          <w:p w14:paraId="2B481EF6" w14:textId="530734F1"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-0.30</w:t>
            </w:r>
          </w:p>
        </w:tc>
        <w:tc>
          <w:tcPr>
            <w:tcW w:w="0" w:type="auto"/>
            <w:vAlign w:val="bottom"/>
          </w:tcPr>
          <w:p w14:paraId="08D89AF6" w14:textId="129AAEF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(0.26)</w:t>
            </w:r>
          </w:p>
        </w:tc>
        <w:tc>
          <w:tcPr>
            <w:tcW w:w="0" w:type="auto"/>
          </w:tcPr>
          <w:p w14:paraId="78BD8FCD" w14:textId="5336E3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1B42B3C5" w14:textId="41C19495"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-0.35</w:t>
            </w:r>
          </w:p>
        </w:tc>
        <w:tc>
          <w:tcPr>
            <w:tcW w:w="0" w:type="auto"/>
            <w:vAlign w:val="bottom"/>
          </w:tcPr>
          <w:p w14:paraId="68F74FA0" w14:textId="42BF9CE6"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(0.27)</w:t>
            </w:r>
          </w:p>
        </w:tc>
        <w:tc>
          <w:tcPr>
            <w:tcW w:w="0" w:type="auto"/>
            <w:vAlign w:val="bottom"/>
          </w:tcPr>
          <w:p w14:paraId="72B69CC4" w14:textId="3B15453B"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2020E2" w:rsidRPr="00220C73" w14:paraId="654B56F2" w14:textId="77777777" w:rsidTr="00AD2AE7">
        <w:trPr>
          <w:gridAfter w:val="1"/>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F7BE212" w14:textId="45A1B97A" w:rsidR="00EC163E" w:rsidRPr="00220C73" w:rsidRDefault="00EC163E" w:rsidP="00EC163E">
            <w:pPr>
              <w:rPr>
                <w:rFonts w:ascii="Helvetica" w:hAnsi="Helvetica" w:cs="Helvetica"/>
                <w:sz w:val="24"/>
                <w:szCs w:val="24"/>
              </w:rPr>
            </w:pPr>
            <w:r w:rsidRPr="00220C73">
              <w:rPr>
                <w:rFonts w:ascii="Helvetica" w:hAnsi="Helvetica" w:cs="Helvetica"/>
                <w:i/>
                <w:iCs/>
                <w:sz w:val="24"/>
                <w:szCs w:val="24"/>
              </w:rPr>
              <w:t xml:space="preserve">  Small Employers</w:t>
            </w:r>
          </w:p>
        </w:tc>
        <w:tc>
          <w:tcPr>
            <w:tcW w:w="0" w:type="auto"/>
            <w:vAlign w:val="bottom"/>
          </w:tcPr>
          <w:p w14:paraId="3E9CA601" w14:textId="7BC12CBC"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-0.10</w:t>
            </w:r>
          </w:p>
        </w:tc>
        <w:tc>
          <w:tcPr>
            <w:tcW w:w="0" w:type="auto"/>
            <w:vAlign w:val="bottom"/>
          </w:tcPr>
          <w:p w14:paraId="1A99498F" w14:textId="3CDE26B4"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(0.15)</w:t>
            </w:r>
          </w:p>
        </w:tc>
        <w:tc>
          <w:tcPr>
            <w:tcW w:w="0" w:type="auto"/>
          </w:tcPr>
          <w:p w14:paraId="05A7BA96"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0EADB27C" w14:textId="3A1C7148"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-0.12</w:t>
            </w:r>
          </w:p>
        </w:tc>
        <w:tc>
          <w:tcPr>
            <w:tcW w:w="0" w:type="auto"/>
            <w:vAlign w:val="bottom"/>
          </w:tcPr>
          <w:p w14:paraId="38A4F60C" w14:textId="596DCE78"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(0.14)</w:t>
            </w:r>
          </w:p>
        </w:tc>
        <w:tc>
          <w:tcPr>
            <w:tcW w:w="0" w:type="auto"/>
            <w:vAlign w:val="bottom"/>
          </w:tcPr>
          <w:p w14:paraId="2B7FEA46"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2020E2" w:rsidRPr="00220C73" w14:paraId="267D4D17" w14:textId="77777777" w:rsidTr="00AD2AE7">
        <w:trPr>
          <w:gridAfter w:val="1"/>
          <w:jc w:val="center"/>
        </w:trPr>
        <w:tc>
          <w:tcPr>
            <w:cnfStyle w:val="001000000000" w:firstRow="0" w:lastRow="0" w:firstColumn="1" w:lastColumn="0" w:oddVBand="0" w:evenVBand="0" w:oddHBand="0" w:evenHBand="0" w:firstRowFirstColumn="0" w:firstRowLastColumn="0" w:lastRowFirstColumn="0" w:lastRowLastColumn="0"/>
            <w:tcW w:w="0" w:type="auto"/>
          </w:tcPr>
          <w:p w14:paraId="165361C0" w14:textId="68554998" w:rsidR="00EC163E" w:rsidRPr="00220C73" w:rsidRDefault="00EC163E" w:rsidP="00EC163E">
            <w:pPr>
              <w:rPr>
                <w:rFonts w:ascii="Helvetica" w:hAnsi="Helvetica" w:cs="Helvetica"/>
                <w:sz w:val="24"/>
                <w:szCs w:val="24"/>
              </w:rPr>
            </w:pPr>
            <w:r w:rsidRPr="00220C73">
              <w:rPr>
                <w:rFonts w:ascii="Helvetica" w:hAnsi="Helvetica" w:cs="Helvetica"/>
                <w:i/>
                <w:iCs/>
                <w:sz w:val="24"/>
                <w:szCs w:val="24"/>
              </w:rPr>
              <w:t xml:space="preserve">  Lower Supervisory &amp; Technical Occupations</w:t>
            </w:r>
          </w:p>
        </w:tc>
        <w:tc>
          <w:tcPr>
            <w:tcW w:w="0" w:type="auto"/>
            <w:vAlign w:val="bottom"/>
          </w:tcPr>
          <w:p w14:paraId="17D9C271" w14:textId="317F8B5A"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-0.12</w:t>
            </w:r>
          </w:p>
        </w:tc>
        <w:tc>
          <w:tcPr>
            <w:tcW w:w="0" w:type="auto"/>
            <w:vAlign w:val="bottom"/>
          </w:tcPr>
          <w:p w14:paraId="18052BAA" w14:textId="0511CBDF"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(0.14)</w:t>
            </w:r>
          </w:p>
        </w:tc>
        <w:tc>
          <w:tcPr>
            <w:tcW w:w="0" w:type="auto"/>
          </w:tcPr>
          <w:p w14:paraId="1968DE98"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67302BC8" w14:textId="7E653720"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-0.15</w:t>
            </w:r>
          </w:p>
        </w:tc>
        <w:tc>
          <w:tcPr>
            <w:tcW w:w="0" w:type="auto"/>
            <w:vAlign w:val="bottom"/>
          </w:tcPr>
          <w:p w14:paraId="3E0C8B32" w14:textId="1E4F143A"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(0.13)</w:t>
            </w:r>
          </w:p>
        </w:tc>
        <w:tc>
          <w:tcPr>
            <w:tcW w:w="0" w:type="auto"/>
            <w:vAlign w:val="bottom"/>
          </w:tcPr>
          <w:p w14:paraId="0244DA74"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2020E2" w:rsidRPr="00220C73" w14:paraId="601443B3" w14:textId="77777777" w:rsidTr="00AD2AE7">
        <w:trPr>
          <w:gridAfter w:val="1"/>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00320A2" w14:textId="2AF548FA" w:rsidR="00EC163E" w:rsidRPr="00220C73" w:rsidRDefault="00EC163E" w:rsidP="00EC163E">
            <w:pPr>
              <w:rPr>
                <w:rFonts w:ascii="Helvetica" w:hAnsi="Helvetica" w:cs="Helvetica"/>
                <w:sz w:val="24"/>
                <w:szCs w:val="24"/>
              </w:rPr>
            </w:pPr>
            <w:r w:rsidRPr="00220C73">
              <w:rPr>
                <w:rFonts w:ascii="Helvetica" w:hAnsi="Helvetica" w:cs="Helvetica"/>
                <w:i/>
                <w:iCs/>
                <w:sz w:val="24"/>
                <w:szCs w:val="24"/>
              </w:rPr>
              <w:t xml:space="preserve">  Semi-Routine Occupations</w:t>
            </w:r>
          </w:p>
        </w:tc>
        <w:tc>
          <w:tcPr>
            <w:tcW w:w="0" w:type="auto"/>
            <w:vAlign w:val="bottom"/>
          </w:tcPr>
          <w:p w14:paraId="0307B6F4" w14:textId="16C6EB21"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-0.22</w:t>
            </w:r>
          </w:p>
        </w:tc>
        <w:tc>
          <w:tcPr>
            <w:tcW w:w="0" w:type="auto"/>
            <w:vAlign w:val="bottom"/>
          </w:tcPr>
          <w:p w14:paraId="5A0268C9" w14:textId="6836FE8B"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(0.14)</w:t>
            </w:r>
          </w:p>
        </w:tc>
        <w:tc>
          <w:tcPr>
            <w:tcW w:w="0" w:type="auto"/>
          </w:tcPr>
          <w:p w14:paraId="297ABF10"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6500A3B3" w14:textId="5CC286BE"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-0.23</w:t>
            </w:r>
          </w:p>
        </w:tc>
        <w:tc>
          <w:tcPr>
            <w:tcW w:w="0" w:type="auto"/>
            <w:vAlign w:val="bottom"/>
          </w:tcPr>
          <w:p w14:paraId="6494F087" w14:textId="6DC28E3B"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(0.13)</w:t>
            </w:r>
          </w:p>
        </w:tc>
        <w:tc>
          <w:tcPr>
            <w:tcW w:w="0" w:type="auto"/>
            <w:vAlign w:val="bottom"/>
          </w:tcPr>
          <w:p w14:paraId="40DC5777"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2020E2" w:rsidRPr="00220C73" w14:paraId="5428B560" w14:textId="77777777" w:rsidTr="00AD2AE7">
        <w:trPr>
          <w:gridAfter w:val="1"/>
          <w:jc w:val="center"/>
        </w:trPr>
        <w:tc>
          <w:tcPr>
            <w:cnfStyle w:val="001000000000" w:firstRow="0" w:lastRow="0" w:firstColumn="1" w:lastColumn="0" w:oddVBand="0" w:evenVBand="0" w:oddHBand="0" w:evenHBand="0" w:firstRowFirstColumn="0" w:firstRowLastColumn="0" w:lastRowFirstColumn="0" w:lastRowLastColumn="0"/>
            <w:tcW w:w="0" w:type="auto"/>
          </w:tcPr>
          <w:p w14:paraId="04761135" w14:textId="1EFD62DC" w:rsidR="00EC163E" w:rsidRPr="00220C73" w:rsidRDefault="00EC163E" w:rsidP="00EC163E">
            <w:pPr>
              <w:rPr>
                <w:rFonts w:ascii="Helvetica" w:hAnsi="Helvetica" w:cs="Helvetica"/>
                <w:sz w:val="24"/>
                <w:szCs w:val="24"/>
              </w:rPr>
            </w:pPr>
            <w:r w:rsidRPr="00220C73">
              <w:rPr>
                <w:rFonts w:ascii="Helvetica" w:hAnsi="Helvetica" w:cs="Helvetica"/>
                <w:i/>
                <w:iCs/>
                <w:sz w:val="24"/>
                <w:szCs w:val="24"/>
              </w:rPr>
              <w:t xml:space="preserve">  Routine Occupations</w:t>
            </w:r>
          </w:p>
        </w:tc>
        <w:tc>
          <w:tcPr>
            <w:tcW w:w="0" w:type="auto"/>
            <w:vAlign w:val="bottom"/>
          </w:tcPr>
          <w:p w14:paraId="407ED64D" w14:textId="20D0051F"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-0.43</w:t>
            </w:r>
          </w:p>
        </w:tc>
        <w:tc>
          <w:tcPr>
            <w:tcW w:w="0" w:type="auto"/>
            <w:vAlign w:val="bottom"/>
          </w:tcPr>
          <w:p w14:paraId="5CF01CB7" w14:textId="67613BF1"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(0.13)</w:t>
            </w:r>
          </w:p>
        </w:tc>
        <w:tc>
          <w:tcPr>
            <w:tcW w:w="0" w:type="auto"/>
          </w:tcPr>
          <w:p w14:paraId="028A8308" w14:textId="184589E9"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16D188A0" w14:textId="760437BC"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-0.48</w:t>
            </w:r>
          </w:p>
        </w:tc>
        <w:tc>
          <w:tcPr>
            <w:tcW w:w="0" w:type="auto"/>
            <w:vAlign w:val="bottom"/>
          </w:tcPr>
          <w:p w14:paraId="7F7316E0" w14:textId="5AF1DA44"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(0.13)</w:t>
            </w:r>
          </w:p>
        </w:tc>
        <w:tc>
          <w:tcPr>
            <w:tcW w:w="0" w:type="auto"/>
            <w:vAlign w:val="bottom"/>
          </w:tcPr>
          <w:p w14:paraId="7D417B6B" w14:textId="7A56AC3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2020E2" w:rsidRPr="00220C73" w14:paraId="6096AC51" w14:textId="77777777" w:rsidTr="0039484E">
        <w:trPr>
          <w:gridAfter w:val="1"/>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8C3074E" w14:textId="79C642B2" w:rsidR="00EC163E" w:rsidRPr="00220C73" w:rsidRDefault="00EC163E" w:rsidP="00EC163E">
            <w:pPr>
              <w:rPr>
                <w:rFonts w:ascii="Helvetica" w:hAnsi="Helvetica" w:cs="Helvetica"/>
                <w:sz w:val="24"/>
                <w:szCs w:val="24"/>
              </w:rPr>
            </w:pPr>
            <w:r w:rsidRPr="00220C73">
              <w:rPr>
                <w:rFonts w:ascii="Helvetica" w:hAnsi="Helvetica" w:cs="Helvetica"/>
                <w:sz w:val="24"/>
                <w:szCs w:val="24"/>
              </w:rPr>
              <w:lastRenderedPageBreak/>
              <w:t>Intercept</w:t>
            </w:r>
          </w:p>
        </w:tc>
        <w:tc>
          <w:tcPr>
            <w:tcW w:w="0" w:type="auto"/>
            <w:vAlign w:val="bottom"/>
          </w:tcPr>
          <w:p w14:paraId="2CFC169A" w14:textId="3EC85EB3"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-1.46</w:t>
            </w:r>
          </w:p>
        </w:tc>
        <w:tc>
          <w:tcPr>
            <w:tcW w:w="0" w:type="auto"/>
            <w:vAlign w:val="bottom"/>
          </w:tcPr>
          <w:p w14:paraId="5DFBCE90" w14:textId="27E5D591"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(0.13)</w:t>
            </w:r>
          </w:p>
        </w:tc>
        <w:tc>
          <w:tcPr>
            <w:tcW w:w="0" w:type="auto"/>
            <w:vAlign w:val="bottom"/>
          </w:tcPr>
          <w:p w14:paraId="20304221" w14:textId="373EDBAA"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7665C154" w14:textId="6EF27E20"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-1.50</w:t>
            </w:r>
          </w:p>
        </w:tc>
        <w:tc>
          <w:tcPr>
            <w:tcW w:w="0" w:type="auto"/>
            <w:vAlign w:val="bottom"/>
          </w:tcPr>
          <w:p w14:paraId="38B6AF73" w14:textId="05EDE841"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(0.12)</w:t>
            </w:r>
          </w:p>
        </w:tc>
        <w:tc>
          <w:tcPr>
            <w:tcW w:w="0" w:type="auto"/>
            <w:vAlign w:val="bottom"/>
          </w:tcPr>
          <w:p w14:paraId="53759309" w14:textId="2C2D0C3A"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2020E2" w:rsidRPr="00220C73" w14:paraId="56B370E8" w14:textId="77777777" w:rsidTr="00AD2AE7">
        <w:trPr>
          <w:gridAfter w:val="1"/>
          <w:jc w:val="center"/>
        </w:trPr>
        <w:tc>
          <w:tcPr>
            <w:cnfStyle w:val="001000000000" w:firstRow="0" w:lastRow="0" w:firstColumn="1" w:lastColumn="0" w:oddVBand="0" w:evenVBand="0" w:oddHBand="0" w:evenHBand="0" w:firstRowFirstColumn="0" w:firstRowLastColumn="0" w:lastRowFirstColumn="0" w:lastRowLastColumn="0"/>
            <w:tcW w:w="0" w:type="auto"/>
          </w:tcPr>
          <w:p w14:paraId="0F5D766C" w14:textId="77777777" w:rsidR="00EC163E" w:rsidRPr="00220C73" w:rsidRDefault="00EC163E" w:rsidP="00EC163E">
            <w:pPr>
              <w:rPr>
                <w:rFonts w:ascii="Helvetica" w:hAnsi="Helvetica" w:cs="Helvetica"/>
                <w:sz w:val="24"/>
                <w:szCs w:val="24"/>
              </w:rPr>
            </w:pPr>
          </w:p>
        </w:tc>
        <w:tc>
          <w:tcPr>
            <w:tcW w:w="0" w:type="auto"/>
            <w:vAlign w:val="bottom"/>
          </w:tcPr>
          <w:p w14:paraId="0F94BC4B"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58083F6B"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4F75D239"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760EB330"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2CFD3A84"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09BA9A05"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2020E2" w:rsidRPr="00220C73" w14:paraId="4CED4D25" w14:textId="77777777" w:rsidTr="00AD2AE7">
        <w:trPr>
          <w:gridAfter w:val="1"/>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CFF4BDF" w14:textId="2AE732CB" w:rsidR="00EC163E" w:rsidRPr="00220C73" w:rsidRDefault="00EC163E" w:rsidP="00EC163E">
            <w:pPr>
              <w:rPr>
                <w:rFonts w:ascii="Helvetica" w:hAnsi="Helvetica" w:cs="Helvetica"/>
                <w:sz w:val="24"/>
                <w:szCs w:val="24"/>
              </w:rPr>
            </w:pPr>
            <w:r w:rsidRPr="00220C73">
              <w:rPr>
                <w:rFonts w:ascii="Helvetica" w:hAnsi="Helvetica" w:cs="Helvetica"/>
                <w:sz w:val="24"/>
                <w:szCs w:val="24"/>
              </w:rPr>
              <w:t>Unemployment &amp; OLF</w:t>
            </w:r>
          </w:p>
        </w:tc>
        <w:tc>
          <w:tcPr>
            <w:tcW w:w="0" w:type="auto"/>
            <w:vAlign w:val="bottom"/>
          </w:tcPr>
          <w:p w14:paraId="290E90D1"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2ED65D7F"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70CD941F"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19B851F0"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4F2C3496"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6DEA3482"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EC163E" w:rsidRPr="00220C73" w14:paraId="2426FE8D" w14:textId="77777777" w:rsidTr="00AD2AE7">
        <w:trPr>
          <w:gridAfter w:val="1"/>
          <w:jc w:val="center"/>
        </w:trPr>
        <w:tc>
          <w:tcPr>
            <w:cnfStyle w:val="001000000000" w:firstRow="0" w:lastRow="0" w:firstColumn="1" w:lastColumn="0" w:oddVBand="0" w:evenVBand="0" w:oddHBand="0" w:evenHBand="0" w:firstRowFirstColumn="0" w:firstRowLastColumn="0" w:lastRowFirstColumn="0" w:lastRowLastColumn="0"/>
            <w:tcW w:w="0" w:type="auto"/>
          </w:tcPr>
          <w:p w14:paraId="081C3E12" w14:textId="0E7C6C7A" w:rsidR="00EC163E" w:rsidRPr="00220C73" w:rsidRDefault="00EC163E" w:rsidP="00EC163E">
            <w:pPr>
              <w:rPr>
                <w:rFonts w:ascii="Helvetica" w:hAnsi="Helvetica" w:cs="Helvetica"/>
                <w:sz w:val="24"/>
                <w:szCs w:val="24"/>
              </w:rPr>
            </w:pPr>
            <w:r w:rsidRPr="00220C73">
              <w:rPr>
                <w:rFonts w:ascii="Helvetica" w:hAnsi="Helvetica" w:cs="Helvetica"/>
                <w:sz w:val="24"/>
                <w:szCs w:val="24"/>
              </w:rPr>
              <w:t>Educational Attainment</w:t>
            </w:r>
          </w:p>
        </w:tc>
        <w:tc>
          <w:tcPr>
            <w:tcW w:w="0" w:type="auto"/>
          </w:tcPr>
          <w:p w14:paraId="3E85E14D"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3121199F"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5DE0A9A6"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0ED92AB0"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3C474C33"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16430517"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EC163E" w:rsidRPr="00220C73" w14:paraId="733D2D8E" w14:textId="77777777" w:rsidTr="00AD2AE7">
        <w:trPr>
          <w:gridAfter w:val="1"/>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7002DBC" w14:textId="5F8B4E3A" w:rsidR="00EC163E" w:rsidRPr="00220C73" w:rsidRDefault="00EC163E" w:rsidP="00EC163E">
            <w:pPr>
              <w:rPr>
                <w:rFonts w:ascii="Helvetica" w:hAnsi="Helvetica" w:cs="Helvetica"/>
                <w:sz w:val="24"/>
                <w:szCs w:val="24"/>
              </w:rPr>
            </w:pPr>
            <w:r w:rsidRPr="00220C73">
              <w:rPr>
                <w:rFonts w:ascii="Helvetica" w:hAnsi="Helvetica" w:cs="Helvetica"/>
                <w:i/>
                <w:iCs/>
                <w:sz w:val="24"/>
                <w:szCs w:val="24"/>
              </w:rPr>
              <w:t xml:space="preserve">  Less than five O-levels</w:t>
            </w:r>
          </w:p>
        </w:tc>
        <w:tc>
          <w:tcPr>
            <w:tcW w:w="0" w:type="auto"/>
          </w:tcPr>
          <w:p w14:paraId="2CE735DA" w14:textId="5DAC6DC9"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0" w:type="auto"/>
          </w:tcPr>
          <w:p w14:paraId="3D09BAA5" w14:textId="080F841B"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394A2C9A"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6D9DCF8F" w14:textId="564BA4F9"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5A3082F4" w14:textId="2F04C1E5"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121CBAF6"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EC163E" w:rsidRPr="00220C73" w14:paraId="3584BF2A" w14:textId="77777777" w:rsidTr="00EB24E4">
        <w:trPr>
          <w:gridAfter w:val="1"/>
          <w:jc w:val="center"/>
        </w:trPr>
        <w:tc>
          <w:tcPr>
            <w:cnfStyle w:val="001000000000" w:firstRow="0" w:lastRow="0" w:firstColumn="1" w:lastColumn="0" w:oddVBand="0" w:evenVBand="0" w:oddHBand="0" w:evenHBand="0" w:firstRowFirstColumn="0" w:firstRowLastColumn="0" w:lastRowFirstColumn="0" w:lastRowLastColumn="0"/>
            <w:tcW w:w="0" w:type="auto"/>
          </w:tcPr>
          <w:p w14:paraId="0D0997A7" w14:textId="34D3CC8A" w:rsidR="00EC163E" w:rsidRPr="00220C73" w:rsidRDefault="00EC163E" w:rsidP="00EC163E">
            <w:pPr>
              <w:rPr>
                <w:rFonts w:ascii="Helvetica" w:hAnsi="Helvetica" w:cs="Helvetica"/>
                <w:sz w:val="24"/>
                <w:szCs w:val="24"/>
              </w:rPr>
            </w:pPr>
            <w:r w:rsidRPr="00220C73">
              <w:rPr>
                <w:rFonts w:ascii="Helvetica" w:hAnsi="Helvetica" w:cs="Helvetica"/>
                <w:i/>
                <w:iCs/>
                <w:sz w:val="24"/>
                <w:szCs w:val="24"/>
              </w:rPr>
              <w:t xml:space="preserve">  Five or More O-levels</w:t>
            </w:r>
          </w:p>
        </w:tc>
        <w:tc>
          <w:tcPr>
            <w:tcW w:w="0" w:type="auto"/>
            <w:vAlign w:val="bottom"/>
          </w:tcPr>
          <w:p w14:paraId="440B86E8" w14:textId="342B113A"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-0.40</w:t>
            </w:r>
          </w:p>
        </w:tc>
        <w:tc>
          <w:tcPr>
            <w:tcW w:w="0" w:type="auto"/>
            <w:vAlign w:val="bottom"/>
          </w:tcPr>
          <w:p w14:paraId="094356B0" w14:textId="7340A89F"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(0.27)</w:t>
            </w:r>
          </w:p>
        </w:tc>
        <w:tc>
          <w:tcPr>
            <w:tcW w:w="0" w:type="auto"/>
          </w:tcPr>
          <w:p w14:paraId="776160B2"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6DC786CB" w14:textId="7D9CA5BE"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-0.53</w:t>
            </w:r>
          </w:p>
        </w:tc>
        <w:tc>
          <w:tcPr>
            <w:tcW w:w="0" w:type="auto"/>
            <w:vAlign w:val="bottom"/>
          </w:tcPr>
          <w:p w14:paraId="1A8B1CF3" w14:textId="0EFF8000"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(0.22)</w:t>
            </w:r>
          </w:p>
        </w:tc>
        <w:tc>
          <w:tcPr>
            <w:tcW w:w="0" w:type="auto"/>
            <w:vAlign w:val="bottom"/>
          </w:tcPr>
          <w:p w14:paraId="65E24BD9" w14:textId="6BBD1618"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EC163E" w:rsidRPr="00220C73" w14:paraId="18C2B71E" w14:textId="77777777" w:rsidTr="0039484E">
        <w:trPr>
          <w:gridAfter w:val="1"/>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0A68759" w14:textId="7BA4E0E3" w:rsidR="00EC163E" w:rsidRPr="00220C73" w:rsidRDefault="00EC163E" w:rsidP="00EC163E">
            <w:pPr>
              <w:rPr>
                <w:rFonts w:ascii="Helvetica" w:hAnsi="Helvetica" w:cs="Helvetica"/>
                <w:i/>
                <w:iCs/>
                <w:sz w:val="24"/>
                <w:szCs w:val="24"/>
              </w:rPr>
            </w:pPr>
            <w:r w:rsidRPr="00220C73">
              <w:rPr>
                <w:rFonts w:ascii="Helvetica" w:hAnsi="Helvetica" w:cs="Helvetica"/>
                <w:sz w:val="24"/>
                <w:szCs w:val="24"/>
              </w:rPr>
              <w:t>Sex</w:t>
            </w:r>
          </w:p>
        </w:tc>
        <w:tc>
          <w:tcPr>
            <w:tcW w:w="0" w:type="auto"/>
          </w:tcPr>
          <w:p w14:paraId="4FA33A0C" w14:textId="1291D1B4"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43F6BA99" w14:textId="7F269644"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6B614A0F"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0E63106C" w14:textId="47097A28"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0979B32A" w14:textId="30805A00"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1CDB0104"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EC163E" w:rsidRPr="00220C73" w14:paraId="5B9AE6B8" w14:textId="77777777" w:rsidTr="00AD2AE7">
        <w:trPr>
          <w:gridAfter w:val="1"/>
          <w:jc w:val="center"/>
        </w:trPr>
        <w:tc>
          <w:tcPr>
            <w:cnfStyle w:val="001000000000" w:firstRow="0" w:lastRow="0" w:firstColumn="1" w:lastColumn="0" w:oddVBand="0" w:evenVBand="0" w:oddHBand="0" w:evenHBand="0" w:firstRowFirstColumn="0" w:firstRowLastColumn="0" w:lastRowFirstColumn="0" w:lastRowLastColumn="0"/>
            <w:tcW w:w="0" w:type="auto"/>
          </w:tcPr>
          <w:p w14:paraId="00F7CA60" w14:textId="60652B5F" w:rsidR="00EC163E" w:rsidRPr="00220C73" w:rsidRDefault="00EC163E" w:rsidP="00EC163E">
            <w:pPr>
              <w:rPr>
                <w:rFonts w:ascii="Helvetica" w:hAnsi="Helvetica" w:cs="Helvetica"/>
                <w:sz w:val="24"/>
                <w:szCs w:val="24"/>
              </w:rPr>
            </w:pPr>
            <w:r w:rsidRPr="00220C73">
              <w:rPr>
                <w:rFonts w:ascii="Helvetica" w:hAnsi="Helvetica" w:cs="Helvetica"/>
                <w:sz w:val="24"/>
                <w:szCs w:val="24"/>
              </w:rPr>
              <w:t xml:space="preserve">  </w:t>
            </w:r>
            <w:r w:rsidRPr="00220C73">
              <w:rPr>
                <w:rFonts w:ascii="Helvetica" w:hAnsi="Helvetica" w:cs="Helvetica"/>
                <w:i/>
                <w:iCs/>
                <w:sz w:val="24"/>
                <w:szCs w:val="24"/>
              </w:rPr>
              <w:t>Female</w:t>
            </w:r>
          </w:p>
        </w:tc>
        <w:tc>
          <w:tcPr>
            <w:tcW w:w="0" w:type="auto"/>
          </w:tcPr>
          <w:p w14:paraId="3D1B7B80" w14:textId="38B81213"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0" w:type="auto"/>
          </w:tcPr>
          <w:p w14:paraId="625DA0EF" w14:textId="1C53422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3CF3E869"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7427DA16" w14:textId="411D88CA"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37E664F2" w14:textId="2515972F"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1CBB6192"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EC163E" w:rsidRPr="00220C73" w14:paraId="6CC5F13A" w14:textId="77777777" w:rsidTr="00AD2AE7">
        <w:trPr>
          <w:gridAfter w:val="1"/>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0920206" w14:textId="704039E5" w:rsidR="00EC163E" w:rsidRPr="00220C73" w:rsidRDefault="00EC163E" w:rsidP="00EC163E">
            <w:pPr>
              <w:rPr>
                <w:rFonts w:ascii="Helvetica" w:hAnsi="Helvetica" w:cs="Helvetica"/>
                <w:i/>
                <w:iCs/>
                <w:sz w:val="24"/>
                <w:szCs w:val="24"/>
              </w:rPr>
            </w:pPr>
            <w:r w:rsidRPr="00220C73">
              <w:rPr>
                <w:rFonts w:ascii="Helvetica" w:hAnsi="Helvetica" w:cs="Helvetica"/>
                <w:i/>
                <w:iCs/>
                <w:sz w:val="24"/>
                <w:szCs w:val="24"/>
              </w:rPr>
              <w:t xml:space="preserve">  Male</w:t>
            </w:r>
          </w:p>
        </w:tc>
        <w:tc>
          <w:tcPr>
            <w:tcW w:w="0" w:type="auto"/>
            <w:vAlign w:val="bottom"/>
          </w:tcPr>
          <w:p w14:paraId="5C649092" w14:textId="0FE4B103"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0.02</w:t>
            </w:r>
          </w:p>
        </w:tc>
        <w:tc>
          <w:tcPr>
            <w:tcW w:w="0" w:type="auto"/>
            <w:vAlign w:val="bottom"/>
          </w:tcPr>
          <w:p w14:paraId="190B1C90" w14:textId="45501640"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(0.13)</w:t>
            </w:r>
          </w:p>
        </w:tc>
        <w:tc>
          <w:tcPr>
            <w:tcW w:w="0" w:type="auto"/>
          </w:tcPr>
          <w:p w14:paraId="5A538CE3" w14:textId="2C72681F"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5250D2BB" w14:textId="2D6A5E54"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0.14</w:t>
            </w:r>
          </w:p>
        </w:tc>
        <w:tc>
          <w:tcPr>
            <w:tcW w:w="0" w:type="auto"/>
            <w:vAlign w:val="bottom"/>
          </w:tcPr>
          <w:p w14:paraId="01B129DA" w14:textId="29CA2604"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(0.10)</w:t>
            </w:r>
          </w:p>
        </w:tc>
        <w:tc>
          <w:tcPr>
            <w:tcW w:w="0" w:type="auto"/>
            <w:vAlign w:val="bottom"/>
          </w:tcPr>
          <w:p w14:paraId="049F427A" w14:textId="51A0274C"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EC163E" w:rsidRPr="00220C73" w14:paraId="46E5690F" w14:textId="77777777" w:rsidTr="00AD2AE7">
        <w:trPr>
          <w:gridAfter w:val="1"/>
          <w:jc w:val="center"/>
        </w:trPr>
        <w:tc>
          <w:tcPr>
            <w:cnfStyle w:val="001000000000" w:firstRow="0" w:lastRow="0" w:firstColumn="1" w:lastColumn="0" w:oddVBand="0" w:evenVBand="0" w:oddHBand="0" w:evenHBand="0" w:firstRowFirstColumn="0" w:firstRowLastColumn="0" w:lastRowFirstColumn="0" w:lastRowLastColumn="0"/>
            <w:tcW w:w="0" w:type="auto"/>
          </w:tcPr>
          <w:p w14:paraId="00C423AB" w14:textId="15BA1818" w:rsidR="00EC163E" w:rsidRPr="00220C73" w:rsidRDefault="00EC163E" w:rsidP="00EC163E">
            <w:pPr>
              <w:rPr>
                <w:rFonts w:ascii="Helvetica" w:hAnsi="Helvetica" w:cs="Helvetica"/>
                <w:sz w:val="24"/>
                <w:szCs w:val="24"/>
              </w:rPr>
            </w:pPr>
            <w:r w:rsidRPr="00220C73">
              <w:rPr>
                <w:rFonts w:ascii="Helvetica" w:hAnsi="Helvetica" w:cs="Helvetica"/>
                <w:sz w:val="24"/>
                <w:szCs w:val="24"/>
              </w:rPr>
              <w:t>Housing Tenure</w:t>
            </w:r>
          </w:p>
        </w:tc>
        <w:tc>
          <w:tcPr>
            <w:tcW w:w="0" w:type="auto"/>
          </w:tcPr>
          <w:p w14:paraId="7F990726"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2CB42735"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1650D893"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36913B59"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7C9E84CB"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68595A2D"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EC163E" w:rsidRPr="00220C73" w14:paraId="4B08D852" w14:textId="77777777" w:rsidTr="00CD2E25">
        <w:trPr>
          <w:gridAfter w:val="1"/>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9FC2FD3" w14:textId="396F9D8E" w:rsidR="00EC163E" w:rsidRPr="00220C73" w:rsidRDefault="00EC163E" w:rsidP="00EC163E">
            <w:pPr>
              <w:rPr>
                <w:rFonts w:ascii="Helvetica" w:hAnsi="Helvetica" w:cs="Helvetica"/>
                <w:i/>
                <w:iCs/>
                <w:sz w:val="24"/>
                <w:szCs w:val="24"/>
              </w:rPr>
            </w:pPr>
            <w:r w:rsidRPr="00220C73">
              <w:rPr>
                <w:rFonts w:ascii="Helvetica" w:hAnsi="Helvetica" w:cs="Helvetica"/>
                <w:i/>
                <w:iCs/>
                <w:sz w:val="24"/>
                <w:szCs w:val="24"/>
              </w:rPr>
              <w:t xml:space="preserve">  Own Home</w:t>
            </w:r>
          </w:p>
        </w:tc>
        <w:tc>
          <w:tcPr>
            <w:tcW w:w="0" w:type="auto"/>
          </w:tcPr>
          <w:p w14:paraId="0AC3A785" w14:textId="0BAC5479"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0" w:type="auto"/>
          </w:tcPr>
          <w:p w14:paraId="0EFE4215" w14:textId="17CB19D0"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4B39CBE9"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035090E6" w14:textId="65A9F23D"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44D38692" w14:textId="43BEF869"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01DE5FAB" w14:textId="687C6F24"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EC163E" w:rsidRPr="00220C73" w14:paraId="0019C74A" w14:textId="77777777" w:rsidTr="00706972">
        <w:trPr>
          <w:gridAfter w:val="1"/>
          <w:jc w:val="center"/>
        </w:trPr>
        <w:tc>
          <w:tcPr>
            <w:cnfStyle w:val="001000000000" w:firstRow="0" w:lastRow="0" w:firstColumn="1" w:lastColumn="0" w:oddVBand="0" w:evenVBand="0" w:oddHBand="0" w:evenHBand="0" w:firstRowFirstColumn="0" w:firstRowLastColumn="0" w:lastRowFirstColumn="0" w:lastRowLastColumn="0"/>
            <w:tcW w:w="0" w:type="auto"/>
          </w:tcPr>
          <w:p w14:paraId="2D5F9A48" w14:textId="2B0E1C99" w:rsidR="00EC163E" w:rsidRPr="00220C73" w:rsidRDefault="00EC163E" w:rsidP="00EC163E">
            <w:pPr>
              <w:rPr>
                <w:rFonts w:ascii="Helvetica" w:hAnsi="Helvetica" w:cs="Helvetica"/>
                <w:sz w:val="24"/>
                <w:szCs w:val="24"/>
              </w:rPr>
            </w:pPr>
            <w:r w:rsidRPr="00220C73">
              <w:rPr>
                <w:rFonts w:ascii="Helvetica" w:hAnsi="Helvetica" w:cs="Helvetica"/>
                <w:i/>
                <w:iCs/>
                <w:sz w:val="24"/>
                <w:szCs w:val="24"/>
              </w:rPr>
              <w:t xml:space="preserve">  Don't Own Home</w:t>
            </w:r>
          </w:p>
        </w:tc>
        <w:tc>
          <w:tcPr>
            <w:tcW w:w="0" w:type="auto"/>
            <w:vAlign w:val="bottom"/>
          </w:tcPr>
          <w:p w14:paraId="47AE9A7E" w14:textId="186042DF"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0.19</w:t>
            </w:r>
          </w:p>
        </w:tc>
        <w:tc>
          <w:tcPr>
            <w:tcW w:w="0" w:type="auto"/>
            <w:vAlign w:val="bottom"/>
          </w:tcPr>
          <w:p w14:paraId="1069A18D" w14:textId="3FF22D05"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(0.15)</w:t>
            </w:r>
          </w:p>
        </w:tc>
        <w:tc>
          <w:tcPr>
            <w:tcW w:w="0" w:type="auto"/>
          </w:tcPr>
          <w:p w14:paraId="3F676687"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7CD52DBE" w14:textId="20E8763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0.27</w:t>
            </w:r>
          </w:p>
        </w:tc>
        <w:tc>
          <w:tcPr>
            <w:tcW w:w="0" w:type="auto"/>
            <w:vAlign w:val="bottom"/>
          </w:tcPr>
          <w:p w14:paraId="1948D706" w14:textId="0EE0B6DC"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(0.13)</w:t>
            </w:r>
          </w:p>
        </w:tc>
        <w:tc>
          <w:tcPr>
            <w:tcW w:w="0" w:type="auto"/>
          </w:tcPr>
          <w:p w14:paraId="1A6DC48B" w14:textId="21779901"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EC163E" w:rsidRPr="00220C73" w14:paraId="244956B0" w14:textId="77777777" w:rsidTr="0039484E">
        <w:trPr>
          <w:gridAfter w:val="1"/>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7FF1D99" w14:textId="604CEB99" w:rsidR="00EC163E" w:rsidRPr="00220C73" w:rsidRDefault="00EC163E" w:rsidP="00EC163E">
            <w:pPr>
              <w:rPr>
                <w:rFonts w:ascii="Helvetica" w:hAnsi="Helvetica" w:cs="Helvetica"/>
                <w:i/>
                <w:iCs/>
                <w:sz w:val="24"/>
                <w:szCs w:val="24"/>
              </w:rPr>
            </w:pPr>
            <w:r w:rsidRPr="00220C73">
              <w:rPr>
                <w:rFonts w:ascii="Helvetica" w:hAnsi="Helvetica" w:cs="Helvetica"/>
                <w:sz w:val="24"/>
                <w:szCs w:val="24"/>
              </w:rPr>
              <w:t>NS-SEC</w:t>
            </w:r>
          </w:p>
        </w:tc>
        <w:tc>
          <w:tcPr>
            <w:tcW w:w="0" w:type="auto"/>
          </w:tcPr>
          <w:p w14:paraId="111F6DDF" w14:textId="48B5E1A6"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7DC6CBDD" w14:textId="049E6610"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4E87E4E8"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4E65696E" w14:textId="5D70968E"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238A6FF0" w14:textId="3632FF15"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tcPr>
          <w:p w14:paraId="10F50EE6"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EC163E" w:rsidRPr="00220C73" w14:paraId="23A2D608" w14:textId="77777777" w:rsidTr="00AD2AE7">
        <w:trPr>
          <w:gridAfter w:val="1"/>
          <w:jc w:val="center"/>
        </w:trPr>
        <w:tc>
          <w:tcPr>
            <w:cnfStyle w:val="001000000000" w:firstRow="0" w:lastRow="0" w:firstColumn="1" w:lastColumn="0" w:oddVBand="0" w:evenVBand="0" w:oddHBand="0" w:evenHBand="0" w:firstRowFirstColumn="0" w:firstRowLastColumn="0" w:lastRowFirstColumn="0" w:lastRowLastColumn="0"/>
            <w:tcW w:w="0" w:type="auto"/>
          </w:tcPr>
          <w:p w14:paraId="2C8F5C34" w14:textId="0532E4C0" w:rsidR="00EC163E" w:rsidRPr="00220C73" w:rsidRDefault="00EC163E" w:rsidP="00EC163E">
            <w:pPr>
              <w:rPr>
                <w:rFonts w:ascii="Helvetica" w:hAnsi="Helvetica" w:cs="Helvetica"/>
                <w:sz w:val="24"/>
                <w:szCs w:val="24"/>
              </w:rPr>
            </w:pPr>
            <w:r w:rsidRPr="00220C73">
              <w:rPr>
                <w:rFonts w:ascii="Helvetica" w:hAnsi="Helvetica" w:cs="Helvetica"/>
                <w:i/>
                <w:iCs/>
                <w:sz w:val="24"/>
                <w:szCs w:val="24"/>
              </w:rPr>
              <w:t xml:space="preserve">  Higher Managerial</w:t>
            </w:r>
          </w:p>
        </w:tc>
        <w:tc>
          <w:tcPr>
            <w:tcW w:w="0" w:type="auto"/>
          </w:tcPr>
          <w:p w14:paraId="12D10E8F" w14:textId="4BBE3599"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0" w:type="auto"/>
          </w:tcPr>
          <w:p w14:paraId="79284B5A" w14:textId="5B1B1ADA"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19DFBFDF"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37D09160" w14:textId="14DB5C8B"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5765CEAA" w14:textId="3E7A0EB9"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77B631D6"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EC163E" w:rsidRPr="00220C73" w14:paraId="408858C1" w14:textId="77777777" w:rsidTr="00AD2AE7">
        <w:trPr>
          <w:gridAfter w:val="1"/>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8F9AAFA" w14:textId="643794CE" w:rsidR="00EC163E" w:rsidRPr="00220C73" w:rsidRDefault="00EC163E" w:rsidP="00EC163E">
            <w:pPr>
              <w:rPr>
                <w:rFonts w:ascii="Helvetica" w:hAnsi="Helvetica" w:cs="Helvetica"/>
                <w:i/>
                <w:iCs/>
                <w:sz w:val="24"/>
                <w:szCs w:val="24"/>
              </w:rPr>
            </w:pPr>
            <w:r w:rsidRPr="00220C73">
              <w:rPr>
                <w:rFonts w:ascii="Helvetica" w:hAnsi="Helvetica" w:cs="Helvetica"/>
                <w:i/>
                <w:iCs/>
                <w:sz w:val="24"/>
                <w:szCs w:val="24"/>
              </w:rPr>
              <w:t xml:space="preserve">  Lower Managerial</w:t>
            </w:r>
          </w:p>
        </w:tc>
        <w:tc>
          <w:tcPr>
            <w:tcW w:w="0" w:type="auto"/>
            <w:vAlign w:val="bottom"/>
          </w:tcPr>
          <w:p w14:paraId="5D2109E4" w14:textId="2F83A6C6"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-0.37</w:t>
            </w:r>
          </w:p>
        </w:tc>
        <w:tc>
          <w:tcPr>
            <w:tcW w:w="0" w:type="auto"/>
            <w:vAlign w:val="bottom"/>
          </w:tcPr>
          <w:p w14:paraId="57855E32" w14:textId="23D897A5"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(0.33)</w:t>
            </w:r>
          </w:p>
        </w:tc>
        <w:tc>
          <w:tcPr>
            <w:tcW w:w="0" w:type="auto"/>
          </w:tcPr>
          <w:p w14:paraId="327B935C"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49D0F92D" w14:textId="2085A732"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-0.36</w:t>
            </w:r>
          </w:p>
        </w:tc>
        <w:tc>
          <w:tcPr>
            <w:tcW w:w="0" w:type="auto"/>
            <w:vAlign w:val="bottom"/>
          </w:tcPr>
          <w:p w14:paraId="70F41B7F" w14:textId="25D15F93"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(0.33)</w:t>
            </w:r>
          </w:p>
        </w:tc>
        <w:tc>
          <w:tcPr>
            <w:tcW w:w="0" w:type="auto"/>
            <w:vAlign w:val="bottom"/>
          </w:tcPr>
          <w:p w14:paraId="5FCFC368" w14:textId="434C9BD4"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EC163E" w:rsidRPr="00220C73" w14:paraId="55707171" w14:textId="77777777" w:rsidTr="00AD2AE7">
        <w:trPr>
          <w:gridAfter w:val="1"/>
          <w:jc w:val="center"/>
        </w:trPr>
        <w:tc>
          <w:tcPr>
            <w:cnfStyle w:val="001000000000" w:firstRow="0" w:lastRow="0" w:firstColumn="1" w:lastColumn="0" w:oddVBand="0" w:evenVBand="0" w:oddHBand="0" w:evenHBand="0" w:firstRowFirstColumn="0" w:firstRowLastColumn="0" w:lastRowFirstColumn="0" w:lastRowLastColumn="0"/>
            <w:tcW w:w="0" w:type="auto"/>
          </w:tcPr>
          <w:p w14:paraId="49C1B423" w14:textId="1BAB39B3" w:rsidR="00EC163E" w:rsidRPr="00220C73" w:rsidRDefault="00EC163E" w:rsidP="00EC163E">
            <w:pPr>
              <w:rPr>
                <w:rFonts w:ascii="Helvetica" w:hAnsi="Helvetica" w:cs="Helvetica"/>
                <w:i/>
                <w:iCs/>
                <w:sz w:val="24"/>
                <w:szCs w:val="24"/>
              </w:rPr>
            </w:pPr>
            <w:r w:rsidRPr="00220C73">
              <w:rPr>
                <w:rFonts w:ascii="Helvetica" w:hAnsi="Helvetica" w:cs="Helvetica"/>
                <w:i/>
                <w:iCs/>
                <w:sz w:val="24"/>
                <w:szCs w:val="24"/>
              </w:rPr>
              <w:t xml:space="preserve">  Intermediate Occupations</w:t>
            </w:r>
          </w:p>
        </w:tc>
        <w:tc>
          <w:tcPr>
            <w:tcW w:w="0" w:type="auto"/>
            <w:vAlign w:val="bottom"/>
          </w:tcPr>
          <w:p w14:paraId="27287C42" w14:textId="3E5B40CA"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-0.24</w:t>
            </w:r>
          </w:p>
        </w:tc>
        <w:tc>
          <w:tcPr>
            <w:tcW w:w="0" w:type="auto"/>
            <w:vAlign w:val="bottom"/>
          </w:tcPr>
          <w:p w14:paraId="5733A5C6" w14:textId="73F7029C"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(0.57)</w:t>
            </w:r>
          </w:p>
        </w:tc>
        <w:tc>
          <w:tcPr>
            <w:tcW w:w="0" w:type="auto"/>
          </w:tcPr>
          <w:p w14:paraId="736B86CD"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7F1F598F" w14:textId="212E5D12"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-0.10</w:t>
            </w:r>
          </w:p>
        </w:tc>
        <w:tc>
          <w:tcPr>
            <w:tcW w:w="0" w:type="auto"/>
            <w:vAlign w:val="bottom"/>
          </w:tcPr>
          <w:p w14:paraId="70BBC326" w14:textId="6221FEFE"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(0.53)</w:t>
            </w:r>
          </w:p>
        </w:tc>
        <w:tc>
          <w:tcPr>
            <w:tcW w:w="0" w:type="auto"/>
            <w:vAlign w:val="bottom"/>
          </w:tcPr>
          <w:p w14:paraId="6E3A80EA" w14:textId="67C17712"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EC163E" w:rsidRPr="00220C73" w14:paraId="1B54BA08" w14:textId="77777777" w:rsidTr="00AD2AE7">
        <w:trPr>
          <w:gridAfter w:val="1"/>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5BCCD32" w14:textId="7FDED5CA" w:rsidR="00EC163E" w:rsidRPr="00220C73" w:rsidRDefault="00EC163E" w:rsidP="00EC163E">
            <w:pPr>
              <w:rPr>
                <w:rFonts w:ascii="Helvetica" w:hAnsi="Helvetica" w:cs="Helvetica"/>
                <w:sz w:val="24"/>
                <w:szCs w:val="24"/>
              </w:rPr>
            </w:pPr>
            <w:r w:rsidRPr="00220C73">
              <w:rPr>
                <w:rFonts w:ascii="Helvetica" w:hAnsi="Helvetica" w:cs="Helvetica"/>
                <w:i/>
                <w:iCs/>
                <w:sz w:val="24"/>
                <w:szCs w:val="24"/>
              </w:rPr>
              <w:t xml:space="preserve">  Small Employers</w:t>
            </w:r>
          </w:p>
        </w:tc>
        <w:tc>
          <w:tcPr>
            <w:tcW w:w="0" w:type="auto"/>
            <w:vAlign w:val="bottom"/>
          </w:tcPr>
          <w:p w14:paraId="4718EC80" w14:textId="432FCAA5"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-0.31</w:t>
            </w:r>
          </w:p>
        </w:tc>
        <w:tc>
          <w:tcPr>
            <w:tcW w:w="0" w:type="auto"/>
            <w:vAlign w:val="bottom"/>
          </w:tcPr>
          <w:p w14:paraId="2235D593" w14:textId="49E0701D"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(0.32)</w:t>
            </w:r>
          </w:p>
        </w:tc>
        <w:tc>
          <w:tcPr>
            <w:tcW w:w="0" w:type="auto"/>
          </w:tcPr>
          <w:p w14:paraId="064F3189" w14:textId="4239E0F3"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272C1309" w14:textId="7AC97F24"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-0.26</w:t>
            </w:r>
          </w:p>
        </w:tc>
        <w:tc>
          <w:tcPr>
            <w:tcW w:w="0" w:type="auto"/>
            <w:vAlign w:val="bottom"/>
          </w:tcPr>
          <w:p w14:paraId="60E317EF" w14:textId="2034106F"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(0.32)</w:t>
            </w:r>
          </w:p>
        </w:tc>
        <w:tc>
          <w:tcPr>
            <w:tcW w:w="0" w:type="auto"/>
            <w:vAlign w:val="bottom"/>
          </w:tcPr>
          <w:p w14:paraId="031A1999" w14:textId="1EE072AE"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EC163E" w:rsidRPr="00220C73" w14:paraId="17B3EAFF" w14:textId="77777777" w:rsidTr="00284BA8">
        <w:trPr>
          <w:gridAfter w:val="1"/>
          <w:jc w:val="center"/>
        </w:trPr>
        <w:tc>
          <w:tcPr>
            <w:cnfStyle w:val="001000000000" w:firstRow="0" w:lastRow="0" w:firstColumn="1" w:lastColumn="0" w:oddVBand="0" w:evenVBand="0" w:oddHBand="0" w:evenHBand="0" w:firstRowFirstColumn="0" w:firstRowLastColumn="0" w:lastRowFirstColumn="0" w:lastRowLastColumn="0"/>
            <w:tcW w:w="0" w:type="auto"/>
          </w:tcPr>
          <w:p w14:paraId="1C718846" w14:textId="22BCAE61" w:rsidR="00EC163E" w:rsidRPr="00220C73" w:rsidRDefault="00EC163E" w:rsidP="00EC163E">
            <w:pPr>
              <w:rPr>
                <w:rFonts w:ascii="Helvetica" w:hAnsi="Helvetica" w:cs="Helvetica"/>
                <w:sz w:val="24"/>
                <w:szCs w:val="24"/>
              </w:rPr>
            </w:pPr>
            <w:r w:rsidRPr="00220C73">
              <w:rPr>
                <w:rFonts w:ascii="Helvetica" w:hAnsi="Helvetica" w:cs="Helvetica"/>
                <w:i/>
                <w:iCs/>
                <w:sz w:val="24"/>
                <w:szCs w:val="24"/>
              </w:rPr>
              <w:t xml:space="preserve">  Lower Supervisory &amp; Technical Occupations</w:t>
            </w:r>
          </w:p>
        </w:tc>
        <w:tc>
          <w:tcPr>
            <w:tcW w:w="0" w:type="auto"/>
            <w:vAlign w:val="bottom"/>
          </w:tcPr>
          <w:p w14:paraId="4A8594DC" w14:textId="4177B101"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-0.53</w:t>
            </w:r>
          </w:p>
        </w:tc>
        <w:tc>
          <w:tcPr>
            <w:tcW w:w="0" w:type="auto"/>
            <w:vAlign w:val="bottom"/>
          </w:tcPr>
          <w:p w14:paraId="01AC94F1" w14:textId="27CE4E54"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(0.30)</w:t>
            </w:r>
          </w:p>
        </w:tc>
        <w:tc>
          <w:tcPr>
            <w:tcW w:w="0" w:type="auto"/>
          </w:tcPr>
          <w:p w14:paraId="54DA8CEF"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5F5D8D2F" w14:textId="455BE7C1"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-0.55</w:t>
            </w:r>
          </w:p>
        </w:tc>
        <w:tc>
          <w:tcPr>
            <w:tcW w:w="0" w:type="auto"/>
            <w:vAlign w:val="bottom"/>
          </w:tcPr>
          <w:p w14:paraId="22FE252F" w14:textId="225F6C06"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(0.31)</w:t>
            </w:r>
          </w:p>
        </w:tc>
        <w:tc>
          <w:tcPr>
            <w:tcW w:w="0" w:type="auto"/>
          </w:tcPr>
          <w:p w14:paraId="0AE53F23"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EC163E" w:rsidRPr="00220C73" w14:paraId="50A76768" w14:textId="77777777" w:rsidTr="001E01F8">
        <w:trPr>
          <w:gridAfter w:val="1"/>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C4B04D6" w14:textId="6777FB25" w:rsidR="00EC163E" w:rsidRPr="00220C73" w:rsidRDefault="00EC163E" w:rsidP="00EC163E">
            <w:pPr>
              <w:rPr>
                <w:rFonts w:ascii="Helvetica" w:hAnsi="Helvetica" w:cs="Helvetica"/>
                <w:sz w:val="24"/>
                <w:szCs w:val="24"/>
              </w:rPr>
            </w:pPr>
            <w:r w:rsidRPr="00220C73">
              <w:rPr>
                <w:rFonts w:ascii="Helvetica" w:hAnsi="Helvetica" w:cs="Helvetica"/>
                <w:i/>
                <w:iCs/>
                <w:sz w:val="24"/>
                <w:szCs w:val="24"/>
              </w:rPr>
              <w:t xml:space="preserve">  Semi-Routine Occupations</w:t>
            </w:r>
          </w:p>
        </w:tc>
        <w:tc>
          <w:tcPr>
            <w:tcW w:w="0" w:type="auto"/>
            <w:vAlign w:val="bottom"/>
          </w:tcPr>
          <w:p w14:paraId="15057B88" w14:textId="309FB3A0"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-0.09</w:t>
            </w:r>
          </w:p>
        </w:tc>
        <w:tc>
          <w:tcPr>
            <w:tcW w:w="0" w:type="auto"/>
            <w:vAlign w:val="bottom"/>
          </w:tcPr>
          <w:p w14:paraId="0E60D891" w14:textId="79BAC30F"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(0.28)</w:t>
            </w:r>
          </w:p>
        </w:tc>
        <w:tc>
          <w:tcPr>
            <w:tcW w:w="0" w:type="auto"/>
          </w:tcPr>
          <w:p w14:paraId="3460E315"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vAlign w:val="bottom"/>
          </w:tcPr>
          <w:p w14:paraId="03F45D25" w14:textId="3101B3C5"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-0.09</w:t>
            </w:r>
          </w:p>
        </w:tc>
        <w:tc>
          <w:tcPr>
            <w:tcW w:w="0" w:type="auto"/>
            <w:vAlign w:val="bottom"/>
          </w:tcPr>
          <w:p w14:paraId="50A616FA" w14:textId="24485704"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(0.28)</w:t>
            </w:r>
          </w:p>
        </w:tc>
        <w:tc>
          <w:tcPr>
            <w:tcW w:w="0" w:type="auto"/>
          </w:tcPr>
          <w:p w14:paraId="0ECC5A0D"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EC163E" w:rsidRPr="00220C73" w14:paraId="6547289C" w14:textId="77777777" w:rsidTr="00C04B56">
        <w:trPr>
          <w:gridAfter w:val="1"/>
          <w:jc w:val="center"/>
        </w:trPr>
        <w:tc>
          <w:tcPr>
            <w:cnfStyle w:val="001000000000" w:firstRow="0" w:lastRow="0" w:firstColumn="1" w:lastColumn="0" w:oddVBand="0" w:evenVBand="0" w:oddHBand="0" w:evenHBand="0" w:firstRowFirstColumn="0" w:firstRowLastColumn="0" w:lastRowFirstColumn="0" w:lastRowLastColumn="0"/>
            <w:tcW w:w="0" w:type="auto"/>
          </w:tcPr>
          <w:p w14:paraId="4136F3F2" w14:textId="45C277BD" w:rsidR="00EC163E" w:rsidRPr="00220C73" w:rsidRDefault="00EC163E" w:rsidP="00EC163E">
            <w:pPr>
              <w:rPr>
                <w:rFonts w:ascii="Helvetica" w:hAnsi="Helvetica" w:cs="Helvetica"/>
                <w:sz w:val="24"/>
                <w:szCs w:val="24"/>
              </w:rPr>
            </w:pPr>
            <w:r w:rsidRPr="00220C73">
              <w:rPr>
                <w:rFonts w:ascii="Helvetica" w:hAnsi="Helvetica" w:cs="Helvetica"/>
                <w:i/>
                <w:iCs/>
                <w:sz w:val="24"/>
                <w:szCs w:val="24"/>
              </w:rPr>
              <w:t xml:space="preserve">  Routine Occupations</w:t>
            </w:r>
          </w:p>
        </w:tc>
        <w:tc>
          <w:tcPr>
            <w:tcW w:w="0" w:type="auto"/>
            <w:vAlign w:val="bottom"/>
          </w:tcPr>
          <w:p w14:paraId="74396BB8" w14:textId="0CDA10A9"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-0.12</w:t>
            </w:r>
          </w:p>
        </w:tc>
        <w:tc>
          <w:tcPr>
            <w:tcW w:w="0" w:type="auto"/>
            <w:vAlign w:val="bottom"/>
          </w:tcPr>
          <w:p w14:paraId="59E665C2" w14:textId="24BDE0C3"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(0.27)</w:t>
            </w:r>
          </w:p>
        </w:tc>
        <w:tc>
          <w:tcPr>
            <w:tcW w:w="0" w:type="auto"/>
          </w:tcPr>
          <w:p w14:paraId="76DA9D50"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vAlign w:val="bottom"/>
          </w:tcPr>
          <w:p w14:paraId="3BD1FE19" w14:textId="09E28A6F"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-0.08</w:t>
            </w:r>
          </w:p>
        </w:tc>
        <w:tc>
          <w:tcPr>
            <w:tcW w:w="0" w:type="auto"/>
            <w:vAlign w:val="bottom"/>
          </w:tcPr>
          <w:p w14:paraId="020DDEA0" w14:textId="58CE212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(0.26)</w:t>
            </w:r>
          </w:p>
        </w:tc>
        <w:tc>
          <w:tcPr>
            <w:tcW w:w="0" w:type="auto"/>
          </w:tcPr>
          <w:p w14:paraId="692255EC"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EC163E" w:rsidRPr="00220C73" w14:paraId="0611BD26" w14:textId="77777777" w:rsidTr="00AD2AE7">
        <w:trPr>
          <w:gridAfter w:val="1"/>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5EDCC66" w14:textId="345B8B54" w:rsidR="00EC163E" w:rsidRPr="00220C73" w:rsidRDefault="00EC163E" w:rsidP="00EC163E">
            <w:pPr>
              <w:rPr>
                <w:rFonts w:ascii="Helvetica" w:hAnsi="Helvetica" w:cs="Helvetica"/>
                <w:i/>
                <w:iCs/>
                <w:sz w:val="24"/>
                <w:szCs w:val="24"/>
              </w:rPr>
            </w:pPr>
            <w:r w:rsidRPr="00220C73">
              <w:rPr>
                <w:rFonts w:ascii="Helvetica" w:hAnsi="Helvetica" w:cs="Helvetica"/>
                <w:sz w:val="24"/>
                <w:szCs w:val="24"/>
              </w:rPr>
              <w:t>Intercept</w:t>
            </w:r>
          </w:p>
        </w:tc>
        <w:tc>
          <w:tcPr>
            <w:tcW w:w="0" w:type="auto"/>
            <w:vAlign w:val="bottom"/>
          </w:tcPr>
          <w:p w14:paraId="3EC75C31" w14:textId="5E347E88"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-2.41</w:t>
            </w:r>
          </w:p>
        </w:tc>
        <w:tc>
          <w:tcPr>
            <w:tcW w:w="0" w:type="auto"/>
            <w:vAlign w:val="bottom"/>
          </w:tcPr>
          <w:p w14:paraId="01289673" w14:textId="1F1380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(0.26)</w:t>
            </w:r>
          </w:p>
        </w:tc>
        <w:tc>
          <w:tcPr>
            <w:tcW w:w="0" w:type="auto"/>
          </w:tcPr>
          <w:p w14:paraId="0D207AAB" w14:textId="4D804869"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vAlign w:val="bottom"/>
          </w:tcPr>
          <w:p w14:paraId="320EB123" w14:textId="02A71EC3"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-2.40</w:t>
            </w:r>
          </w:p>
        </w:tc>
        <w:tc>
          <w:tcPr>
            <w:tcW w:w="0" w:type="auto"/>
            <w:vAlign w:val="bottom"/>
          </w:tcPr>
          <w:p w14:paraId="78AE67D6" w14:textId="32741946"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(0.25)</w:t>
            </w:r>
          </w:p>
        </w:tc>
        <w:tc>
          <w:tcPr>
            <w:tcW w:w="0" w:type="auto"/>
            <w:vAlign w:val="bottom"/>
          </w:tcPr>
          <w:p w14:paraId="55D27650" w14:textId="64DBDBF1"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EC163E" w:rsidRPr="00220C73" w14:paraId="4D70725E" w14:textId="77777777" w:rsidTr="00AD2AE7">
        <w:trPr>
          <w:gridAfter w:val="1"/>
          <w:jc w:val="center"/>
        </w:trPr>
        <w:tc>
          <w:tcPr>
            <w:cnfStyle w:val="001000000000" w:firstRow="0" w:lastRow="0" w:firstColumn="1" w:lastColumn="0" w:oddVBand="0" w:evenVBand="0" w:oddHBand="0" w:evenHBand="0" w:firstRowFirstColumn="0" w:firstRowLastColumn="0" w:lastRowFirstColumn="0" w:lastRowLastColumn="0"/>
            <w:tcW w:w="0" w:type="auto"/>
          </w:tcPr>
          <w:p w14:paraId="7192055C" w14:textId="1B6D6F5C" w:rsidR="00EC163E" w:rsidRPr="00220C73" w:rsidRDefault="00EC163E" w:rsidP="00EC163E">
            <w:pPr>
              <w:rPr>
                <w:rFonts w:ascii="Helvetica" w:hAnsi="Helvetica" w:cs="Helvetica"/>
                <w:sz w:val="24"/>
                <w:szCs w:val="24"/>
              </w:rPr>
            </w:pPr>
          </w:p>
        </w:tc>
        <w:tc>
          <w:tcPr>
            <w:tcW w:w="0" w:type="auto"/>
          </w:tcPr>
          <w:p w14:paraId="09E4A139"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2309B27E"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46115ABF"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22D33C76"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1CC34400"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tcPr>
          <w:p w14:paraId="0A147245"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EC163E" w:rsidRPr="00220C73" w14:paraId="51BE3F7A" w14:textId="77777777" w:rsidTr="00AD2AE7">
        <w:trPr>
          <w:gridAfter w:val="1"/>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C3E22E5" w14:textId="77777777" w:rsidR="00EC163E" w:rsidRPr="00220C73" w:rsidRDefault="00EC163E" w:rsidP="00EC163E">
            <w:pPr>
              <w:rPr>
                <w:rFonts w:ascii="Helvetica" w:hAnsi="Helvetica" w:cs="Helvetica"/>
                <w:sz w:val="24"/>
                <w:szCs w:val="24"/>
              </w:rPr>
            </w:pPr>
            <w:r w:rsidRPr="00220C73">
              <w:rPr>
                <w:rFonts w:ascii="Helvetica" w:hAnsi="Helvetica" w:cs="Helvetica"/>
                <w:sz w:val="24"/>
                <w:szCs w:val="24"/>
              </w:rPr>
              <w:t>Number of observations</w:t>
            </w:r>
          </w:p>
        </w:tc>
        <w:tc>
          <w:tcPr>
            <w:tcW w:w="0" w:type="auto"/>
            <w:gridSpan w:val="3"/>
          </w:tcPr>
          <w:p w14:paraId="06CD766C" w14:textId="7CBB7173"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8448</w:t>
            </w:r>
          </w:p>
        </w:tc>
        <w:tc>
          <w:tcPr>
            <w:tcW w:w="0" w:type="auto"/>
            <w:gridSpan w:val="3"/>
          </w:tcPr>
          <w:p w14:paraId="1344CECD"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12536</w:t>
            </w:r>
          </w:p>
        </w:tc>
      </w:tr>
      <w:tr w:rsidR="00EC163E" w:rsidRPr="00220C73" w14:paraId="4AEA2BCC" w14:textId="77777777" w:rsidTr="00AD2AE7">
        <w:trPr>
          <w:gridAfter w:val="1"/>
          <w:jc w:val="center"/>
        </w:trPr>
        <w:tc>
          <w:tcPr>
            <w:cnfStyle w:val="001000000000" w:firstRow="0" w:lastRow="0" w:firstColumn="1" w:lastColumn="0" w:oddVBand="0" w:evenVBand="0" w:oddHBand="0" w:evenHBand="0" w:firstRowFirstColumn="0" w:firstRowLastColumn="0" w:lastRowFirstColumn="0" w:lastRowLastColumn="0"/>
            <w:tcW w:w="0" w:type="auto"/>
          </w:tcPr>
          <w:p w14:paraId="0B930D74" w14:textId="3F9D433F" w:rsidR="00EC163E" w:rsidRPr="00220C73" w:rsidRDefault="00EC163E" w:rsidP="00EC163E">
            <w:pPr>
              <w:rPr>
                <w:rFonts w:ascii="Helvetica" w:hAnsi="Helvetica" w:cs="Helvetica"/>
                <w:sz w:val="24"/>
                <w:szCs w:val="24"/>
              </w:rPr>
            </w:pPr>
            <w:r w:rsidRPr="00220C73">
              <w:rPr>
                <w:rFonts w:ascii="Helvetica" w:hAnsi="Helvetica" w:cs="Helvetica"/>
                <w:sz w:val="24"/>
                <w:szCs w:val="24"/>
              </w:rPr>
              <w:t>Average RVI</w:t>
            </w:r>
          </w:p>
        </w:tc>
        <w:tc>
          <w:tcPr>
            <w:tcW w:w="0" w:type="auto"/>
            <w:gridSpan w:val="3"/>
          </w:tcPr>
          <w:p w14:paraId="2377C46E" w14:textId="77777777"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0" w:type="auto"/>
            <w:gridSpan w:val="3"/>
          </w:tcPr>
          <w:p w14:paraId="44B766A9" w14:textId="0420B89E" w:rsidR="00EC163E" w:rsidRPr="00220C73" w:rsidRDefault="00EC163E" w:rsidP="00EC163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0.31</w:t>
            </w:r>
          </w:p>
        </w:tc>
      </w:tr>
      <w:tr w:rsidR="00EC163E" w:rsidRPr="00220C73" w14:paraId="1AD1673F" w14:textId="77777777" w:rsidTr="00AD2AE7">
        <w:trPr>
          <w:gridAfter w:val="1"/>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77680AB" w14:textId="6658C940" w:rsidR="00EC163E" w:rsidRPr="00220C73" w:rsidRDefault="00EC163E" w:rsidP="00EC163E">
            <w:pPr>
              <w:rPr>
                <w:rFonts w:ascii="Helvetica" w:hAnsi="Helvetica" w:cs="Helvetica"/>
                <w:sz w:val="24"/>
                <w:szCs w:val="24"/>
              </w:rPr>
            </w:pPr>
            <w:r w:rsidRPr="00220C73">
              <w:rPr>
                <w:rFonts w:ascii="Helvetica" w:hAnsi="Helvetica" w:cs="Helvetica"/>
                <w:sz w:val="24"/>
                <w:szCs w:val="24"/>
              </w:rPr>
              <w:t>Largest FMI</w:t>
            </w:r>
          </w:p>
        </w:tc>
        <w:tc>
          <w:tcPr>
            <w:tcW w:w="0" w:type="auto"/>
            <w:gridSpan w:val="3"/>
          </w:tcPr>
          <w:p w14:paraId="783304D2" w14:textId="77777777"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0" w:type="auto"/>
            <w:gridSpan w:val="3"/>
          </w:tcPr>
          <w:p w14:paraId="584CF149" w14:textId="580783A9" w:rsidR="00EC163E" w:rsidRPr="00220C73" w:rsidRDefault="00EC163E" w:rsidP="00EC163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0.40</w:t>
            </w:r>
          </w:p>
        </w:tc>
      </w:tr>
      <w:tr w:rsidR="00EC163E" w:rsidRPr="00220C73" w14:paraId="0E5527E9" w14:textId="77777777" w:rsidTr="00AD2AE7">
        <w:trPr>
          <w:gridAfter w:val="1"/>
          <w:jc w:val="center"/>
        </w:trPr>
        <w:tc>
          <w:tcPr>
            <w:cnfStyle w:val="001000000000" w:firstRow="0" w:lastRow="0" w:firstColumn="1" w:lastColumn="0" w:oddVBand="0" w:evenVBand="0" w:oddHBand="0" w:evenHBand="0" w:firstRowFirstColumn="0" w:firstRowLastColumn="0" w:lastRowFirstColumn="0" w:lastRowLastColumn="0"/>
            <w:tcW w:w="0" w:type="auto"/>
          </w:tcPr>
          <w:p w14:paraId="0A95FD38" w14:textId="77777777" w:rsidR="00EC163E" w:rsidRPr="00220C73" w:rsidRDefault="00EC163E" w:rsidP="00EC163E">
            <w:pPr>
              <w:rPr>
                <w:rFonts w:ascii="Helvetica" w:hAnsi="Helvetica" w:cs="Helvetica"/>
                <w:sz w:val="24"/>
                <w:szCs w:val="24"/>
              </w:rPr>
            </w:pPr>
          </w:p>
        </w:tc>
        <w:tc>
          <w:tcPr>
            <w:tcW w:w="0" w:type="auto"/>
            <w:gridSpan w:val="6"/>
          </w:tcPr>
          <w:p w14:paraId="37201547" w14:textId="77777777" w:rsidR="00EC163E" w:rsidRPr="00220C73" w:rsidRDefault="00EC163E" w:rsidP="00EC163E">
            <w:pP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 p&lt;.001, ** p&lt;.01, * p&lt;.05</w:t>
            </w:r>
            <w:r w:rsidRPr="00220C73">
              <w:rPr>
                <w:rFonts w:ascii="Helvetica" w:hAnsi="Helvetica" w:cs="Helvetica"/>
                <w:sz w:val="24"/>
                <w:szCs w:val="24"/>
              </w:rPr>
              <w:br/>
              <w:t>Data Source: NCDS</w:t>
            </w:r>
          </w:p>
          <w:p w14:paraId="64DD06A7" w14:textId="77777777" w:rsidR="00EC163E" w:rsidRPr="00220C73" w:rsidRDefault="00EC163E" w:rsidP="00EC163E">
            <w:pP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lang w:val="en-US"/>
              </w:rPr>
            </w:pPr>
            <w:r w:rsidRPr="00220C73">
              <w:rPr>
                <w:rFonts w:ascii="Helvetica" w:hAnsi="Helvetica" w:cs="Helvetica"/>
                <w:sz w:val="24"/>
                <w:szCs w:val="24"/>
              </w:rPr>
              <w:t>Note: Comparison of CCA NS-SEC vs Imputed NS-SEC model</w:t>
            </w:r>
          </w:p>
        </w:tc>
      </w:tr>
    </w:tbl>
    <w:p w14:paraId="73E8D70E" w14:textId="77777777" w:rsidR="00996C6F" w:rsidRPr="00220C73" w:rsidRDefault="00996C6F" w:rsidP="00996C6F">
      <w:pPr>
        <w:rPr>
          <w:rFonts w:ascii="Helvetica" w:hAnsi="Helvetica" w:cs="Helvetica"/>
          <w:sz w:val="24"/>
          <w:szCs w:val="24"/>
        </w:rPr>
      </w:pPr>
    </w:p>
    <w:p w14:paraId="468F23E1" w14:textId="77777777" w:rsidR="00996C6F" w:rsidRPr="00220C73" w:rsidRDefault="00996C6F" w:rsidP="00996C6F">
      <w:pPr>
        <w:rPr>
          <w:rFonts w:ascii="Helvetica" w:hAnsi="Helvetica" w:cs="Helvetica"/>
          <w:sz w:val="24"/>
          <w:szCs w:val="24"/>
        </w:rPr>
      </w:pPr>
    </w:p>
    <w:p w14:paraId="7C6048E0" w14:textId="77777777" w:rsidR="00996C6F" w:rsidRPr="00220C73" w:rsidRDefault="00996C6F" w:rsidP="00996C6F">
      <w:pPr>
        <w:rPr>
          <w:rFonts w:ascii="Helvetica" w:hAnsi="Helvetica" w:cs="Helvetica"/>
          <w:sz w:val="24"/>
          <w:szCs w:val="24"/>
        </w:rPr>
      </w:pPr>
    </w:p>
    <w:p w14:paraId="14D8A6EC" w14:textId="77777777" w:rsidR="00996C6F" w:rsidRPr="00220C73" w:rsidRDefault="00996C6F" w:rsidP="00996C6F">
      <w:pPr>
        <w:rPr>
          <w:rFonts w:ascii="Helvetica" w:hAnsi="Helvetica" w:cs="Helvetica"/>
          <w:sz w:val="24"/>
          <w:szCs w:val="24"/>
        </w:rPr>
      </w:pPr>
    </w:p>
    <w:p w14:paraId="766F9B07" w14:textId="77777777" w:rsidR="00996C6F" w:rsidRPr="00220C73" w:rsidRDefault="00996C6F" w:rsidP="00996C6F">
      <w:pPr>
        <w:rPr>
          <w:rFonts w:ascii="Helvetica" w:hAnsi="Helvetica" w:cs="Helvetica"/>
          <w:sz w:val="24"/>
          <w:szCs w:val="24"/>
        </w:rPr>
        <w:sectPr w:rsidR="00996C6F" w:rsidRPr="00220C73" w:rsidSect="000715E7">
          <w:pgSz w:w="16838" w:h="11906" w:orient="landscape"/>
          <w:pgMar w:top="1440" w:right="1440" w:bottom="1440" w:left="1440" w:header="709" w:footer="709" w:gutter="0"/>
          <w:cols w:space="708"/>
          <w:docGrid w:linePitch="360"/>
        </w:sectPr>
      </w:pPr>
    </w:p>
    <w:p w14:paraId="329B54DA" w14:textId="169AC232" w:rsidR="00996C6F" w:rsidRPr="00220C73" w:rsidRDefault="00996C6F" w:rsidP="00996C6F">
      <w:pPr>
        <w:rPr>
          <w:rFonts w:ascii="Helvetica" w:hAnsi="Helvetica" w:cs="Helvetica"/>
          <w:sz w:val="24"/>
          <w:szCs w:val="24"/>
        </w:rPr>
      </w:pPr>
      <w:r w:rsidRPr="00220C73">
        <w:rPr>
          <w:rFonts w:ascii="Helvetica" w:hAnsi="Helvetica" w:cs="Helvetica"/>
          <w:sz w:val="24"/>
          <w:szCs w:val="24"/>
        </w:rPr>
        <w:lastRenderedPageBreak/>
        <w:t xml:space="preserve">Additional checks on the imputed model are provided. First table </w:t>
      </w:r>
      <w:r w:rsidRPr="00220C73">
        <w:rPr>
          <w:rFonts w:ascii="Helvetica" w:hAnsi="Helvetica" w:cs="Helvetica"/>
          <w:sz w:val="24"/>
          <w:szCs w:val="24"/>
          <w:highlight w:val="yellow"/>
        </w:rPr>
        <w:t>XXXX</w:t>
      </w:r>
      <w:r w:rsidRPr="00220C73">
        <w:rPr>
          <w:rFonts w:ascii="Helvetica" w:hAnsi="Helvetica" w:cs="Helvetica"/>
          <w:sz w:val="24"/>
          <w:szCs w:val="24"/>
        </w:rPr>
        <w:t xml:space="preserve"> </w:t>
      </w:r>
      <w:r w:rsidR="004C2D73" w:rsidRPr="00220C73">
        <w:rPr>
          <w:rStyle w:val="FootnoteReference"/>
          <w:rFonts w:ascii="Helvetica" w:hAnsi="Helvetica" w:cs="Helvetica"/>
          <w:sz w:val="24"/>
          <w:szCs w:val="24"/>
        </w:rPr>
        <w:footnoteReference w:id="16"/>
      </w:r>
      <w:r w:rsidRPr="00220C73">
        <w:rPr>
          <w:rFonts w:ascii="Helvetica" w:hAnsi="Helvetica" w:cs="Helvetica"/>
          <w:sz w:val="24"/>
          <w:szCs w:val="24"/>
        </w:rPr>
        <w:t xml:space="preserve">details the reporting variance information about MI estimates. This contains information on within-imputation variances, between-imputation variances, total variances, relative increases in variance due to non-response (RVI), fractions of information about parameter estimates missing due to non-response (FMI, and relative efficiencies for using the chosen number of imputations. A high RVI corresponds to large amounts of missing data and/or that they are weakly correlated with other variables within the imputed model. The closer the RVI is to zero corresponds with the less effect missing data has upon a </w:t>
      </w:r>
      <w:r w:rsidR="000240C7" w:rsidRPr="00220C73">
        <w:rPr>
          <w:rFonts w:ascii="Helvetica" w:hAnsi="Helvetica" w:cs="Helvetica"/>
          <w:sz w:val="24"/>
          <w:szCs w:val="24"/>
        </w:rPr>
        <w:t>variable’s</w:t>
      </w:r>
      <w:r w:rsidRPr="00220C73">
        <w:rPr>
          <w:rFonts w:ascii="Helvetica" w:hAnsi="Helvetica" w:cs="Helvetica"/>
          <w:sz w:val="24"/>
          <w:szCs w:val="24"/>
        </w:rPr>
        <w:t xml:space="preserve"> variance. The FMI on the other hand relates to the proportion of the total sampling variance that is due to missing data. The higher the FMI is relating to the greater number of imputations required for reliable results. The number of imputations </w:t>
      </w:r>
      <w:r w:rsidR="000240C7" w:rsidRPr="00220C73">
        <w:rPr>
          <w:rFonts w:ascii="Helvetica" w:hAnsi="Helvetica" w:cs="Helvetica"/>
          <w:sz w:val="24"/>
          <w:szCs w:val="24"/>
        </w:rPr>
        <w:t>should be</w:t>
      </w:r>
      <w:r w:rsidRPr="00220C73">
        <w:rPr>
          <w:rFonts w:ascii="Helvetica" w:hAnsi="Helvetica" w:cs="Helvetica"/>
          <w:sz w:val="24"/>
          <w:szCs w:val="24"/>
        </w:rPr>
        <w:t xml:space="preserve"> roughly equivalent to the highest FMI percentage (which has been followed in this model). The relative efficiency indicates efficiency. The closer it is towards </w:t>
      </w:r>
      <w:r w:rsidR="000240C7" w:rsidRPr="00220C73">
        <w:rPr>
          <w:rFonts w:ascii="Helvetica" w:hAnsi="Helvetica" w:cs="Helvetica"/>
          <w:sz w:val="24"/>
          <w:szCs w:val="24"/>
        </w:rPr>
        <w:t>one</w:t>
      </w:r>
      <w:r w:rsidRPr="00220C73">
        <w:rPr>
          <w:rFonts w:ascii="Helvetica" w:hAnsi="Helvetica" w:cs="Helvetica"/>
          <w:sz w:val="24"/>
          <w:szCs w:val="24"/>
        </w:rPr>
        <w:t xml:space="preserve"> indicates that the analysis has the right number of imputations. </w:t>
      </w:r>
    </w:p>
    <w:p w14:paraId="0C130C09" w14:textId="79AA0C6B" w:rsidR="00996C6F" w:rsidRPr="00220C73" w:rsidRDefault="00996C6F" w:rsidP="00996C6F">
      <w:pPr>
        <w:rPr>
          <w:rFonts w:ascii="Helvetica" w:hAnsi="Helvetica" w:cs="Helvetica"/>
          <w:sz w:val="24"/>
          <w:szCs w:val="24"/>
        </w:rPr>
      </w:pPr>
      <w:r w:rsidRPr="00220C73">
        <w:rPr>
          <w:rFonts w:ascii="Helvetica" w:hAnsi="Helvetica" w:cs="Helvetica"/>
          <w:sz w:val="24"/>
          <w:szCs w:val="24"/>
        </w:rPr>
        <w:t xml:space="preserve">According to the RVI scores across categories, NS-SEC and race are the only two analytical variables that have consistently high RVI scores. For all other analytical variables missing data has little effect upon their variance. Housing tenure, NS-SEC, and </w:t>
      </w:r>
      <w:r w:rsidR="000240C7" w:rsidRPr="00220C73">
        <w:rPr>
          <w:rFonts w:ascii="Helvetica" w:hAnsi="Helvetica" w:cs="Helvetica"/>
          <w:sz w:val="24"/>
          <w:szCs w:val="24"/>
        </w:rPr>
        <w:t>r</w:t>
      </w:r>
      <w:r w:rsidRPr="00220C73">
        <w:rPr>
          <w:rFonts w:ascii="Helvetica" w:hAnsi="Helvetica" w:cs="Helvetica"/>
          <w:sz w:val="24"/>
          <w:szCs w:val="24"/>
        </w:rPr>
        <w:t xml:space="preserve">ace all have relatively high FMI scores indicating that much of the total sampling variance is due to missing data. The FMI value of </w:t>
      </w:r>
      <w:r w:rsidR="000240C7" w:rsidRPr="00220C73">
        <w:rPr>
          <w:rFonts w:ascii="Helvetica" w:hAnsi="Helvetica" w:cs="Helvetica"/>
          <w:sz w:val="24"/>
          <w:szCs w:val="24"/>
        </w:rPr>
        <w:t>routine</w:t>
      </w:r>
      <w:r w:rsidRPr="00220C73">
        <w:rPr>
          <w:rFonts w:ascii="Helvetica" w:hAnsi="Helvetica" w:cs="Helvetica"/>
          <w:sz w:val="24"/>
          <w:szCs w:val="24"/>
        </w:rPr>
        <w:t xml:space="preserve"> and </w:t>
      </w:r>
      <w:r w:rsidR="000240C7" w:rsidRPr="00220C73">
        <w:rPr>
          <w:rFonts w:ascii="Helvetica" w:hAnsi="Helvetica" w:cs="Helvetica"/>
          <w:sz w:val="24"/>
          <w:szCs w:val="24"/>
        </w:rPr>
        <w:t>m</w:t>
      </w:r>
      <w:r w:rsidRPr="00220C73">
        <w:rPr>
          <w:rFonts w:ascii="Helvetica" w:hAnsi="Helvetica" w:cs="Helvetica"/>
          <w:sz w:val="24"/>
          <w:szCs w:val="24"/>
        </w:rPr>
        <w:t xml:space="preserve">anual for </w:t>
      </w:r>
      <w:r w:rsidR="000240C7" w:rsidRPr="00220C73">
        <w:rPr>
          <w:rFonts w:ascii="Helvetica" w:hAnsi="Helvetica" w:cs="Helvetica"/>
          <w:sz w:val="24"/>
          <w:szCs w:val="24"/>
        </w:rPr>
        <w:t>o</w:t>
      </w:r>
      <w:r w:rsidRPr="00220C73">
        <w:rPr>
          <w:rFonts w:ascii="Helvetica" w:hAnsi="Helvetica" w:cs="Helvetica"/>
          <w:sz w:val="24"/>
          <w:szCs w:val="24"/>
        </w:rPr>
        <w:t xml:space="preserve">ut of the </w:t>
      </w:r>
      <w:r w:rsidR="000240C7" w:rsidRPr="00220C73">
        <w:rPr>
          <w:rFonts w:ascii="Helvetica" w:hAnsi="Helvetica" w:cs="Helvetica"/>
          <w:sz w:val="24"/>
          <w:szCs w:val="24"/>
        </w:rPr>
        <w:t>l</w:t>
      </w:r>
      <w:r w:rsidRPr="00220C73">
        <w:rPr>
          <w:rFonts w:ascii="Helvetica" w:hAnsi="Helvetica" w:cs="Helvetica"/>
          <w:sz w:val="24"/>
          <w:szCs w:val="24"/>
        </w:rPr>
        <w:t xml:space="preserve">abour force is the highest FMI value from the model with a value of 0.52. This value indicates that 50 imputations was appropriate. All variables have a relative efficiency close to </w:t>
      </w:r>
      <w:r w:rsidR="000240C7" w:rsidRPr="00220C73">
        <w:rPr>
          <w:rFonts w:ascii="Helvetica" w:hAnsi="Helvetica" w:cs="Helvetica"/>
          <w:sz w:val="24"/>
          <w:szCs w:val="24"/>
        </w:rPr>
        <w:t>one</w:t>
      </w:r>
      <w:r w:rsidRPr="00220C73">
        <w:rPr>
          <w:rFonts w:ascii="Helvetica" w:hAnsi="Helvetica" w:cs="Helvetica"/>
          <w:sz w:val="24"/>
          <w:szCs w:val="24"/>
        </w:rPr>
        <w:t xml:space="preserve">, also lending support to the notion that 50 imputations is an appropriate number. </w:t>
      </w:r>
    </w:p>
    <w:p w14:paraId="51C16AC4" w14:textId="77777777" w:rsidR="00996C6F" w:rsidRPr="00220C73" w:rsidRDefault="00996C6F" w:rsidP="00996C6F">
      <w:pPr>
        <w:rPr>
          <w:rFonts w:ascii="Helvetica" w:hAnsi="Helvetica" w:cs="Helvetica"/>
          <w:sz w:val="24"/>
          <w:szCs w:val="24"/>
        </w:rPr>
      </w:pPr>
      <w:r w:rsidRPr="00220C73">
        <w:rPr>
          <w:rFonts w:ascii="Helvetica" w:hAnsi="Helvetica" w:cs="Helvetica"/>
          <w:sz w:val="24"/>
          <w:szCs w:val="24"/>
        </w:rPr>
        <w:t xml:space="preserve">Table </w:t>
      </w:r>
      <w:r w:rsidRPr="00220C73">
        <w:rPr>
          <w:rFonts w:ascii="Helvetica" w:hAnsi="Helvetica" w:cs="Helvetica"/>
          <w:sz w:val="24"/>
          <w:szCs w:val="24"/>
          <w:highlight w:val="yellow"/>
        </w:rPr>
        <w:t>XXXX</w:t>
      </w:r>
      <w:r w:rsidRPr="00220C73">
        <w:rPr>
          <w:rFonts w:ascii="Helvetica" w:hAnsi="Helvetica" w:cs="Helvetica"/>
          <w:sz w:val="24"/>
          <w:szCs w:val="24"/>
        </w:rPr>
        <w:t xml:space="preserve"> provides information containing parameter-specific degrees of freedom (DF) and percentages of increase in standard errors due to nonresponse. The closer RVI is to zero, the larger the degrees of freedom regardless the number of imputations. </w:t>
      </w:r>
    </w:p>
    <w:p w14:paraId="0429D592" w14:textId="033F810D" w:rsidR="00996C6F" w:rsidRPr="00220C73" w:rsidRDefault="00996C6F" w:rsidP="00996C6F">
      <w:pPr>
        <w:rPr>
          <w:rFonts w:ascii="Helvetica" w:hAnsi="Helvetica" w:cs="Helvetica"/>
          <w:sz w:val="24"/>
          <w:szCs w:val="24"/>
        </w:rPr>
      </w:pPr>
      <w:r w:rsidRPr="00220C73">
        <w:rPr>
          <w:rFonts w:ascii="Helvetica" w:hAnsi="Helvetica" w:cs="Helvetica"/>
          <w:sz w:val="24"/>
          <w:szCs w:val="24"/>
        </w:rPr>
        <w:t xml:space="preserve">The smallest degrees of freedom correspond to </w:t>
      </w:r>
      <w:r w:rsidR="000240C7" w:rsidRPr="00220C73">
        <w:rPr>
          <w:rFonts w:ascii="Helvetica" w:hAnsi="Helvetica" w:cs="Helvetica"/>
          <w:sz w:val="24"/>
          <w:szCs w:val="24"/>
        </w:rPr>
        <w:t>r</w:t>
      </w:r>
      <w:r w:rsidRPr="00220C73">
        <w:rPr>
          <w:rFonts w:ascii="Helvetica" w:hAnsi="Helvetica" w:cs="Helvetica"/>
          <w:sz w:val="24"/>
          <w:szCs w:val="24"/>
        </w:rPr>
        <w:t xml:space="preserve">outine and </w:t>
      </w:r>
      <w:r w:rsidR="000240C7" w:rsidRPr="00220C73">
        <w:rPr>
          <w:rFonts w:ascii="Helvetica" w:hAnsi="Helvetica" w:cs="Helvetica"/>
          <w:sz w:val="24"/>
          <w:szCs w:val="24"/>
        </w:rPr>
        <w:t>m</w:t>
      </w:r>
      <w:r w:rsidRPr="00220C73">
        <w:rPr>
          <w:rFonts w:ascii="Helvetica" w:hAnsi="Helvetica" w:cs="Helvetica"/>
          <w:sz w:val="24"/>
          <w:szCs w:val="24"/>
        </w:rPr>
        <w:t xml:space="preserve">anual in the </w:t>
      </w:r>
      <w:r w:rsidR="000240C7" w:rsidRPr="00220C73">
        <w:rPr>
          <w:rFonts w:ascii="Helvetica" w:hAnsi="Helvetica" w:cs="Helvetica"/>
          <w:sz w:val="24"/>
          <w:szCs w:val="24"/>
        </w:rPr>
        <w:t>o</w:t>
      </w:r>
      <w:r w:rsidRPr="00220C73">
        <w:rPr>
          <w:rFonts w:ascii="Helvetica" w:hAnsi="Helvetica" w:cs="Helvetica"/>
          <w:sz w:val="24"/>
          <w:szCs w:val="24"/>
        </w:rPr>
        <w:t xml:space="preserve">ut of </w:t>
      </w:r>
      <w:r w:rsidR="000240C7" w:rsidRPr="00220C73">
        <w:rPr>
          <w:rFonts w:ascii="Helvetica" w:hAnsi="Helvetica" w:cs="Helvetica"/>
          <w:sz w:val="24"/>
          <w:szCs w:val="24"/>
        </w:rPr>
        <w:t>l</w:t>
      </w:r>
      <w:r w:rsidRPr="00220C73">
        <w:rPr>
          <w:rFonts w:ascii="Helvetica" w:hAnsi="Helvetica" w:cs="Helvetica"/>
          <w:sz w:val="24"/>
          <w:szCs w:val="24"/>
        </w:rPr>
        <w:t xml:space="preserve">abour </w:t>
      </w:r>
      <w:r w:rsidR="000240C7" w:rsidRPr="00220C73">
        <w:rPr>
          <w:rFonts w:ascii="Helvetica" w:hAnsi="Helvetica" w:cs="Helvetica"/>
          <w:sz w:val="24"/>
          <w:szCs w:val="24"/>
        </w:rPr>
        <w:t>f</w:t>
      </w:r>
      <w:r w:rsidRPr="00220C73">
        <w:rPr>
          <w:rFonts w:ascii="Helvetica" w:hAnsi="Helvetica" w:cs="Helvetica"/>
          <w:sz w:val="24"/>
          <w:szCs w:val="24"/>
        </w:rPr>
        <w:t xml:space="preserve">orce category of 184.8. This is not surprising given its high RVI score. The highest degrees of freedom correspond to educational attainment and sex. This suggests that the loss of information due to non-response is the smallest for these analytical variables. The percentage increase in standard errors is largest for </w:t>
      </w:r>
      <w:r w:rsidR="000240C7" w:rsidRPr="00220C73">
        <w:rPr>
          <w:rFonts w:ascii="Helvetica" w:hAnsi="Helvetica" w:cs="Helvetica"/>
          <w:sz w:val="24"/>
          <w:szCs w:val="24"/>
        </w:rPr>
        <w:t>r</w:t>
      </w:r>
      <w:r w:rsidRPr="00220C73">
        <w:rPr>
          <w:rFonts w:ascii="Helvetica" w:hAnsi="Helvetica" w:cs="Helvetica"/>
          <w:sz w:val="24"/>
          <w:szCs w:val="24"/>
        </w:rPr>
        <w:t xml:space="preserve">outine and </w:t>
      </w:r>
      <w:r w:rsidR="000240C7" w:rsidRPr="00220C73">
        <w:rPr>
          <w:rFonts w:ascii="Helvetica" w:hAnsi="Helvetica" w:cs="Helvetica"/>
          <w:sz w:val="24"/>
          <w:szCs w:val="24"/>
        </w:rPr>
        <w:t>m</w:t>
      </w:r>
      <w:r w:rsidRPr="00220C73">
        <w:rPr>
          <w:rFonts w:ascii="Helvetica" w:hAnsi="Helvetica" w:cs="Helvetica"/>
          <w:sz w:val="24"/>
          <w:szCs w:val="24"/>
        </w:rPr>
        <w:t xml:space="preserve">anual in </w:t>
      </w:r>
      <w:r w:rsidR="000240C7" w:rsidRPr="00220C73">
        <w:rPr>
          <w:rFonts w:ascii="Helvetica" w:hAnsi="Helvetica" w:cs="Helvetica"/>
          <w:sz w:val="24"/>
          <w:szCs w:val="24"/>
        </w:rPr>
        <w:t>o</w:t>
      </w:r>
      <w:r w:rsidRPr="00220C73">
        <w:rPr>
          <w:rFonts w:ascii="Helvetica" w:hAnsi="Helvetica" w:cs="Helvetica"/>
          <w:sz w:val="24"/>
          <w:szCs w:val="24"/>
        </w:rPr>
        <w:t xml:space="preserve">ut of the </w:t>
      </w:r>
      <w:r w:rsidR="000240C7" w:rsidRPr="00220C73">
        <w:rPr>
          <w:rFonts w:ascii="Helvetica" w:hAnsi="Helvetica" w:cs="Helvetica"/>
          <w:sz w:val="24"/>
          <w:szCs w:val="24"/>
        </w:rPr>
        <w:t>l</w:t>
      </w:r>
      <w:r w:rsidRPr="00220C73">
        <w:rPr>
          <w:rFonts w:ascii="Helvetica" w:hAnsi="Helvetica" w:cs="Helvetica"/>
          <w:sz w:val="24"/>
          <w:szCs w:val="24"/>
        </w:rPr>
        <w:t xml:space="preserve">abour force by 43.59 per cent and smallest for </w:t>
      </w:r>
      <w:r w:rsidR="000240C7" w:rsidRPr="00220C73">
        <w:rPr>
          <w:rFonts w:ascii="Helvetica" w:hAnsi="Helvetica" w:cs="Helvetica"/>
          <w:sz w:val="24"/>
          <w:szCs w:val="24"/>
        </w:rPr>
        <w:t>s</w:t>
      </w:r>
      <w:r w:rsidRPr="00220C73">
        <w:rPr>
          <w:rFonts w:ascii="Helvetica" w:hAnsi="Helvetica" w:cs="Helvetica"/>
          <w:sz w:val="24"/>
          <w:szCs w:val="24"/>
        </w:rPr>
        <w:t xml:space="preserve">ex in </w:t>
      </w:r>
      <w:r w:rsidR="000240C7" w:rsidRPr="00220C73">
        <w:rPr>
          <w:rFonts w:ascii="Helvetica" w:hAnsi="Helvetica" w:cs="Helvetica"/>
          <w:sz w:val="24"/>
          <w:szCs w:val="24"/>
        </w:rPr>
        <w:t>u</w:t>
      </w:r>
      <w:r w:rsidRPr="00220C73">
        <w:rPr>
          <w:rFonts w:ascii="Helvetica" w:hAnsi="Helvetica" w:cs="Helvetica"/>
          <w:sz w:val="24"/>
          <w:szCs w:val="24"/>
        </w:rPr>
        <w:t xml:space="preserve">nemployment by 0.51 per cent. </w:t>
      </w:r>
    </w:p>
    <w:p w14:paraId="53F2F8E3" w14:textId="77777777" w:rsidR="00996C6F" w:rsidRPr="00220C73" w:rsidRDefault="00996C6F" w:rsidP="00996C6F">
      <w:pPr>
        <w:rPr>
          <w:rFonts w:ascii="Helvetica" w:hAnsi="Helvetica" w:cs="Helvetica"/>
          <w:sz w:val="24"/>
          <w:szCs w:val="24"/>
        </w:rPr>
      </w:pPr>
      <w:r w:rsidRPr="00220C73">
        <w:rPr>
          <w:rFonts w:ascii="Helvetica" w:hAnsi="Helvetica" w:cs="Helvetica"/>
          <w:sz w:val="24"/>
          <w:szCs w:val="24"/>
          <w:highlight w:val="yellow"/>
        </w:rPr>
        <w:t>Need to format and paste tables of RVI and DF tables here…</w:t>
      </w:r>
    </w:p>
    <w:p w14:paraId="2186D11F" w14:textId="7DC372C2" w:rsidR="00AB4878" w:rsidRPr="00220C73" w:rsidRDefault="00AB4878" w:rsidP="00EB018F">
      <w:pPr>
        <w:pStyle w:val="Heading3"/>
        <w:rPr>
          <w:rFonts w:ascii="Helvetica" w:hAnsi="Helvetica" w:cs="Helvetica"/>
        </w:rPr>
      </w:pPr>
      <w:bookmarkStart w:id="148" w:name="_Toc131406663"/>
      <w:r w:rsidRPr="00220C73">
        <w:rPr>
          <w:rFonts w:ascii="Helvetica" w:hAnsi="Helvetica" w:cs="Helvetica"/>
        </w:rPr>
        <w:t>Discussion and Conclusions</w:t>
      </w:r>
      <w:bookmarkEnd w:id="148"/>
    </w:p>
    <w:bookmarkEnd w:id="30"/>
    <w:p w14:paraId="3959328F" w14:textId="2A426A05" w:rsidR="00996C6F" w:rsidRPr="00220C73" w:rsidRDefault="00996C6F" w:rsidP="00996C6F">
      <w:pPr>
        <w:rPr>
          <w:rFonts w:ascii="Helvetica" w:hAnsi="Helvetica" w:cs="Helvetica"/>
          <w:sz w:val="24"/>
          <w:szCs w:val="24"/>
        </w:rPr>
      </w:pPr>
      <w:r w:rsidRPr="00220C73">
        <w:rPr>
          <w:rFonts w:ascii="Helvetica" w:hAnsi="Helvetica" w:cs="Helvetica"/>
          <w:sz w:val="24"/>
          <w:szCs w:val="24"/>
        </w:rPr>
        <w:t xml:space="preserve">The fact that the main substantive differences between the two models is situated within the </w:t>
      </w:r>
      <w:r w:rsidR="000240C7" w:rsidRPr="00220C73">
        <w:rPr>
          <w:rFonts w:ascii="Helvetica" w:hAnsi="Helvetica" w:cs="Helvetica"/>
          <w:sz w:val="24"/>
          <w:szCs w:val="24"/>
        </w:rPr>
        <w:t>u</w:t>
      </w:r>
      <w:r w:rsidRPr="00220C73">
        <w:rPr>
          <w:rFonts w:ascii="Helvetica" w:hAnsi="Helvetica" w:cs="Helvetica"/>
          <w:sz w:val="24"/>
          <w:szCs w:val="24"/>
        </w:rPr>
        <w:t xml:space="preserve">nemployment and </w:t>
      </w:r>
      <w:r w:rsidR="000240C7" w:rsidRPr="00220C73">
        <w:rPr>
          <w:rFonts w:ascii="Helvetica" w:hAnsi="Helvetica" w:cs="Helvetica"/>
          <w:sz w:val="24"/>
          <w:szCs w:val="24"/>
        </w:rPr>
        <w:t>o</w:t>
      </w:r>
      <w:r w:rsidRPr="00220C73">
        <w:rPr>
          <w:rFonts w:ascii="Helvetica" w:hAnsi="Helvetica" w:cs="Helvetica"/>
          <w:sz w:val="24"/>
          <w:szCs w:val="24"/>
        </w:rPr>
        <w:t xml:space="preserve">ut of </w:t>
      </w:r>
      <w:r w:rsidR="000240C7" w:rsidRPr="00220C73">
        <w:rPr>
          <w:rFonts w:ascii="Helvetica" w:hAnsi="Helvetica" w:cs="Helvetica"/>
          <w:sz w:val="24"/>
          <w:szCs w:val="24"/>
        </w:rPr>
        <w:t>la</w:t>
      </w:r>
      <w:r w:rsidRPr="00220C73">
        <w:rPr>
          <w:rFonts w:ascii="Helvetica" w:hAnsi="Helvetica" w:cs="Helvetica"/>
          <w:sz w:val="24"/>
          <w:szCs w:val="24"/>
        </w:rPr>
        <w:t xml:space="preserve">bour </w:t>
      </w:r>
      <w:r w:rsidR="000240C7" w:rsidRPr="00220C73">
        <w:rPr>
          <w:rFonts w:ascii="Helvetica" w:hAnsi="Helvetica" w:cs="Helvetica"/>
          <w:sz w:val="24"/>
          <w:szCs w:val="24"/>
        </w:rPr>
        <w:t>f</w:t>
      </w:r>
      <w:r w:rsidRPr="00220C73">
        <w:rPr>
          <w:rFonts w:ascii="Helvetica" w:hAnsi="Helvetica" w:cs="Helvetica"/>
          <w:sz w:val="24"/>
          <w:szCs w:val="24"/>
        </w:rPr>
        <w:t xml:space="preserve">orce categories is relevant. This indicates that missingness in these categories has a substantive impact upon the </w:t>
      </w:r>
      <w:r w:rsidRPr="00220C73">
        <w:rPr>
          <w:rFonts w:ascii="Helvetica" w:hAnsi="Helvetica" w:cs="Helvetica"/>
          <w:sz w:val="24"/>
          <w:szCs w:val="24"/>
        </w:rPr>
        <w:lastRenderedPageBreak/>
        <w:t xml:space="preserve">resulting interpretation and analysis of results. This provides evidence for a MAR assumption. As such the imputed model substantively better for analysis. </w:t>
      </w:r>
    </w:p>
    <w:p w14:paraId="4FAE45DC" w14:textId="3D4A5B3D" w:rsidR="00AB4878" w:rsidRPr="00220C73" w:rsidRDefault="00EF5A81" w:rsidP="00AB4878">
      <w:pPr>
        <w:pStyle w:val="Heading1"/>
        <w:rPr>
          <w:rFonts w:ascii="Helvetica" w:hAnsi="Helvetica" w:cs="Helvetica"/>
          <w:sz w:val="24"/>
          <w:szCs w:val="24"/>
        </w:rPr>
      </w:pPr>
      <w:bookmarkStart w:id="149" w:name="_Toc131406664"/>
      <w:bookmarkEnd w:id="29"/>
      <w:r w:rsidRPr="00220C73">
        <w:rPr>
          <w:rFonts w:ascii="Helvetica" w:hAnsi="Helvetica" w:cs="Helvetica"/>
          <w:sz w:val="24"/>
          <w:szCs w:val="24"/>
        </w:rPr>
        <w:t>Chapter</w:t>
      </w:r>
      <w:r w:rsidR="00AB4878" w:rsidRPr="00220C73">
        <w:rPr>
          <w:rFonts w:ascii="Helvetica" w:hAnsi="Helvetica" w:cs="Helvetica"/>
          <w:sz w:val="24"/>
          <w:szCs w:val="24"/>
        </w:rPr>
        <w:t xml:space="preserve"> </w:t>
      </w:r>
      <w:r w:rsidR="003915B5" w:rsidRPr="00220C73">
        <w:rPr>
          <w:rFonts w:ascii="Helvetica" w:hAnsi="Helvetica" w:cs="Helvetica"/>
          <w:sz w:val="24"/>
          <w:szCs w:val="24"/>
        </w:rPr>
        <w:t>Two</w:t>
      </w:r>
      <w:r w:rsidR="00AB4878" w:rsidRPr="00220C73">
        <w:rPr>
          <w:rFonts w:ascii="Helvetica" w:hAnsi="Helvetica" w:cs="Helvetica"/>
          <w:sz w:val="24"/>
          <w:szCs w:val="24"/>
        </w:rPr>
        <w:t>: The British Cohort Study</w:t>
      </w:r>
      <w:bookmarkEnd w:id="149"/>
    </w:p>
    <w:p w14:paraId="1508674B" w14:textId="576B1684" w:rsidR="000E23E4" w:rsidRPr="00220C73" w:rsidRDefault="00AB4878" w:rsidP="00E612BB">
      <w:pPr>
        <w:pStyle w:val="Heading2"/>
        <w:rPr>
          <w:rFonts w:ascii="Helvetica" w:hAnsi="Helvetica" w:cs="Helvetica"/>
          <w:sz w:val="24"/>
          <w:szCs w:val="24"/>
        </w:rPr>
      </w:pPr>
      <w:bookmarkStart w:id="150" w:name="_Toc131406665"/>
      <w:r w:rsidRPr="00220C73">
        <w:rPr>
          <w:rFonts w:ascii="Helvetica" w:hAnsi="Helvetica" w:cs="Helvetica"/>
          <w:sz w:val="24"/>
          <w:szCs w:val="24"/>
        </w:rPr>
        <w:t>Introduction</w:t>
      </w:r>
      <w:r w:rsidR="00EF5A81" w:rsidRPr="00220C73">
        <w:rPr>
          <w:rFonts w:ascii="Helvetica" w:hAnsi="Helvetica" w:cs="Helvetica"/>
          <w:sz w:val="24"/>
          <w:szCs w:val="24"/>
        </w:rPr>
        <w:t xml:space="preserve"> to Chapter </w:t>
      </w:r>
      <w:r w:rsidR="003915B5" w:rsidRPr="00220C73">
        <w:rPr>
          <w:rFonts w:ascii="Helvetica" w:hAnsi="Helvetica" w:cs="Helvetica"/>
          <w:sz w:val="24"/>
          <w:szCs w:val="24"/>
        </w:rPr>
        <w:t>Two</w:t>
      </w:r>
      <w:bookmarkEnd w:id="150"/>
    </w:p>
    <w:p w14:paraId="2DE52BA1" w14:textId="303507EC" w:rsidR="00EF5A81" w:rsidRPr="00220C73" w:rsidRDefault="00EF5A81" w:rsidP="00EF5A81">
      <w:pPr>
        <w:pStyle w:val="Heading2"/>
        <w:rPr>
          <w:rFonts w:ascii="Helvetica" w:hAnsi="Helvetica" w:cs="Helvetica"/>
          <w:sz w:val="24"/>
          <w:szCs w:val="24"/>
        </w:rPr>
      </w:pPr>
      <w:bookmarkStart w:id="151" w:name="_Toc131406666"/>
      <w:r w:rsidRPr="00220C73">
        <w:rPr>
          <w:rFonts w:ascii="Helvetica" w:hAnsi="Helvetica" w:cs="Helvetica"/>
          <w:sz w:val="24"/>
          <w:szCs w:val="24"/>
        </w:rPr>
        <w:t>Literature Review:</w:t>
      </w:r>
      <w:bookmarkEnd w:id="151"/>
    </w:p>
    <w:p w14:paraId="5D05CE6B" w14:textId="77777777" w:rsidR="00EF5A81" w:rsidRPr="00220C73" w:rsidRDefault="00EF5A81" w:rsidP="00EF5A81">
      <w:pPr>
        <w:pStyle w:val="Heading2"/>
        <w:rPr>
          <w:rFonts w:ascii="Helvetica" w:hAnsi="Helvetica" w:cs="Helvetica"/>
          <w:sz w:val="24"/>
          <w:szCs w:val="24"/>
        </w:rPr>
      </w:pPr>
      <w:bookmarkStart w:id="152" w:name="_Toc131406667"/>
      <w:r w:rsidRPr="00220C73">
        <w:rPr>
          <w:rFonts w:ascii="Helvetica" w:hAnsi="Helvetica" w:cs="Helvetica"/>
          <w:sz w:val="24"/>
          <w:szCs w:val="24"/>
        </w:rPr>
        <w:t>BCS Timeframe and Context</w:t>
      </w:r>
      <w:bookmarkEnd w:id="152"/>
    </w:p>
    <w:p w14:paraId="42CCBD81" w14:textId="77777777" w:rsidR="00EF5A81" w:rsidRPr="00220C73" w:rsidRDefault="00EF5A81" w:rsidP="00EF5A81">
      <w:pPr>
        <w:pStyle w:val="Heading3"/>
        <w:rPr>
          <w:rFonts w:ascii="Helvetica" w:hAnsi="Helvetica" w:cs="Helvetica"/>
        </w:rPr>
      </w:pPr>
      <w:bookmarkStart w:id="153" w:name="_Toc131406668"/>
      <w:r w:rsidRPr="00220C73">
        <w:rPr>
          <w:rFonts w:ascii="Helvetica" w:hAnsi="Helvetica" w:cs="Helvetica"/>
        </w:rPr>
        <w:t>Education and Vocation</w:t>
      </w:r>
      <w:bookmarkEnd w:id="153"/>
    </w:p>
    <w:p w14:paraId="438EE783" w14:textId="77777777" w:rsidR="00EF5A81" w:rsidRPr="00220C73" w:rsidRDefault="00EF5A81" w:rsidP="00EF5A81">
      <w:pPr>
        <w:pStyle w:val="Heading3"/>
        <w:rPr>
          <w:rFonts w:ascii="Helvetica" w:hAnsi="Helvetica" w:cs="Helvetica"/>
        </w:rPr>
      </w:pPr>
      <w:bookmarkStart w:id="154" w:name="_Toc131406669"/>
      <w:r w:rsidRPr="00220C73">
        <w:rPr>
          <w:rFonts w:ascii="Helvetica" w:hAnsi="Helvetica" w:cs="Helvetica"/>
        </w:rPr>
        <w:t>Labour Market</w:t>
      </w:r>
      <w:bookmarkEnd w:id="154"/>
    </w:p>
    <w:p w14:paraId="5439C0B8" w14:textId="35AF6AA5" w:rsidR="00EF5A81" w:rsidRPr="00220C73" w:rsidRDefault="00EF5A81" w:rsidP="00EF5A81">
      <w:pPr>
        <w:pStyle w:val="Heading3"/>
        <w:rPr>
          <w:rFonts w:ascii="Helvetica" w:hAnsi="Helvetica" w:cs="Helvetica"/>
        </w:rPr>
      </w:pPr>
      <w:bookmarkStart w:id="155" w:name="_Toc131406670"/>
      <w:r w:rsidRPr="00220C73">
        <w:rPr>
          <w:rFonts w:ascii="Helvetica" w:hAnsi="Helvetica" w:cs="Helvetica"/>
        </w:rPr>
        <w:t>Family</w:t>
      </w:r>
      <w:bookmarkEnd w:id="155"/>
    </w:p>
    <w:p w14:paraId="46B7576F" w14:textId="77777777" w:rsidR="00EF5A81" w:rsidRPr="00220C73" w:rsidRDefault="00EF5A81" w:rsidP="00EF5A81">
      <w:pPr>
        <w:pStyle w:val="Heading2"/>
        <w:rPr>
          <w:rFonts w:ascii="Helvetica" w:hAnsi="Helvetica" w:cs="Helvetica"/>
          <w:sz w:val="24"/>
          <w:szCs w:val="24"/>
        </w:rPr>
      </w:pPr>
      <w:bookmarkStart w:id="156" w:name="_Toc131406671"/>
      <w:r w:rsidRPr="00220C73">
        <w:rPr>
          <w:rFonts w:ascii="Helvetica" w:hAnsi="Helvetica" w:cs="Helvetica"/>
          <w:sz w:val="24"/>
          <w:szCs w:val="24"/>
        </w:rPr>
        <w:t>Data and Methods</w:t>
      </w:r>
      <w:bookmarkEnd w:id="156"/>
    </w:p>
    <w:p w14:paraId="02A211C6" w14:textId="0342D447" w:rsidR="00EF5A81" w:rsidRPr="00220C73" w:rsidRDefault="00EF5A81" w:rsidP="00EF5A81">
      <w:pPr>
        <w:pStyle w:val="Heading3"/>
        <w:rPr>
          <w:rFonts w:ascii="Helvetica" w:hAnsi="Helvetica" w:cs="Helvetica"/>
        </w:rPr>
      </w:pPr>
      <w:bookmarkStart w:id="157" w:name="_Toc131406672"/>
      <w:r w:rsidRPr="00220C73">
        <w:rPr>
          <w:rFonts w:ascii="Helvetica" w:hAnsi="Helvetica" w:cs="Helvetica"/>
        </w:rPr>
        <w:t xml:space="preserve">Introduction to the </w:t>
      </w:r>
      <w:r w:rsidRPr="00220C73">
        <w:rPr>
          <w:rFonts w:ascii="Helvetica" w:hAnsi="Helvetica" w:cs="Helvetica"/>
        </w:rPr>
        <w:t>BCS</w:t>
      </w:r>
      <w:r w:rsidRPr="00220C73">
        <w:rPr>
          <w:rFonts w:ascii="Helvetica" w:hAnsi="Helvetica" w:cs="Helvetica"/>
        </w:rPr>
        <w:t xml:space="preserve"> data</w:t>
      </w:r>
      <w:bookmarkEnd w:id="157"/>
    </w:p>
    <w:p w14:paraId="28BAF6BA" w14:textId="259B19E7" w:rsidR="00EF5A81" w:rsidRPr="00220C73" w:rsidRDefault="00EF5A81" w:rsidP="00EF5A81">
      <w:pPr>
        <w:pStyle w:val="Heading3"/>
        <w:rPr>
          <w:rFonts w:ascii="Helvetica" w:hAnsi="Helvetica" w:cs="Helvetica"/>
        </w:rPr>
      </w:pPr>
      <w:bookmarkStart w:id="158" w:name="_Toc131406673"/>
      <w:r w:rsidRPr="00220C73">
        <w:rPr>
          <w:rFonts w:ascii="Helvetica" w:hAnsi="Helvetica" w:cs="Helvetica"/>
        </w:rPr>
        <w:t>Introduction to measures for subsequent analysis</w:t>
      </w:r>
      <w:bookmarkEnd w:id="158"/>
    </w:p>
    <w:p w14:paraId="279807D3" w14:textId="77777777" w:rsidR="00EF5A81" w:rsidRPr="00220C73" w:rsidRDefault="00EF5A81" w:rsidP="00EF5A81">
      <w:pPr>
        <w:pStyle w:val="Heading3"/>
        <w:rPr>
          <w:rFonts w:ascii="Helvetica" w:hAnsi="Helvetica" w:cs="Helvetica"/>
        </w:rPr>
      </w:pPr>
      <w:bookmarkStart w:id="159" w:name="_Toc131406674"/>
      <w:r w:rsidRPr="00220C73">
        <w:rPr>
          <w:rFonts w:ascii="Helvetica" w:hAnsi="Helvetica" w:cs="Helvetica"/>
        </w:rPr>
        <w:t>Analysis Methods</w:t>
      </w:r>
      <w:bookmarkEnd w:id="159"/>
    </w:p>
    <w:p w14:paraId="2D1F1038" w14:textId="4615DD52" w:rsidR="00AB4878" w:rsidRPr="00220C73" w:rsidRDefault="000E23E4" w:rsidP="000E23E4">
      <w:pPr>
        <w:pStyle w:val="Heading1"/>
        <w:rPr>
          <w:rFonts w:ascii="Helvetica" w:hAnsi="Helvetica" w:cs="Helvetica"/>
          <w:sz w:val="24"/>
          <w:szCs w:val="24"/>
        </w:rPr>
      </w:pPr>
      <w:bookmarkStart w:id="160" w:name="_Toc131406675"/>
      <w:r w:rsidRPr="00220C73">
        <w:rPr>
          <w:rFonts w:ascii="Helvetica" w:hAnsi="Helvetica" w:cs="Helvetica"/>
          <w:sz w:val="24"/>
          <w:szCs w:val="24"/>
        </w:rPr>
        <w:t>BCS Cohort: Pathways after Education</w:t>
      </w:r>
      <w:bookmarkEnd w:id="160"/>
    </w:p>
    <w:p w14:paraId="1083ECD4" w14:textId="1CACA163" w:rsidR="000E23E4" w:rsidRPr="00220C73" w:rsidRDefault="000E23E4" w:rsidP="000E23E4">
      <w:pPr>
        <w:pStyle w:val="Heading2"/>
        <w:rPr>
          <w:rFonts w:ascii="Helvetica" w:hAnsi="Helvetica" w:cs="Helvetica"/>
          <w:sz w:val="24"/>
          <w:szCs w:val="24"/>
        </w:rPr>
      </w:pPr>
      <w:bookmarkStart w:id="161" w:name="_Toc131406676"/>
      <w:r w:rsidRPr="00220C73">
        <w:rPr>
          <w:rFonts w:ascii="Helvetica" w:hAnsi="Helvetica" w:cs="Helvetica"/>
          <w:sz w:val="24"/>
          <w:szCs w:val="24"/>
        </w:rPr>
        <w:t>Introduction</w:t>
      </w:r>
      <w:bookmarkEnd w:id="161"/>
    </w:p>
    <w:p w14:paraId="668AA002" w14:textId="77777777" w:rsidR="008C0E7A" w:rsidRPr="00220C73" w:rsidRDefault="008C0E7A" w:rsidP="008C0E7A">
      <w:pPr>
        <w:pStyle w:val="Heading2"/>
        <w:rPr>
          <w:rFonts w:ascii="Helvetica" w:hAnsi="Helvetica" w:cs="Helvetica"/>
          <w:sz w:val="24"/>
          <w:szCs w:val="24"/>
        </w:rPr>
      </w:pPr>
      <w:bookmarkStart w:id="162" w:name="_Toc131406677"/>
      <w:r w:rsidRPr="00220C73">
        <w:rPr>
          <w:rFonts w:ascii="Helvetica" w:hAnsi="Helvetica" w:cs="Helvetica"/>
          <w:sz w:val="24"/>
          <w:szCs w:val="24"/>
        </w:rPr>
        <w:t>Replicating analysis of NCDS</w:t>
      </w:r>
      <w:bookmarkEnd w:id="162"/>
    </w:p>
    <w:p w14:paraId="6F296A87" w14:textId="77777777" w:rsidR="008C0E7A" w:rsidRPr="00220C73" w:rsidRDefault="008C0E7A" w:rsidP="008C0E7A">
      <w:pPr>
        <w:pStyle w:val="Heading2"/>
        <w:rPr>
          <w:rFonts w:ascii="Helvetica" w:hAnsi="Helvetica" w:cs="Helvetica"/>
          <w:sz w:val="24"/>
          <w:szCs w:val="24"/>
        </w:rPr>
      </w:pPr>
      <w:bookmarkStart w:id="163" w:name="_Toc131406678"/>
      <w:r w:rsidRPr="00220C73">
        <w:rPr>
          <w:rFonts w:ascii="Helvetica" w:hAnsi="Helvetica" w:cs="Helvetica"/>
          <w:sz w:val="24"/>
          <w:szCs w:val="24"/>
        </w:rPr>
        <w:t>Descriptive Statistics</w:t>
      </w:r>
      <w:bookmarkEnd w:id="163"/>
    </w:p>
    <w:p w14:paraId="22E8BC46" w14:textId="77777777" w:rsidR="008C0E7A" w:rsidRPr="00220C73" w:rsidRDefault="008C0E7A" w:rsidP="008C0E7A">
      <w:pPr>
        <w:pStyle w:val="Heading2"/>
        <w:rPr>
          <w:rFonts w:ascii="Helvetica" w:hAnsi="Helvetica" w:cs="Helvetica"/>
          <w:sz w:val="24"/>
          <w:szCs w:val="24"/>
        </w:rPr>
      </w:pPr>
      <w:bookmarkStart w:id="164" w:name="_Toc131406679"/>
      <w:r w:rsidRPr="00220C73">
        <w:rPr>
          <w:rFonts w:ascii="Helvetica" w:hAnsi="Helvetica" w:cs="Helvetica"/>
          <w:sz w:val="24"/>
          <w:szCs w:val="24"/>
        </w:rPr>
        <w:t>Modelling Educational Attainment</w:t>
      </w:r>
      <w:bookmarkEnd w:id="164"/>
    </w:p>
    <w:p w14:paraId="65BC0580" w14:textId="77777777" w:rsidR="008C0E7A" w:rsidRPr="00220C73" w:rsidRDefault="008C0E7A" w:rsidP="008C0E7A">
      <w:pPr>
        <w:pStyle w:val="Heading2"/>
        <w:rPr>
          <w:rFonts w:ascii="Helvetica" w:hAnsi="Helvetica" w:cs="Helvetica"/>
          <w:sz w:val="24"/>
          <w:szCs w:val="24"/>
        </w:rPr>
      </w:pPr>
      <w:bookmarkStart w:id="165" w:name="_Toc131406680"/>
      <w:r w:rsidRPr="00220C73">
        <w:rPr>
          <w:rFonts w:ascii="Helvetica" w:hAnsi="Helvetica" w:cs="Helvetica"/>
          <w:sz w:val="24"/>
          <w:szCs w:val="24"/>
        </w:rPr>
        <w:t>Discussion and Conclusions</w:t>
      </w:r>
      <w:bookmarkEnd w:id="165"/>
    </w:p>
    <w:p w14:paraId="1DC640EA" w14:textId="603E5E56" w:rsidR="000E23E4" w:rsidRPr="00220C73" w:rsidRDefault="000E23E4" w:rsidP="008C0E7A">
      <w:pPr>
        <w:pStyle w:val="Heading1"/>
        <w:rPr>
          <w:rFonts w:ascii="Helvetica" w:hAnsi="Helvetica" w:cs="Helvetica"/>
          <w:sz w:val="24"/>
          <w:szCs w:val="24"/>
        </w:rPr>
      </w:pPr>
      <w:bookmarkStart w:id="166" w:name="_Toc131406681"/>
      <w:r w:rsidRPr="00220C73">
        <w:rPr>
          <w:rFonts w:ascii="Helvetica" w:hAnsi="Helvetica" w:cs="Helvetica"/>
          <w:sz w:val="24"/>
          <w:szCs w:val="24"/>
        </w:rPr>
        <w:t xml:space="preserve">BCS Cohort: </w:t>
      </w:r>
      <w:r w:rsidR="008C0E7A" w:rsidRPr="00220C73">
        <w:rPr>
          <w:rFonts w:ascii="Helvetica" w:hAnsi="Helvetica" w:cs="Helvetica"/>
          <w:sz w:val="24"/>
          <w:szCs w:val="24"/>
        </w:rPr>
        <w:t>Missing Data</w:t>
      </w:r>
      <w:bookmarkEnd w:id="166"/>
    </w:p>
    <w:p w14:paraId="0989594E" w14:textId="0C10D8C3" w:rsidR="008C0E7A" w:rsidRPr="00220C73" w:rsidRDefault="008C0E7A" w:rsidP="008C0E7A">
      <w:pPr>
        <w:pStyle w:val="Heading2"/>
        <w:rPr>
          <w:rFonts w:ascii="Helvetica" w:hAnsi="Helvetica" w:cs="Helvetica"/>
          <w:sz w:val="24"/>
          <w:szCs w:val="24"/>
        </w:rPr>
      </w:pPr>
      <w:bookmarkStart w:id="167" w:name="_Toc131406682"/>
      <w:r w:rsidRPr="00220C73">
        <w:rPr>
          <w:rFonts w:ascii="Helvetica" w:hAnsi="Helvetica" w:cs="Helvetica"/>
          <w:sz w:val="24"/>
          <w:szCs w:val="24"/>
        </w:rPr>
        <w:t>Missing Data in the NCDS</w:t>
      </w:r>
      <w:bookmarkEnd w:id="167"/>
    </w:p>
    <w:p w14:paraId="7D585A7F" w14:textId="0366E6F7" w:rsidR="008C0E7A" w:rsidRPr="00220C73" w:rsidRDefault="008C0E7A" w:rsidP="008C0E7A">
      <w:pPr>
        <w:pStyle w:val="Heading2"/>
        <w:rPr>
          <w:rFonts w:ascii="Helvetica" w:hAnsi="Helvetica" w:cs="Helvetica"/>
          <w:sz w:val="24"/>
          <w:szCs w:val="24"/>
        </w:rPr>
      </w:pPr>
      <w:bookmarkStart w:id="168" w:name="_Toc131406683"/>
      <w:r w:rsidRPr="00220C73">
        <w:rPr>
          <w:rFonts w:ascii="Helvetica" w:hAnsi="Helvetica" w:cs="Helvetica"/>
          <w:sz w:val="24"/>
          <w:szCs w:val="24"/>
        </w:rPr>
        <w:t>Description of the Missing Data</w:t>
      </w:r>
      <w:bookmarkEnd w:id="168"/>
    </w:p>
    <w:p w14:paraId="1DB73F24" w14:textId="36979C69" w:rsidR="008C0E7A" w:rsidRPr="00220C73" w:rsidRDefault="008C0E7A" w:rsidP="008C0E7A">
      <w:pPr>
        <w:pStyle w:val="Heading2"/>
        <w:rPr>
          <w:rFonts w:ascii="Helvetica" w:hAnsi="Helvetica" w:cs="Helvetica"/>
          <w:sz w:val="24"/>
          <w:szCs w:val="24"/>
        </w:rPr>
      </w:pPr>
      <w:bookmarkStart w:id="169" w:name="_Toc131406684"/>
      <w:r w:rsidRPr="00220C73">
        <w:rPr>
          <w:rFonts w:ascii="Helvetica" w:hAnsi="Helvetica" w:cs="Helvetica"/>
          <w:sz w:val="24"/>
          <w:szCs w:val="24"/>
        </w:rPr>
        <w:t>Missing Data for Independent Variables</w:t>
      </w:r>
      <w:bookmarkEnd w:id="169"/>
    </w:p>
    <w:p w14:paraId="71582A61" w14:textId="2042FB5E" w:rsidR="008C0E7A" w:rsidRPr="00220C73" w:rsidRDefault="008C0E7A" w:rsidP="008C0E7A">
      <w:pPr>
        <w:pStyle w:val="Heading2"/>
        <w:rPr>
          <w:rFonts w:ascii="Helvetica" w:hAnsi="Helvetica" w:cs="Helvetica"/>
          <w:sz w:val="24"/>
          <w:szCs w:val="24"/>
        </w:rPr>
      </w:pPr>
      <w:bookmarkStart w:id="170" w:name="_Toc131406685"/>
      <w:r w:rsidRPr="00220C73">
        <w:rPr>
          <w:rFonts w:ascii="Helvetica" w:hAnsi="Helvetica" w:cs="Helvetica"/>
          <w:sz w:val="24"/>
          <w:szCs w:val="24"/>
        </w:rPr>
        <w:t>Multiple Imputation by Chained Equations</w:t>
      </w:r>
      <w:bookmarkEnd w:id="170"/>
    </w:p>
    <w:p w14:paraId="44B21971" w14:textId="5E6AD1E3" w:rsidR="008C0E7A" w:rsidRPr="00220C73" w:rsidRDefault="008C0E7A" w:rsidP="008C0E7A">
      <w:pPr>
        <w:pStyle w:val="Heading2"/>
        <w:rPr>
          <w:rFonts w:ascii="Helvetica" w:hAnsi="Helvetica" w:cs="Helvetica"/>
          <w:sz w:val="24"/>
          <w:szCs w:val="24"/>
        </w:rPr>
      </w:pPr>
      <w:bookmarkStart w:id="171" w:name="_Toc131406686"/>
      <w:r w:rsidRPr="00220C73">
        <w:rPr>
          <w:rFonts w:ascii="Helvetica" w:hAnsi="Helvetica" w:cs="Helvetica"/>
          <w:sz w:val="24"/>
          <w:szCs w:val="24"/>
        </w:rPr>
        <w:t>Discussion and Conclusions</w:t>
      </w:r>
      <w:bookmarkEnd w:id="171"/>
    </w:p>
    <w:p w14:paraId="74409762" w14:textId="29E35351" w:rsidR="000E23E4" w:rsidRPr="00220C73" w:rsidRDefault="00EF5A81" w:rsidP="000E23E4">
      <w:pPr>
        <w:pStyle w:val="Heading1"/>
        <w:rPr>
          <w:rFonts w:ascii="Helvetica" w:hAnsi="Helvetica" w:cs="Helvetica"/>
          <w:sz w:val="24"/>
          <w:szCs w:val="24"/>
        </w:rPr>
      </w:pPr>
      <w:bookmarkStart w:id="172" w:name="_Toc131406687"/>
      <w:r w:rsidRPr="00220C73">
        <w:rPr>
          <w:rFonts w:ascii="Helvetica" w:hAnsi="Helvetica" w:cs="Helvetica"/>
          <w:sz w:val="24"/>
          <w:szCs w:val="24"/>
        </w:rPr>
        <w:t xml:space="preserve">Chapter </w:t>
      </w:r>
      <w:r w:rsidR="00EB018F" w:rsidRPr="00220C73">
        <w:rPr>
          <w:rFonts w:ascii="Helvetica" w:hAnsi="Helvetica" w:cs="Helvetica"/>
          <w:sz w:val="24"/>
          <w:szCs w:val="24"/>
        </w:rPr>
        <w:t>Three</w:t>
      </w:r>
      <w:r w:rsidR="000E23E4" w:rsidRPr="00220C73">
        <w:rPr>
          <w:rFonts w:ascii="Helvetica" w:hAnsi="Helvetica" w:cs="Helvetica"/>
          <w:sz w:val="24"/>
          <w:szCs w:val="24"/>
        </w:rPr>
        <w:t>: The Contemporary Context of the BHPS and UKHLS Synthetic Cohorts</w:t>
      </w:r>
      <w:bookmarkEnd w:id="172"/>
    </w:p>
    <w:p w14:paraId="6F7461C1" w14:textId="775A3DD3" w:rsidR="000E23E4" w:rsidRPr="00220C73" w:rsidRDefault="00E612BB" w:rsidP="000E23E4">
      <w:pPr>
        <w:pStyle w:val="Heading2"/>
        <w:rPr>
          <w:rFonts w:ascii="Helvetica" w:hAnsi="Helvetica" w:cs="Helvetica"/>
          <w:sz w:val="24"/>
          <w:szCs w:val="24"/>
        </w:rPr>
      </w:pPr>
      <w:bookmarkStart w:id="173" w:name="_Toc131406688"/>
      <w:r w:rsidRPr="00220C73">
        <w:rPr>
          <w:rFonts w:ascii="Helvetica" w:hAnsi="Helvetica" w:cs="Helvetica"/>
          <w:sz w:val="24"/>
          <w:szCs w:val="24"/>
        </w:rPr>
        <w:t>Introduction</w:t>
      </w:r>
      <w:r w:rsidR="000E23E4" w:rsidRPr="00220C73">
        <w:rPr>
          <w:rFonts w:ascii="Helvetica" w:hAnsi="Helvetica" w:cs="Helvetica"/>
          <w:sz w:val="24"/>
          <w:szCs w:val="24"/>
        </w:rPr>
        <w:t xml:space="preserve"> to </w:t>
      </w:r>
      <w:r w:rsidR="00EF5A81" w:rsidRPr="00220C73">
        <w:rPr>
          <w:rFonts w:ascii="Helvetica" w:hAnsi="Helvetica" w:cs="Helvetica"/>
          <w:sz w:val="24"/>
          <w:szCs w:val="24"/>
        </w:rPr>
        <w:t xml:space="preserve">Chapter </w:t>
      </w:r>
      <w:r w:rsidR="00EB018F" w:rsidRPr="00220C73">
        <w:rPr>
          <w:rFonts w:ascii="Helvetica" w:hAnsi="Helvetica" w:cs="Helvetica"/>
          <w:sz w:val="24"/>
          <w:szCs w:val="24"/>
        </w:rPr>
        <w:t>Three</w:t>
      </w:r>
      <w:bookmarkEnd w:id="173"/>
    </w:p>
    <w:p w14:paraId="6BE8F68F" w14:textId="77777777" w:rsidR="00133F51" w:rsidRPr="00220C73" w:rsidRDefault="00133F51" w:rsidP="00133F51">
      <w:pPr>
        <w:pStyle w:val="Heading2"/>
        <w:rPr>
          <w:rFonts w:ascii="Helvetica" w:hAnsi="Helvetica" w:cs="Helvetica"/>
          <w:sz w:val="24"/>
          <w:szCs w:val="24"/>
        </w:rPr>
      </w:pPr>
      <w:bookmarkStart w:id="174" w:name="_Toc131406689"/>
      <w:r w:rsidRPr="00220C73">
        <w:rPr>
          <w:rFonts w:ascii="Helvetica" w:hAnsi="Helvetica" w:cs="Helvetica"/>
          <w:sz w:val="24"/>
          <w:szCs w:val="24"/>
        </w:rPr>
        <w:t>BHPS and UKHLS Timeframe and Context</w:t>
      </w:r>
      <w:bookmarkEnd w:id="174"/>
    </w:p>
    <w:p w14:paraId="6347AD34" w14:textId="77777777" w:rsidR="00133F51" w:rsidRPr="00220C73" w:rsidRDefault="00133F51" w:rsidP="00133F51">
      <w:pPr>
        <w:pStyle w:val="Heading3"/>
        <w:rPr>
          <w:rFonts w:ascii="Helvetica" w:hAnsi="Helvetica" w:cs="Helvetica"/>
        </w:rPr>
      </w:pPr>
      <w:bookmarkStart w:id="175" w:name="_Toc131406690"/>
      <w:r w:rsidRPr="00220C73">
        <w:rPr>
          <w:rFonts w:ascii="Helvetica" w:hAnsi="Helvetica" w:cs="Helvetica"/>
        </w:rPr>
        <w:t>Education and Vocation</w:t>
      </w:r>
      <w:bookmarkEnd w:id="175"/>
    </w:p>
    <w:p w14:paraId="4FCC9B67" w14:textId="77777777" w:rsidR="00133F51" w:rsidRPr="00220C73" w:rsidRDefault="00133F51" w:rsidP="00133F51">
      <w:pPr>
        <w:pStyle w:val="Heading3"/>
        <w:rPr>
          <w:rFonts w:ascii="Helvetica" w:hAnsi="Helvetica" w:cs="Helvetica"/>
        </w:rPr>
      </w:pPr>
      <w:bookmarkStart w:id="176" w:name="_Toc131406691"/>
      <w:r w:rsidRPr="00220C73">
        <w:rPr>
          <w:rFonts w:ascii="Helvetica" w:hAnsi="Helvetica" w:cs="Helvetica"/>
        </w:rPr>
        <w:t>Labour Market</w:t>
      </w:r>
      <w:bookmarkEnd w:id="176"/>
    </w:p>
    <w:p w14:paraId="77728D64" w14:textId="77777777" w:rsidR="00133F51" w:rsidRPr="00220C73" w:rsidRDefault="00133F51" w:rsidP="00133F51">
      <w:pPr>
        <w:pStyle w:val="Heading3"/>
        <w:rPr>
          <w:rFonts w:ascii="Helvetica" w:hAnsi="Helvetica" w:cs="Helvetica"/>
        </w:rPr>
      </w:pPr>
      <w:bookmarkStart w:id="177" w:name="_Toc131406692"/>
      <w:r w:rsidRPr="00220C73">
        <w:rPr>
          <w:rFonts w:ascii="Helvetica" w:hAnsi="Helvetica" w:cs="Helvetica"/>
        </w:rPr>
        <w:t>Family</w:t>
      </w:r>
      <w:bookmarkEnd w:id="177"/>
    </w:p>
    <w:p w14:paraId="7FF9D6AE" w14:textId="77777777" w:rsidR="00133F51" w:rsidRPr="00220C73" w:rsidRDefault="00133F51" w:rsidP="00133F51">
      <w:pPr>
        <w:pStyle w:val="Heading2"/>
        <w:rPr>
          <w:rFonts w:ascii="Helvetica" w:hAnsi="Helvetica" w:cs="Helvetica"/>
          <w:sz w:val="24"/>
          <w:szCs w:val="24"/>
        </w:rPr>
      </w:pPr>
      <w:bookmarkStart w:id="178" w:name="_Toc131406693"/>
      <w:r w:rsidRPr="00220C73">
        <w:rPr>
          <w:rFonts w:ascii="Helvetica" w:hAnsi="Helvetica" w:cs="Helvetica"/>
          <w:sz w:val="24"/>
          <w:szCs w:val="24"/>
        </w:rPr>
        <w:t>Data and Methods</w:t>
      </w:r>
      <w:bookmarkEnd w:id="178"/>
    </w:p>
    <w:p w14:paraId="2EADCC65" w14:textId="77777777" w:rsidR="00133F51" w:rsidRPr="00220C73" w:rsidRDefault="00133F51" w:rsidP="00133F51">
      <w:pPr>
        <w:pStyle w:val="Heading3"/>
        <w:rPr>
          <w:rFonts w:ascii="Helvetica" w:hAnsi="Helvetica" w:cs="Helvetica"/>
        </w:rPr>
      </w:pPr>
      <w:bookmarkStart w:id="179" w:name="_Toc131406694"/>
      <w:r w:rsidRPr="00220C73">
        <w:rPr>
          <w:rFonts w:ascii="Helvetica" w:hAnsi="Helvetica" w:cs="Helvetica"/>
        </w:rPr>
        <w:t>Introduction to the BCS data</w:t>
      </w:r>
      <w:bookmarkEnd w:id="179"/>
    </w:p>
    <w:p w14:paraId="5C8709D8" w14:textId="77777777" w:rsidR="00133F51" w:rsidRPr="00220C73" w:rsidRDefault="00133F51" w:rsidP="00133F51">
      <w:pPr>
        <w:pStyle w:val="Heading3"/>
        <w:rPr>
          <w:rFonts w:ascii="Helvetica" w:hAnsi="Helvetica" w:cs="Helvetica"/>
        </w:rPr>
      </w:pPr>
      <w:bookmarkStart w:id="180" w:name="_Toc131406695"/>
      <w:r w:rsidRPr="00220C73">
        <w:rPr>
          <w:rFonts w:ascii="Helvetica" w:hAnsi="Helvetica" w:cs="Helvetica"/>
        </w:rPr>
        <w:t>Introduction to measures for subsequent analysis</w:t>
      </w:r>
      <w:bookmarkEnd w:id="180"/>
    </w:p>
    <w:p w14:paraId="4391846D" w14:textId="77777777" w:rsidR="00133F51" w:rsidRPr="00220C73" w:rsidRDefault="00133F51" w:rsidP="00133F51">
      <w:pPr>
        <w:pStyle w:val="Heading3"/>
        <w:rPr>
          <w:rFonts w:ascii="Helvetica" w:hAnsi="Helvetica" w:cs="Helvetica"/>
        </w:rPr>
      </w:pPr>
      <w:bookmarkStart w:id="181" w:name="_Toc131406696"/>
      <w:r w:rsidRPr="00220C73">
        <w:rPr>
          <w:rFonts w:ascii="Helvetica" w:hAnsi="Helvetica" w:cs="Helvetica"/>
        </w:rPr>
        <w:t>Analysis Methods</w:t>
      </w:r>
      <w:bookmarkEnd w:id="181"/>
    </w:p>
    <w:p w14:paraId="5F3E1643" w14:textId="77777777" w:rsidR="00133F51" w:rsidRPr="00220C73" w:rsidRDefault="00133F51" w:rsidP="00133F51">
      <w:pPr>
        <w:rPr>
          <w:rFonts w:ascii="Helvetica" w:hAnsi="Helvetica" w:cs="Helvetica"/>
          <w:sz w:val="24"/>
          <w:szCs w:val="24"/>
        </w:rPr>
      </w:pPr>
    </w:p>
    <w:p w14:paraId="731370B0" w14:textId="27591C44" w:rsidR="000E23E4" w:rsidRPr="00220C73" w:rsidRDefault="000E23E4" w:rsidP="000E23E4">
      <w:pPr>
        <w:pStyle w:val="Heading1"/>
        <w:rPr>
          <w:rFonts w:ascii="Helvetica" w:hAnsi="Helvetica" w:cs="Helvetica"/>
          <w:sz w:val="24"/>
          <w:szCs w:val="24"/>
        </w:rPr>
      </w:pPr>
      <w:bookmarkStart w:id="182" w:name="_Toc131406697"/>
      <w:r w:rsidRPr="00220C73">
        <w:rPr>
          <w:rFonts w:ascii="Helvetica" w:hAnsi="Helvetica" w:cs="Helvetica"/>
          <w:sz w:val="24"/>
          <w:szCs w:val="24"/>
        </w:rPr>
        <w:lastRenderedPageBreak/>
        <w:t>Synthetic Cohorts at End of Mandatory Schooling a Replication Analysis</w:t>
      </w:r>
      <w:bookmarkEnd w:id="182"/>
    </w:p>
    <w:p w14:paraId="0E9D939C" w14:textId="3F1EE30D" w:rsidR="0054118B" w:rsidRPr="00220C73" w:rsidRDefault="0054118B" w:rsidP="0054118B">
      <w:pPr>
        <w:pStyle w:val="Heading2"/>
        <w:rPr>
          <w:rFonts w:ascii="Helvetica" w:hAnsi="Helvetica" w:cs="Helvetica"/>
          <w:sz w:val="24"/>
          <w:szCs w:val="24"/>
        </w:rPr>
      </w:pPr>
      <w:bookmarkStart w:id="183" w:name="_Toc131406698"/>
      <w:r w:rsidRPr="00220C73">
        <w:rPr>
          <w:rFonts w:ascii="Helvetica" w:hAnsi="Helvetica" w:cs="Helvetica"/>
          <w:sz w:val="24"/>
          <w:szCs w:val="24"/>
        </w:rPr>
        <w:t>Introduction</w:t>
      </w:r>
      <w:bookmarkEnd w:id="183"/>
    </w:p>
    <w:p w14:paraId="0AD4404D" w14:textId="202EB202" w:rsidR="000E23E4" w:rsidRPr="00220C73" w:rsidRDefault="000E23E4" w:rsidP="000E23E4">
      <w:pPr>
        <w:pStyle w:val="Heading2"/>
        <w:rPr>
          <w:rFonts w:ascii="Helvetica" w:hAnsi="Helvetica" w:cs="Helvetica"/>
          <w:sz w:val="24"/>
          <w:szCs w:val="24"/>
        </w:rPr>
      </w:pPr>
      <w:bookmarkStart w:id="184" w:name="_Toc131406699"/>
      <w:r w:rsidRPr="00220C73">
        <w:rPr>
          <w:rFonts w:ascii="Helvetica" w:hAnsi="Helvetica" w:cs="Helvetica"/>
          <w:sz w:val="24"/>
          <w:szCs w:val="24"/>
        </w:rPr>
        <w:t>Replicating Analysis</w:t>
      </w:r>
      <w:bookmarkEnd w:id="184"/>
    </w:p>
    <w:p w14:paraId="2DD772A7" w14:textId="28CB35DE" w:rsidR="000E23E4" w:rsidRPr="00220C73" w:rsidRDefault="000E23E4" w:rsidP="000E23E4">
      <w:pPr>
        <w:pStyle w:val="Heading2"/>
        <w:rPr>
          <w:rFonts w:ascii="Helvetica" w:hAnsi="Helvetica" w:cs="Helvetica"/>
          <w:sz w:val="24"/>
          <w:szCs w:val="24"/>
        </w:rPr>
      </w:pPr>
      <w:bookmarkStart w:id="185" w:name="_Toc131406700"/>
      <w:r w:rsidRPr="00220C73">
        <w:rPr>
          <w:rFonts w:ascii="Helvetica" w:hAnsi="Helvetica" w:cs="Helvetica"/>
          <w:sz w:val="24"/>
          <w:szCs w:val="24"/>
        </w:rPr>
        <w:t>Synthetic Cohorts</w:t>
      </w:r>
      <w:bookmarkEnd w:id="185"/>
    </w:p>
    <w:p w14:paraId="756483D0" w14:textId="77777777" w:rsidR="000E23E4" w:rsidRPr="00220C73" w:rsidRDefault="000E23E4" w:rsidP="000E23E4">
      <w:pPr>
        <w:pStyle w:val="Heading2"/>
        <w:rPr>
          <w:rFonts w:ascii="Helvetica" w:hAnsi="Helvetica" w:cs="Helvetica"/>
          <w:sz w:val="24"/>
          <w:szCs w:val="24"/>
        </w:rPr>
      </w:pPr>
      <w:bookmarkStart w:id="186" w:name="_Toc131406701"/>
      <w:r w:rsidRPr="00220C73">
        <w:rPr>
          <w:rFonts w:ascii="Helvetica" w:hAnsi="Helvetica" w:cs="Helvetica"/>
          <w:sz w:val="24"/>
          <w:szCs w:val="24"/>
        </w:rPr>
        <w:t>Descriptive Statistics</w:t>
      </w:r>
      <w:bookmarkEnd w:id="186"/>
    </w:p>
    <w:p w14:paraId="16DE4B8F" w14:textId="588E0C37" w:rsidR="000E23E4" w:rsidRPr="00220C73" w:rsidRDefault="000E23E4" w:rsidP="000E23E4">
      <w:pPr>
        <w:pStyle w:val="Heading2"/>
        <w:rPr>
          <w:rFonts w:ascii="Helvetica" w:hAnsi="Helvetica" w:cs="Helvetica"/>
          <w:sz w:val="24"/>
          <w:szCs w:val="24"/>
        </w:rPr>
      </w:pPr>
      <w:bookmarkStart w:id="187" w:name="_Toc131406702"/>
      <w:r w:rsidRPr="00220C73">
        <w:rPr>
          <w:rFonts w:ascii="Helvetica" w:hAnsi="Helvetica" w:cs="Helvetica"/>
          <w:sz w:val="24"/>
          <w:szCs w:val="24"/>
        </w:rPr>
        <w:t>Modelling Educational Attainment</w:t>
      </w:r>
      <w:bookmarkEnd w:id="187"/>
      <w:r w:rsidRPr="00220C73">
        <w:rPr>
          <w:rFonts w:ascii="Helvetica" w:hAnsi="Helvetica" w:cs="Helvetica"/>
          <w:sz w:val="24"/>
          <w:szCs w:val="24"/>
        </w:rPr>
        <w:t xml:space="preserve"> </w:t>
      </w:r>
    </w:p>
    <w:p w14:paraId="5C7775C4" w14:textId="2625C1DD" w:rsidR="000E23E4" w:rsidRPr="00220C73" w:rsidRDefault="000E23E4" w:rsidP="000E23E4">
      <w:pPr>
        <w:pStyle w:val="Heading2"/>
        <w:rPr>
          <w:rFonts w:ascii="Helvetica" w:hAnsi="Helvetica" w:cs="Helvetica"/>
          <w:sz w:val="24"/>
          <w:szCs w:val="24"/>
        </w:rPr>
      </w:pPr>
      <w:bookmarkStart w:id="188" w:name="_Toc131406703"/>
      <w:r w:rsidRPr="00220C73">
        <w:rPr>
          <w:rFonts w:ascii="Helvetica" w:hAnsi="Helvetica" w:cs="Helvetica"/>
          <w:sz w:val="24"/>
          <w:szCs w:val="24"/>
        </w:rPr>
        <w:t>Missing Data</w:t>
      </w:r>
      <w:bookmarkEnd w:id="188"/>
    </w:p>
    <w:p w14:paraId="118B09BD" w14:textId="72BDD692" w:rsidR="000E23E4" w:rsidRPr="00220C73" w:rsidRDefault="000E23E4" w:rsidP="000E23E4">
      <w:pPr>
        <w:pStyle w:val="Heading2"/>
        <w:rPr>
          <w:rFonts w:ascii="Helvetica" w:hAnsi="Helvetica" w:cs="Helvetica"/>
          <w:sz w:val="24"/>
          <w:szCs w:val="24"/>
        </w:rPr>
      </w:pPr>
      <w:bookmarkStart w:id="189" w:name="_Toc131406704"/>
      <w:r w:rsidRPr="00220C73">
        <w:rPr>
          <w:rFonts w:ascii="Helvetica" w:hAnsi="Helvetica" w:cs="Helvetica"/>
          <w:sz w:val="24"/>
          <w:szCs w:val="24"/>
        </w:rPr>
        <w:t>Discussion and Conclusions</w:t>
      </w:r>
      <w:bookmarkEnd w:id="189"/>
    </w:p>
    <w:p w14:paraId="77DDA6F5" w14:textId="65A35B77" w:rsidR="000E23E4" w:rsidRPr="00220C73" w:rsidRDefault="000E23E4" w:rsidP="000E23E4">
      <w:pPr>
        <w:pStyle w:val="Heading1"/>
        <w:rPr>
          <w:rFonts w:ascii="Helvetica" w:hAnsi="Helvetica" w:cs="Helvetica"/>
          <w:sz w:val="24"/>
          <w:szCs w:val="24"/>
        </w:rPr>
      </w:pPr>
      <w:bookmarkStart w:id="190" w:name="_Toc131406705"/>
      <w:r w:rsidRPr="00220C73">
        <w:rPr>
          <w:rFonts w:ascii="Helvetica" w:hAnsi="Helvetica" w:cs="Helvetica"/>
          <w:sz w:val="24"/>
          <w:szCs w:val="24"/>
        </w:rPr>
        <w:t>Synthetic Cohorts and Pathways after Education</w:t>
      </w:r>
      <w:bookmarkEnd w:id="190"/>
    </w:p>
    <w:p w14:paraId="5745C20B" w14:textId="5E516646" w:rsidR="000E23E4" w:rsidRPr="00220C73" w:rsidRDefault="000E23E4" w:rsidP="000E23E4">
      <w:pPr>
        <w:pStyle w:val="Heading2"/>
        <w:rPr>
          <w:rFonts w:ascii="Helvetica" w:hAnsi="Helvetica" w:cs="Helvetica"/>
          <w:sz w:val="24"/>
          <w:szCs w:val="24"/>
        </w:rPr>
      </w:pPr>
      <w:bookmarkStart w:id="191" w:name="_Toc131406706"/>
      <w:r w:rsidRPr="00220C73">
        <w:rPr>
          <w:rFonts w:ascii="Helvetica" w:hAnsi="Helvetica" w:cs="Helvetica"/>
          <w:sz w:val="24"/>
          <w:szCs w:val="24"/>
        </w:rPr>
        <w:t>Introduction</w:t>
      </w:r>
      <w:bookmarkEnd w:id="191"/>
    </w:p>
    <w:p w14:paraId="73CD6E42" w14:textId="47311F98" w:rsidR="000E23E4" w:rsidRPr="00220C73" w:rsidRDefault="0054118B" w:rsidP="0054118B">
      <w:pPr>
        <w:pStyle w:val="Heading2"/>
        <w:rPr>
          <w:rFonts w:ascii="Helvetica" w:hAnsi="Helvetica" w:cs="Helvetica"/>
          <w:sz w:val="24"/>
          <w:szCs w:val="24"/>
        </w:rPr>
      </w:pPr>
      <w:bookmarkStart w:id="192" w:name="_Toc131406707"/>
      <w:r w:rsidRPr="00220C73">
        <w:rPr>
          <w:rFonts w:ascii="Helvetica" w:hAnsi="Helvetica" w:cs="Helvetica"/>
          <w:sz w:val="24"/>
          <w:szCs w:val="24"/>
        </w:rPr>
        <w:t>Replicating Analysis</w:t>
      </w:r>
      <w:bookmarkEnd w:id="192"/>
    </w:p>
    <w:p w14:paraId="4295EB53" w14:textId="0B1A3444" w:rsidR="0054118B" w:rsidRPr="00220C73" w:rsidRDefault="0054118B" w:rsidP="0054118B">
      <w:pPr>
        <w:pStyle w:val="Heading2"/>
        <w:rPr>
          <w:rFonts w:ascii="Helvetica" w:hAnsi="Helvetica" w:cs="Helvetica"/>
          <w:sz w:val="24"/>
          <w:szCs w:val="24"/>
        </w:rPr>
      </w:pPr>
      <w:bookmarkStart w:id="193" w:name="_Toc131406708"/>
      <w:r w:rsidRPr="00220C73">
        <w:rPr>
          <w:rFonts w:ascii="Helvetica" w:hAnsi="Helvetica" w:cs="Helvetica"/>
          <w:sz w:val="24"/>
          <w:szCs w:val="24"/>
        </w:rPr>
        <w:t>Descriptive Statistics</w:t>
      </w:r>
      <w:bookmarkEnd w:id="193"/>
    </w:p>
    <w:p w14:paraId="0753C0C4" w14:textId="2D023970" w:rsidR="0054118B" w:rsidRPr="00220C73" w:rsidRDefault="0054118B" w:rsidP="0054118B">
      <w:pPr>
        <w:pStyle w:val="Heading2"/>
        <w:rPr>
          <w:rFonts w:ascii="Helvetica" w:hAnsi="Helvetica" w:cs="Helvetica"/>
          <w:sz w:val="24"/>
          <w:szCs w:val="24"/>
        </w:rPr>
      </w:pPr>
      <w:bookmarkStart w:id="194" w:name="_Toc131406709"/>
      <w:r w:rsidRPr="00220C73">
        <w:rPr>
          <w:rFonts w:ascii="Helvetica" w:hAnsi="Helvetica" w:cs="Helvetica"/>
          <w:sz w:val="24"/>
          <w:szCs w:val="24"/>
        </w:rPr>
        <w:t>Modelling Pathways after Mandatory Schooling</w:t>
      </w:r>
      <w:bookmarkEnd w:id="194"/>
    </w:p>
    <w:p w14:paraId="49623E0D" w14:textId="4C7E9450" w:rsidR="0054118B" w:rsidRPr="00220C73" w:rsidRDefault="0054118B" w:rsidP="0054118B">
      <w:pPr>
        <w:pStyle w:val="Heading2"/>
        <w:rPr>
          <w:rFonts w:ascii="Helvetica" w:hAnsi="Helvetica" w:cs="Helvetica"/>
          <w:sz w:val="24"/>
          <w:szCs w:val="24"/>
        </w:rPr>
      </w:pPr>
      <w:bookmarkStart w:id="195" w:name="_Toc131406710"/>
      <w:r w:rsidRPr="00220C73">
        <w:rPr>
          <w:rFonts w:ascii="Helvetica" w:hAnsi="Helvetica" w:cs="Helvetica"/>
          <w:sz w:val="24"/>
          <w:szCs w:val="24"/>
        </w:rPr>
        <w:t>Missing Data</w:t>
      </w:r>
      <w:bookmarkEnd w:id="195"/>
    </w:p>
    <w:p w14:paraId="2F0CA1DF" w14:textId="49ABBAEA" w:rsidR="0054118B" w:rsidRPr="00220C73" w:rsidRDefault="0054118B" w:rsidP="0054118B">
      <w:pPr>
        <w:pStyle w:val="Heading2"/>
        <w:rPr>
          <w:rFonts w:ascii="Helvetica" w:hAnsi="Helvetica" w:cs="Helvetica"/>
          <w:sz w:val="24"/>
          <w:szCs w:val="24"/>
        </w:rPr>
      </w:pPr>
      <w:bookmarkStart w:id="196" w:name="_Toc131406711"/>
      <w:r w:rsidRPr="00220C73">
        <w:rPr>
          <w:rFonts w:ascii="Helvetica" w:hAnsi="Helvetica" w:cs="Helvetica"/>
          <w:sz w:val="24"/>
          <w:szCs w:val="24"/>
        </w:rPr>
        <w:t>Discussion and Conclusions</w:t>
      </w:r>
      <w:bookmarkEnd w:id="196"/>
    </w:p>
    <w:p w14:paraId="5C2E88D5" w14:textId="6A8C8CC0" w:rsidR="0054118B" w:rsidRPr="00220C73" w:rsidRDefault="0054118B" w:rsidP="0054118B">
      <w:pPr>
        <w:pStyle w:val="Heading1"/>
        <w:rPr>
          <w:rFonts w:ascii="Helvetica" w:hAnsi="Helvetica" w:cs="Helvetica"/>
          <w:sz w:val="24"/>
          <w:szCs w:val="24"/>
        </w:rPr>
      </w:pPr>
      <w:bookmarkStart w:id="197" w:name="_Toc131406712"/>
      <w:r w:rsidRPr="00220C73">
        <w:rPr>
          <w:rFonts w:ascii="Helvetica" w:hAnsi="Helvetica" w:cs="Helvetica"/>
          <w:sz w:val="24"/>
          <w:szCs w:val="24"/>
        </w:rPr>
        <w:t xml:space="preserve">Synthetic Cohorts: </w:t>
      </w:r>
      <w:r w:rsidR="00E612BB" w:rsidRPr="00220C73">
        <w:rPr>
          <w:rFonts w:ascii="Helvetica" w:hAnsi="Helvetica" w:cs="Helvetica"/>
          <w:sz w:val="24"/>
          <w:szCs w:val="24"/>
        </w:rPr>
        <w:t>Unemployment</w:t>
      </w:r>
      <w:r w:rsidRPr="00220C73">
        <w:rPr>
          <w:rFonts w:ascii="Helvetica" w:hAnsi="Helvetica" w:cs="Helvetica"/>
          <w:sz w:val="24"/>
          <w:szCs w:val="24"/>
        </w:rPr>
        <w:t xml:space="preserve"> and the Labour Market</w:t>
      </w:r>
      <w:bookmarkEnd w:id="197"/>
    </w:p>
    <w:p w14:paraId="6321503B" w14:textId="0E86510B" w:rsidR="0054118B" w:rsidRPr="00220C73" w:rsidRDefault="0054118B" w:rsidP="0054118B">
      <w:pPr>
        <w:pStyle w:val="Heading2"/>
        <w:rPr>
          <w:rFonts w:ascii="Helvetica" w:hAnsi="Helvetica" w:cs="Helvetica"/>
          <w:sz w:val="24"/>
          <w:szCs w:val="24"/>
        </w:rPr>
      </w:pPr>
      <w:bookmarkStart w:id="198" w:name="_Toc131406713"/>
      <w:r w:rsidRPr="00220C73">
        <w:rPr>
          <w:rFonts w:ascii="Helvetica" w:hAnsi="Helvetica" w:cs="Helvetica"/>
          <w:sz w:val="24"/>
          <w:szCs w:val="24"/>
        </w:rPr>
        <w:t>Introduction</w:t>
      </w:r>
      <w:bookmarkEnd w:id="198"/>
    </w:p>
    <w:p w14:paraId="51DFC798" w14:textId="25EB77F1" w:rsidR="0054118B" w:rsidRPr="00220C73" w:rsidRDefault="0054118B" w:rsidP="0054118B">
      <w:pPr>
        <w:pStyle w:val="Heading2"/>
        <w:rPr>
          <w:rFonts w:ascii="Helvetica" w:hAnsi="Helvetica" w:cs="Helvetica"/>
          <w:sz w:val="24"/>
          <w:szCs w:val="24"/>
        </w:rPr>
      </w:pPr>
      <w:bookmarkStart w:id="199" w:name="_Toc131406714"/>
      <w:r w:rsidRPr="00220C73">
        <w:rPr>
          <w:rFonts w:ascii="Helvetica" w:hAnsi="Helvetica" w:cs="Helvetica"/>
          <w:sz w:val="24"/>
          <w:szCs w:val="24"/>
        </w:rPr>
        <w:t>Descriptive Statistics</w:t>
      </w:r>
      <w:bookmarkEnd w:id="199"/>
    </w:p>
    <w:p w14:paraId="55652D4B" w14:textId="7381751F" w:rsidR="0054118B" w:rsidRPr="00220C73" w:rsidRDefault="0054118B" w:rsidP="0054118B">
      <w:pPr>
        <w:pStyle w:val="Heading2"/>
        <w:rPr>
          <w:rFonts w:ascii="Helvetica" w:hAnsi="Helvetica" w:cs="Helvetica"/>
          <w:sz w:val="24"/>
          <w:szCs w:val="24"/>
        </w:rPr>
      </w:pPr>
      <w:bookmarkStart w:id="200" w:name="_Toc131406715"/>
      <w:r w:rsidRPr="00220C73">
        <w:rPr>
          <w:rFonts w:ascii="Helvetica" w:hAnsi="Helvetica" w:cs="Helvetica"/>
          <w:sz w:val="24"/>
          <w:szCs w:val="24"/>
        </w:rPr>
        <w:t>Modelling Unemployment</w:t>
      </w:r>
      <w:bookmarkEnd w:id="200"/>
    </w:p>
    <w:p w14:paraId="48771561" w14:textId="5E191E5A" w:rsidR="0054118B" w:rsidRPr="00220C73" w:rsidRDefault="0054118B" w:rsidP="0054118B">
      <w:pPr>
        <w:pStyle w:val="Heading2"/>
        <w:rPr>
          <w:rFonts w:ascii="Helvetica" w:hAnsi="Helvetica" w:cs="Helvetica"/>
          <w:sz w:val="24"/>
          <w:szCs w:val="24"/>
        </w:rPr>
      </w:pPr>
      <w:bookmarkStart w:id="201" w:name="_Toc131406716"/>
      <w:r w:rsidRPr="00220C73">
        <w:rPr>
          <w:rFonts w:ascii="Helvetica" w:hAnsi="Helvetica" w:cs="Helvetica"/>
          <w:sz w:val="24"/>
          <w:szCs w:val="24"/>
        </w:rPr>
        <w:t>Missing Data</w:t>
      </w:r>
      <w:bookmarkEnd w:id="201"/>
    </w:p>
    <w:p w14:paraId="04AE40E2" w14:textId="4BD32A1D" w:rsidR="0054118B" w:rsidRPr="00220C73" w:rsidRDefault="0054118B" w:rsidP="0054118B">
      <w:pPr>
        <w:pStyle w:val="Heading2"/>
        <w:rPr>
          <w:rFonts w:ascii="Helvetica" w:hAnsi="Helvetica" w:cs="Helvetica"/>
          <w:sz w:val="24"/>
          <w:szCs w:val="24"/>
        </w:rPr>
      </w:pPr>
      <w:bookmarkStart w:id="202" w:name="_Toc131406717"/>
      <w:r w:rsidRPr="00220C73">
        <w:rPr>
          <w:rFonts w:ascii="Helvetica" w:hAnsi="Helvetica" w:cs="Helvetica"/>
          <w:sz w:val="24"/>
          <w:szCs w:val="24"/>
        </w:rPr>
        <w:t>Discussion and Conclusions</w:t>
      </w:r>
      <w:bookmarkEnd w:id="202"/>
    </w:p>
    <w:p w14:paraId="7F037D5D" w14:textId="77C241F9" w:rsidR="0054118B" w:rsidRPr="00220C73" w:rsidRDefault="0054118B" w:rsidP="0054118B">
      <w:pPr>
        <w:pStyle w:val="Heading1"/>
        <w:rPr>
          <w:rFonts w:ascii="Helvetica" w:hAnsi="Helvetica" w:cs="Helvetica"/>
          <w:sz w:val="24"/>
          <w:szCs w:val="24"/>
        </w:rPr>
      </w:pPr>
      <w:bookmarkStart w:id="203" w:name="_Toc131406718"/>
      <w:r w:rsidRPr="00220C73">
        <w:rPr>
          <w:rFonts w:ascii="Helvetica" w:hAnsi="Helvetica" w:cs="Helvetica"/>
          <w:sz w:val="24"/>
          <w:szCs w:val="24"/>
        </w:rPr>
        <w:t>Missing data in the BHPS and UKHLS</w:t>
      </w:r>
      <w:bookmarkEnd w:id="203"/>
    </w:p>
    <w:p w14:paraId="67FDF951" w14:textId="537C696D" w:rsidR="0054118B" w:rsidRPr="00220C73" w:rsidRDefault="0054118B" w:rsidP="0054118B">
      <w:pPr>
        <w:pStyle w:val="Heading2"/>
        <w:rPr>
          <w:rFonts w:ascii="Helvetica" w:hAnsi="Helvetica" w:cs="Helvetica"/>
          <w:sz w:val="24"/>
          <w:szCs w:val="24"/>
        </w:rPr>
      </w:pPr>
      <w:bookmarkStart w:id="204" w:name="_Toc131406719"/>
      <w:r w:rsidRPr="00220C73">
        <w:rPr>
          <w:rFonts w:ascii="Helvetica" w:hAnsi="Helvetica" w:cs="Helvetica"/>
          <w:sz w:val="24"/>
          <w:szCs w:val="24"/>
        </w:rPr>
        <w:t>Introduction</w:t>
      </w:r>
      <w:bookmarkEnd w:id="204"/>
    </w:p>
    <w:p w14:paraId="66E5576F" w14:textId="20941B91" w:rsidR="0054118B" w:rsidRPr="00220C73" w:rsidRDefault="0054118B" w:rsidP="0054118B">
      <w:pPr>
        <w:pStyle w:val="Heading2"/>
        <w:rPr>
          <w:rFonts w:ascii="Helvetica" w:hAnsi="Helvetica" w:cs="Helvetica"/>
          <w:sz w:val="24"/>
          <w:szCs w:val="24"/>
        </w:rPr>
      </w:pPr>
      <w:bookmarkStart w:id="205" w:name="_Toc131406720"/>
      <w:r w:rsidRPr="00220C73">
        <w:rPr>
          <w:rFonts w:ascii="Helvetica" w:hAnsi="Helvetica" w:cs="Helvetica"/>
          <w:sz w:val="24"/>
          <w:szCs w:val="24"/>
        </w:rPr>
        <w:t>Missing Data</w:t>
      </w:r>
      <w:bookmarkEnd w:id="205"/>
    </w:p>
    <w:p w14:paraId="6CF24AF0" w14:textId="2A70AE5D" w:rsidR="0054118B" w:rsidRPr="00220C73" w:rsidRDefault="0054118B" w:rsidP="0054118B">
      <w:pPr>
        <w:pStyle w:val="Heading2"/>
        <w:rPr>
          <w:rFonts w:ascii="Helvetica" w:hAnsi="Helvetica" w:cs="Helvetica"/>
          <w:sz w:val="24"/>
          <w:szCs w:val="24"/>
        </w:rPr>
      </w:pPr>
      <w:bookmarkStart w:id="206" w:name="_Toc131406721"/>
      <w:r w:rsidRPr="00220C73">
        <w:rPr>
          <w:rFonts w:ascii="Helvetica" w:hAnsi="Helvetica" w:cs="Helvetica"/>
          <w:sz w:val="24"/>
          <w:szCs w:val="24"/>
        </w:rPr>
        <w:t>Missing Data in the UKHLS</w:t>
      </w:r>
      <w:bookmarkEnd w:id="206"/>
    </w:p>
    <w:p w14:paraId="3FDE0146" w14:textId="6F6443D3" w:rsidR="0054118B" w:rsidRPr="00220C73" w:rsidRDefault="0054118B" w:rsidP="0054118B">
      <w:pPr>
        <w:pStyle w:val="Heading2"/>
        <w:rPr>
          <w:rFonts w:ascii="Helvetica" w:hAnsi="Helvetica" w:cs="Helvetica"/>
          <w:sz w:val="24"/>
          <w:szCs w:val="24"/>
        </w:rPr>
      </w:pPr>
      <w:bookmarkStart w:id="207" w:name="_Toc131406722"/>
      <w:r w:rsidRPr="00220C73">
        <w:rPr>
          <w:rFonts w:ascii="Helvetica" w:hAnsi="Helvetica" w:cs="Helvetica"/>
          <w:sz w:val="24"/>
          <w:szCs w:val="24"/>
        </w:rPr>
        <w:t>Description of the Missing Data</w:t>
      </w:r>
      <w:bookmarkEnd w:id="207"/>
    </w:p>
    <w:p w14:paraId="748AF9D3" w14:textId="67C4AC71" w:rsidR="0054118B" w:rsidRPr="00220C73" w:rsidRDefault="0054118B" w:rsidP="0054118B">
      <w:pPr>
        <w:pStyle w:val="Heading2"/>
        <w:rPr>
          <w:rFonts w:ascii="Helvetica" w:hAnsi="Helvetica" w:cs="Helvetica"/>
          <w:sz w:val="24"/>
          <w:szCs w:val="24"/>
        </w:rPr>
      </w:pPr>
      <w:bookmarkStart w:id="208" w:name="_Toc131406723"/>
      <w:r w:rsidRPr="00220C73">
        <w:rPr>
          <w:rFonts w:ascii="Helvetica" w:hAnsi="Helvetica" w:cs="Helvetica"/>
          <w:sz w:val="24"/>
          <w:szCs w:val="24"/>
        </w:rPr>
        <w:t>Missing Data for Independent Variables</w:t>
      </w:r>
      <w:bookmarkEnd w:id="208"/>
      <w:r w:rsidRPr="00220C73">
        <w:rPr>
          <w:rFonts w:ascii="Helvetica" w:hAnsi="Helvetica" w:cs="Helvetica"/>
          <w:sz w:val="24"/>
          <w:szCs w:val="24"/>
        </w:rPr>
        <w:t xml:space="preserve"> </w:t>
      </w:r>
    </w:p>
    <w:p w14:paraId="7F1855D2" w14:textId="3B78EC8C" w:rsidR="0054118B" w:rsidRPr="00220C73" w:rsidRDefault="0054118B" w:rsidP="0054118B">
      <w:pPr>
        <w:pStyle w:val="Heading2"/>
        <w:rPr>
          <w:rFonts w:ascii="Helvetica" w:hAnsi="Helvetica" w:cs="Helvetica"/>
          <w:sz w:val="24"/>
          <w:szCs w:val="24"/>
        </w:rPr>
      </w:pPr>
      <w:bookmarkStart w:id="209" w:name="_Toc131406724"/>
      <w:r w:rsidRPr="00220C73">
        <w:rPr>
          <w:rFonts w:ascii="Helvetica" w:hAnsi="Helvetica" w:cs="Helvetica"/>
          <w:sz w:val="24"/>
          <w:szCs w:val="24"/>
        </w:rPr>
        <w:t>Multiple Imputation by Chained Equations</w:t>
      </w:r>
      <w:bookmarkEnd w:id="209"/>
    </w:p>
    <w:p w14:paraId="5F9B5B55" w14:textId="7ED9E889" w:rsidR="00EB018F" w:rsidRPr="00220C73" w:rsidRDefault="0054118B" w:rsidP="00EB018F">
      <w:pPr>
        <w:pStyle w:val="Heading2"/>
        <w:rPr>
          <w:rFonts w:ascii="Helvetica" w:hAnsi="Helvetica" w:cs="Helvetica"/>
          <w:sz w:val="24"/>
          <w:szCs w:val="24"/>
        </w:rPr>
      </w:pPr>
      <w:bookmarkStart w:id="210" w:name="_Toc131406725"/>
      <w:r w:rsidRPr="00220C73">
        <w:rPr>
          <w:rFonts w:ascii="Helvetica" w:hAnsi="Helvetica" w:cs="Helvetica"/>
          <w:sz w:val="24"/>
          <w:szCs w:val="24"/>
        </w:rPr>
        <w:t xml:space="preserve">Discussion and </w:t>
      </w:r>
      <w:r w:rsidR="00E612BB" w:rsidRPr="00220C73">
        <w:rPr>
          <w:rFonts w:ascii="Helvetica" w:hAnsi="Helvetica" w:cs="Helvetica"/>
          <w:sz w:val="24"/>
          <w:szCs w:val="24"/>
        </w:rPr>
        <w:t>Conclusions</w:t>
      </w:r>
      <w:bookmarkEnd w:id="210"/>
    </w:p>
    <w:p w14:paraId="6C08E5AA" w14:textId="2258D2E2" w:rsidR="00EB018F" w:rsidRPr="00220C73" w:rsidRDefault="00EB018F" w:rsidP="00EB018F">
      <w:pPr>
        <w:pStyle w:val="Heading1"/>
        <w:rPr>
          <w:rFonts w:ascii="Helvetica" w:hAnsi="Helvetica" w:cs="Helvetica"/>
          <w:sz w:val="24"/>
          <w:szCs w:val="24"/>
        </w:rPr>
      </w:pPr>
      <w:bookmarkStart w:id="211" w:name="_Toc131406726"/>
      <w:r w:rsidRPr="00220C73">
        <w:rPr>
          <w:rStyle w:val="cf01"/>
          <w:rFonts w:ascii="Helvetica" w:hAnsi="Helvetica" w:cs="Helvetica"/>
          <w:sz w:val="24"/>
          <w:szCs w:val="24"/>
        </w:rPr>
        <w:t xml:space="preserve">Chapter </w:t>
      </w:r>
      <w:r w:rsidR="006B2753" w:rsidRPr="00220C73">
        <w:rPr>
          <w:rStyle w:val="cf01"/>
          <w:rFonts w:ascii="Helvetica" w:hAnsi="Helvetica" w:cs="Helvetica"/>
          <w:sz w:val="24"/>
          <w:szCs w:val="24"/>
        </w:rPr>
        <w:t>Four</w:t>
      </w:r>
      <w:r w:rsidRPr="00220C73">
        <w:rPr>
          <w:rStyle w:val="cf01"/>
          <w:rFonts w:ascii="Helvetica" w:hAnsi="Helvetica" w:cs="Helvetica"/>
          <w:sz w:val="24"/>
          <w:szCs w:val="24"/>
        </w:rPr>
        <w:t>: Youth Transitions in Comparative Perspective</w:t>
      </w:r>
      <w:bookmarkEnd w:id="211"/>
    </w:p>
    <w:p w14:paraId="64122050" w14:textId="3BF2FF51" w:rsidR="0054118B" w:rsidRPr="00220C73" w:rsidRDefault="00EB018F" w:rsidP="0054118B">
      <w:pPr>
        <w:pStyle w:val="Heading1"/>
        <w:rPr>
          <w:rFonts w:ascii="Helvetica" w:hAnsi="Helvetica" w:cs="Helvetica"/>
          <w:sz w:val="24"/>
          <w:szCs w:val="24"/>
        </w:rPr>
      </w:pPr>
      <w:bookmarkStart w:id="212" w:name="_Toc131406727"/>
      <w:r w:rsidRPr="00220C73">
        <w:rPr>
          <w:rFonts w:ascii="Helvetica" w:hAnsi="Helvetica" w:cs="Helvetica"/>
          <w:sz w:val="24"/>
          <w:szCs w:val="24"/>
        </w:rPr>
        <w:t xml:space="preserve">Chapter Five: </w:t>
      </w:r>
      <w:r w:rsidR="0054118B" w:rsidRPr="00220C73">
        <w:rPr>
          <w:rFonts w:ascii="Helvetica" w:hAnsi="Helvetica" w:cs="Helvetica"/>
          <w:sz w:val="24"/>
          <w:szCs w:val="24"/>
        </w:rPr>
        <w:t>Conclusions</w:t>
      </w:r>
      <w:bookmarkEnd w:id="212"/>
    </w:p>
    <w:p w14:paraId="17A9EDCF" w14:textId="6B57A3D5" w:rsidR="0054118B" w:rsidRPr="00220C73" w:rsidRDefault="0054118B" w:rsidP="0054118B">
      <w:pPr>
        <w:pStyle w:val="Heading2"/>
        <w:rPr>
          <w:rFonts w:ascii="Helvetica" w:hAnsi="Helvetica" w:cs="Helvetica"/>
          <w:sz w:val="24"/>
          <w:szCs w:val="24"/>
        </w:rPr>
      </w:pPr>
      <w:bookmarkStart w:id="213" w:name="_Toc131406728"/>
      <w:r w:rsidRPr="00220C73">
        <w:rPr>
          <w:rFonts w:ascii="Helvetica" w:hAnsi="Helvetica" w:cs="Helvetica"/>
          <w:sz w:val="24"/>
          <w:szCs w:val="24"/>
        </w:rPr>
        <w:t>Introduction</w:t>
      </w:r>
      <w:bookmarkEnd w:id="213"/>
    </w:p>
    <w:p w14:paraId="1C351EB0" w14:textId="1CBB30F7" w:rsidR="0054118B" w:rsidRPr="00220C73" w:rsidRDefault="0054118B" w:rsidP="0054118B">
      <w:pPr>
        <w:pStyle w:val="Heading2"/>
        <w:rPr>
          <w:rFonts w:ascii="Helvetica" w:hAnsi="Helvetica" w:cs="Helvetica"/>
          <w:sz w:val="24"/>
          <w:szCs w:val="24"/>
        </w:rPr>
      </w:pPr>
      <w:bookmarkStart w:id="214" w:name="_Toc131406729"/>
      <w:r w:rsidRPr="00220C73">
        <w:rPr>
          <w:rFonts w:ascii="Helvetica" w:hAnsi="Helvetica" w:cs="Helvetica"/>
          <w:sz w:val="24"/>
          <w:szCs w:val="24"/>
        </w:rPr>
        <w:t xml:space="preserve">Substantive </w:t>
      </w:r>
      <w:r w:rsidR="00E612BB" w:rsidRPr="00220C73">
        <w:rPr>
          <w:rFonts w:ascii="Helvetica" w:hAnsi="Helvetica" w:cs="Helvetica"/>
          <w:sz w:val="24"/>
          <w:szCs w:val="24"/>
        </w:rPr>
        <w:t>Conclusions</w:t>
      </w:r>
      <w:bookmarkEnd w:id="214"/>
      <w:r w:rsidRPr="00220C73">
        <w:rPr>
          <w:rFonts w:ascii="Helvetica" w:hAnsi="Helvetica" w:cs="Helvetica"/>
          <w:sz w:val="24"/>
          <w:szCs w:val="24"/>
        </w:rPr>
        <w:t xml:space="preserve"> </w:t>
      </w:r>
    </w:p>
    <w:p w14:paraId="7DC5D98F" w14:textId="79D183C4" w:rsidR="0054118B" w:rsidRPr="00220C73" w:rsidRDefault="0054118B" w:rsidP="0054118B">
      <w:pPr>
        <w:pStyle w:val="Heading2"/>
        <w:rPr>
          <w:rFonts w:ascii="Helvetica" w:hAnsi="Helvetica" w:cs="Helvetica"/>
          <w:sz w:val="24"/>
          <w:szCs w:val="24"/>
        </w:rPr>
      </w:pPr>
      <w:bookmarkStart w:id="215" w:name="_Toc131406730"/>
      <w:r w:rsidRPr="00220C73">
        <w:rPr>
          <w:rFonts w:ascii="Helvetica" w:hAnsi="Helvetica" w:cs="Helvetica"/>
          <w:sz w:val="24"/>
          <w:szCs w:val="24"/>
        </w:rPr>
        <w:t>Methodological Reflections</w:t>
      </w:r>
      <w:bookmarkEnd w:id="215"/>
    </w:p>
    <w:p w14:paraId="75B90251" w14:textId="2CA36785" w:rsidR="0054118B" w:rsidRPr="00220C73" w:rsidRDefault="0054118B" w:rsidP="0054118B">
      <w:pPr>
        <w:pStyle w:val="Heading2"/>
        <w:rPr>
          <w:rFonts w:ascii="Helvetica" w:hAnsi="Helvetica" w:cs="Helvetica"/>
          <w:sz w:val="24"/>
          <w:szCs w:val="24"/>
        </w:rPr>
      </w:pPr>
      <w:bookmarkStart w:id="216" w:name="_Toc131406731"/>
      <w:r w:rsidRPr="00220C73">
        <w:rPr>
          <w:rFonts w:ascii="Helvetica" w:hAnsi="Helvetica" w:cs="Helvetica"/>
          <w:sz w:val="24"/>
          <w:szCs w:val="24"/>
        </w:rPr>
        <w:t>Large Scale Social Science Surveys</w:t>
      </w:r>
      <w:bookmarkEnd w:id="216"/>
    </w:p>
    <w:p w14:paraId="13C7242C" w14:textId="47F6E5AE" w:rsidR="0054118B" w:rsidRPr="00220C73" w:rsidRDefault="0054118B" w:rsidP="0054118B">
      <w:pPr>
        <w:pStyle w:val="Heading2"/>
        <w:rPr>
          <w:rFonts w:ascii="Helvetica" w:hAnsi="Helvetica" w:cs="Helvetica"/>
          <w:sz w:val="24"/>
          <w:szCs w:val="24"/>
        </w:rPr>
      </w:pPr>
      <w:bookmarkStart w:id="217" w:name="_Toc131406732"/>
      <w:r w:rsidRPr="00220C73">
        <w:rPr>
          <w:rFonts w:ascii="Helvetica" w:hAnsi="Helvetica" w:cs="Helvetica"/>
          <w:sz w:val="24"/>
          <w:szCs w:val="24"/>
        </w:rPr>
        <w:t>Final Remarks</w:t>
      </w:r>
      <w:bookmarkEnd w:id="217"/>
    </w:p>
    <w:p w14:paraId="3E447385" w14:textId="77777777" w:rsidR="001E3D6E" w:rsidRPr="00220C73" w:rsidRDefault="001E3D6E" w:rsidP="001E3D6E">
      <w:pPr>
        <w:rPr>
          <w:rFonts w:ascii="Helvetica" w:hAnsi="Helvetica" w:cs="Helvetica"/>
          <w:sz w:val="24"/>
          <w:szCs w:val="24"/>
        </w:rPr>
      </w:pPr>
    </w:p>
    <w:p w14:paraId="5987AD7A" w14:textId="65D64332" w:rsidR="00523EDD" w:rsidRPr="00220C73" w:rsidRDefault="00523EDD" w:rsidP="00523EDD">
      <w:pPr>
        <w:rPr>
          <w:rFonts w:ascii="Helvetica" w:hAnsi="Helvetica" w:cs="Helvetica"/>
          <w:sz w:val="24"/>
          <w:szCs w:val="24"/>
        </w:rPr>
      </w:pPr>
      <w:r w:rsidRPr="00220C73">
        <w:rPr>
          <w:rFonts w:ascii="Helvetica" w:hAnsi="Helvetica" w:cs="Helvetica"/>
          <w:sz w:val="24"/>
          <w:szCs w:val="24"/>
        </w:rPr>
        <w:t xml:space="preserve"> </w:t>
      </w:r>
    </w:p>
    <w:p w14:paraId="31A02680" w14:textId="77777777" w:rsidR="00E80C31" w:rsidRPr="00220C73" w:rsidRDefault="00E80C31" w:rsidP="00E80C31">
      <w:pPr>
        <w:pStyle w:val="Heading1"/>
        <w:rPr>
          <w:rFonts w:ascii="Helvetica" w:hAnsi="Helvetica" w:cs="Helvetica"/>
          <w:sz w:val="24"/>
          <w:szCs w:val="24"/>
        </w:rPr>
        <w:sectPr w:rsidR="00E80C31" w:rsidRPr="00220C73">
          <w:footerReference w:type="default" r:id="rId14"/>
          <w:pgSz w:w="11906" w:h="16838"/>
          <w:pgMar w:top="1440" w:right="1440" w:bottom="1440" w:left="1440" w:header="708" w:footer="708" w:gutter="0"/>
          <w:cols w:space="708"/>
          <w:docGrid w:linePitch="360"/>
        </w:sectPr>
      </w:pPr>
    </w:p>
    <w:p w14:paraId="67866F9D" w14:textId="6FE627D1" w:rsidR="00216D9E" w:rsidRPr="00220C73" w:rsidRDefault="00E80C31" w:rsidP="00E80C31">
      <w:pPr>
        <w:pStyle w:val="Heading1"/>
        <w:rPr>
          <w:rFonts w:ascii="Helvetica" w:hAnsi="Helvetica" w:cs="Helvetica"/>
          <w:sz w:val="24"/>
          <w:szCs w:val="24"/>
        </w:rPr>
      </w:pPr>
      <w:bookmarkStart w:id="218" w:name="_Toc131406733"/>
      <w:r w:rsidRPr="00220C73">
        <w:rPr>
          <w:rFonts w:ascii="Helvetica" w:hAnsi="Helvetica" w:cs="Helvetica"/>
          <w:sz w:val="24"/>
          <w:szCs w:val="24"/>
        </w:rPr>
        <w:lastRenderedPageBreak/>
        <w:t>Appendix 1 – Figures and Tables</w:t>
      </w:r>
      <w:bookmarkEnd w:id="218"/>
    </w:p>
    <w:p w14:paraId="6B9274F5" w14:textId="27FF8A90" w:rsidR="00E80C31" w:rsidRPr="00220C73" w:rsidRDefault="00E80C31" w:rsidP="00E80C31">
      <w:pPr>
        <w:rPr>
          <w:rFonts w:ascii="Helvetica" w:hAnsi="Helvetica" w:cs="Helvetica"/>
          <w:sz w:val="24"/>
          <w:szCs w:val="24"/>
        </w:rPr>
      </w:pPr>
      <w:r w:rsidRPr="00220C73">
        <w:rPr>
          <w:rFonts w:ascii="Helvetica" w:hAnsi="Helvetica" w:cs="Helvetica"/>
          <w:sz w:val="24"/>
          <w:szCs w:val="24"/>
        </w:rPr>
        <w:t xml:space="preserve">Figure </w:t>
      </w:r>
      <w:r w:rsidR="002020E2">
        <w:rPr>
          <w:rFonts w:ascii="Helvetica" w:hAnsi="Helvetica" w:cs="Helvetica"/>
          <w:sz w:val="24"/>
          <w:szCs w:val="24"/>
        </w:rPr>
        <w:t>A1</w:t>
      </w:r>
    </w:p>
    <w:p w14:paraId="28072395" w14:textId="34ECCA12" w:rsidR="00E80C31" w:rsidRPr="00220C73" w:rsidRDefault="00E80C31" w:rsidP="00E80C31">
      <w:pPr>
        <w:rPr>
          <w:rFonts w:ascii="Helvetica" w:hAnsi="Helvetica" w:cs="Helvetica"/>
          <w:sz w:val="24"/>
          <w:szCs w:val="24"/>
        </w:rPr>
      </w:pPr>
    </w:p>
    <w:p w14:paraId="7B10DE31" w14:textId="23532368" w:rsidR="00E80C31" w:rsidRPr="00220C73" w:rsidRDefault="00E80C31" w:rsidP="00E80C31">
      <w:pPr>
        <w:rPr>
          <w:rFonts w:ascii="Helvetica" w:hAnsi="Helvetica" w:cs="Helvetica"/>
          <w:sz w:val="24"/>
          <w:szCs w:val="24"/>
        </w:rPr>
      </w:pPr>
      <w:commentRangeStart w:id="219"/>
      <w:r w:rsidRPr="00220C73">
        <w:rPr>
          <w:rFonts w:ascii="Helvetica" w:hAnsi="Helvetica" w:cs="Helvetica"/>
          <w:noProof/>
          <w:sz w:val="24"/>
          <w:szCs w:val="24"/>
          <w:lang w:eastAsia="en-GB"/>
        </w:rPr>
        <w:drawing>
          <wp:inline distT="0" distB="0" distL="0" distR="0" wp14:anchorId="47822532" wp14:editId="24A42EB6">
            <wp:extent cx="9347200" cy="4654279"/>
            <wp:effectExtent l="0" t="0" r="6350" b="0"/>
            <wp:docPr id="1" name="Picture 1" descr="Chart, timeline,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imeline, box and whisker chart&#10;&#10;Description automatically generated"/>
                    <pic:cNvPicPr/>
                  </pic:nvPicPr>
                  <pic:blipFill>
                    <a:blip r:embed="rId15"/>
                    <a:stretch>
                      <a:fillRect/>
                    </a:stretch>
                  </pic:blipFill>
                  <pic:spPr>
                    <a:xfrm>
                      <a:off x="0" y="0"/>
                      <a:ext cx="9371514" cy="4666386"/>
                    </a:xfrm>
                    <a:prstGeom prst="rect">
                      <a:avLst/>
                    </a:prstGeom>
                  </pic:spPr>
                </pic:pic>
              </a:graphicData>
            </a:graphic>
          </wp:inline>
        </w:drawing>
      </w:r>
      <w:commentRangeEnd w:id="219"/>
      <w:r w:rsidR="000A1333" w:rsidRPr="00220C73">
        <w:rPr>
          <w:rStyle w:val="CommentReference"/>
          <w:rFonts w:ascii="Helvetica" w:hAnsi="Helvetica" w:cs="Helvetica"/>
          <w:sz w:val="24"/>
          <w:szCs w:val="24"/>
        </w:rPr>
        <w:commentReference w:id="219"/>
      </w:r>
    </w:p>
    <w:p w14:paraId="39F501F6" w14:textId="77777777" w:rsidR="00996C6F" w:rsidRPr="00220C73" w:rsidRDefault="00996C6F" w:rsidP="00996C6F">
      <w:pPr>
        <w:pStyle w:val="Caption"/>
        <w:keepNext/>
        <w:rPr>
          <w:rFonts w:ascii="Helvetica" w:hAnsi="Helvetica" w:cs="Helvetica"/>
          <w:color w:val="auto"/>
          <w:sz w:val="24"/>
          <w:szCs w:val="24"/>
        </w:rPr>
        <w:sectPr w:rsidR="00996C6F" w:rsidRPr="00220C73" w:rsidSect="00996C6F">
          <w:pgSz w:w="16838" w:h="11906" w:orient="landscape"/>
          <w:pgMar w:top="1440" w:right="1440" w:bottom="1440" w:left="1440" w:header="709" w:footer="709" w:gutter="0"/>
          <w:cols w:space="708"/>
          <w:docGrid w:linePitch="360"/>
        </w:sectPr>
      </w:pPr>
    </w:p>
    <w:p w14:paraId="57F9F0A8" w14:textId="77777777" w:rsidR="00016FBB" w:rsidRPr="00220C73" w:rsidRDefault="00016FBB" w:rsidP="00996C6F">
      <w:pPr>
        <w:pStyle w:val="Caption"/>
        <w:keepNext/>
        <w:jc w:val="center"/>
        <w:rPr>
          <w:rFonts w:ascii="Helvetica" w:hAnsi="Helvetica" w:cs="Helvetica"/>
          <w:color w:val="auto"/>
          <w:sz w:val="24"/>
          <w:szCs w:val="24"/>
        </w:rPr>
      </w:pPr>
    </w:p>
    <w:p w14:paraId="35B12A26" w14:textId="791C84D4" w:rsidR="00996C6F" w:rsidRPr="00220C73" w:rsidRDefault="00996C6F" w:rsidP="000240C7">
      <w:pPr>
        <w:pStyle w:val="Caption"/>
        <w:keepNext/>
        <w:rPr>
          <w:rFonts w:ascii="Helvetica" w:hAnsi="Helvetica" w:cs="Helvetica"/>
          <w:color w:val="auto"/>
          <w:sz w:val="24"/>
          <w:szCs w:val="24"/>
        </w:rPr>
      </w:pPr>
      <w:r w:rsidRPr="00220C73">
        <w:rPr>
          <w:rFonts w:ascii="Helvetica" w:hAnsi="Helvetica" w:cs="Helvetica"/>
          <w:color w:val="auto"/>
          <w:sz w:val="24"/>
          <w:szCs w:val="24"/>
        </w:rPr>
        <w:t>Table A</w:t>
      </w:r>
      <w:r w:rsidR="002020E2">
        <w:rPr>
          <w:rFonts w:ascii="Helvetica" w:hAnsi="Helvetica" w:cs="Helvetica"/>
          <w:color w:val="auto"/>
          <w:sz w:val="24"/>
          <w:szCs w:val="24"/>
        </w:rPr>
        <w:t>1</w:t>
      </w:r>
      <w:r w:rsidRPr="00220C73">
        <w:rPr>
          <w:rFonts w:ascii="Helvetica" w:hAnsi="Helvetica" w:cs="Helvetica"/>
          <w:color w:val="auto"/>
          <w:sz w:val="24"/>
          <w:szCs w:val="24"/>
        </w:rPr>
        <w:t xml:space="preserve"> Goodness-of-fit summaries for explanatory variables and Economic Activity (CAMSIS)</w:t>
      </w:r>
    </w:p>
    <w:tbl>
      <w:tblPr>
        <w:tblStyle w:val="GridTable2"/>
        <w:tblW w:w="0" w:type="auto"/>
        <w:tblLook w:val="04A0" w:firstRow="1" w:lastRow="0" w:firstColumn="1" w:lastColumn="0" w:noHBand="0" w:noVBand="1"/>
      </w:tblPr>
      <w:tblGrid>
        <w:gridCol w:w="1522"/>
        <w:gridCol w:w="1305"/>
        <w:gridCol w:w="1240"/>
        <w:gridCol w:w="805"/>
        <w:gridCol w:w="1546"/>
        <w:gridCol w:w="1304"/>
        <w:gridCol w:w="1304"/>
      </w:tblGrid>
      <w:tr w:rsidR="001B3491" w:rsidRPr="00220C73" w14:paraId="4546CB98" w14:textId="3225C16D" w:rsidTr="001B34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AACA92" w14:textId="77777777" w:rsidR="001B3491" w:rsidRPr="00220C73" w:rsidRDefault="001B3491" w:rsidP="00AD2AE7">
            <w:pPr>
              <w:rPr>
                <w:rFonts w:ascii="Helvetica" w:hAnsi="Helvetica" w:cs="Helvetica"/>
                <w:sz w:val="24"/>
                <w:szCs w:val="24"/>
              </w:rPr>
            </w:pPr>
            <w:r w:rsidRPr="00220C73">
              <w:rPr>
                <w:rFonts w:ascii="Helvetica" w:hAnsi="Helvetica" w:cs="Helvetica"/>
                <w:sz w:val="24"/>
                <w:szCs w:val="24"/>
              </w:rPr>
              <w:t>Outcome Variable: Economic Activity</w:t>
            </w:r>
          </w:p>
        </w:tc>
        <w:tc>
          <w:tcPr>
            <w:tcW w:w="0" w:type="auto"/>
          </w:tcPr>
          <w:p w14:paraId="7B2A29EA" w14:textId="77777777" w:rsidR="001B3491" w:rsidRPr="00220C73" w:rsidRDefault="001B3491"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Deviance</w:t>
            </w:r>
          </w:p>
        </w:tc>
        <w:tc>
          <w:tcPr>
            <w:tcW w:w="0" w:type="auto"/>
          </w:tcPr>
          <w:p w14:paraId="1B96DEE9" w14:textId="77777777" w:rsidR="001B3491" w:rsidRPr="00220C73" w:rsidRDefault="001B3491"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m:oMath>
              <m:r>
                <m:rPr>
                  <m:sty m:val="b"/>
                </m:rPr>
                <w:rPr>
                  <w:rFonts w:ascii="Cambria Math" w:hAnsi="Cambria Math" w:cs="Helvetica"/>
                  <w:sz w:val="24"/>
                  <w:szCs w:val="24"/>
                </w:rPr>
                <m:t>Δ</m:t>
              </m:r>
            </m:oMath>
            <w:r w:rsidRPr="00220C73">
              <w:rPr>
                <w:rFonts w:ascii="Helvetica" w:hAnsi="Helvetica" w:cs="Helvetica"/>
                <w:sz w:val="24"/>
                <w:szCs w:val="24"/>
              </w:rPr>
              <w:t xml:space="preserve"> Deviance (from Null)</w:t>
            </w:r>
          </w:p>
        </w:tc>
        <w:tc>
          <w:tcPr>
            <w:tcW w:w="0" w:type="auto"/>
          </w:tcPr>
          <w:p w14:paraId="05F24F83" w14:textId="77777777" w:rsidR="001B3491" w:rsidRPr="00220C73" w:rsidRDefault="001B3491"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m:oMath>
              <m:r>
                <m:rPr>
                  <m:sty m:val="b"/>
                </m:rPr>
                <w:rPr>
                  <w:rFonts w:ascii="Cambria Math" w:hAnsi="Cambria Math" w:cs="Helvetica"/>
                  <w:sz w:val="24"/>
                  <w:szCs w:val="24"/>
                </w:rPr>
                <m:t>Δ</m:t>
              </m:r>
            </m:oMath>
            <w:r w:rsidRPr="00220C73">
              <w:rPr>
                <w:rFonts w:ascii="Helvetica" w:eastAsiaTheme="minorEastAsia" w:hAnsi="Helvetica" w:cs="Helvetica"/>
                <w:sz w:val="24"/>
                <w:szCs w:val="24"/>
              </w:rPr>
              <w:t xml:space="preserve"> d.f. (from Null)</w:t>
            </w:r>
          </w:p>
        </w:tc>
        <w:tc>
          <w:tcPr>
            <w:tcW w:w="0" w:type="auto"/>
          </w:tcPr>
          <w:p w14:paraId="3BE11747" w14:textId="77777777" w:rsidR="001B3491" w:rsidRPr="00220C73" w:rsidRDefault="001B3491"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McFadden’s Adjusted Pseudo R2</w:t>
            </w:r>
          </w:p>
        </w:tc>
        <w:tc>
          <w:tcPr>
            <w:tcW w:w="0" w:type="auto"/>
          </w:tcPr>
          <w:p w14:paraId="367AA017" w14:textId="1846B535" w:rsidR="001B3491" w:rsidRPr="00220C73" w:rsidRDefault="001B3491"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AIC</w:t>
            </w:r>
          </w:p>
        </w:tc>
        <w:tc>
          <w:tcPr>
            <w:tcW w:w="0" w:type="auto"/>
          </w:tcPr>
          <w:p w14:paraId="6D7A4637" w14:textId="20049D1E" w:rsidR="001B3491" w:rsidRPr="00220C73" w:rsidRDefault="001B3491"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BIC</w:t>
            </w:r>
          </w:p>
        </w:tc>
      </w:tr>
      <w:tr w:rsidR="001B3491" w:rsidRPr="00220C73" w14:paraId="7BD4150F" w14:textId="06E4A119" w:rsidTr="001B3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FD6707" w14:textId="77777777" w:rsidR="001B3491" w:rsidRPr="00220C73" w:rsidRDefault="001B3491" w:rsidP="001B3491">
            <w:pPr>
              <w:rPr>
                <w:rFonts w:ascii="Helvetica" w:hAnsi="Helvetica" w:cs="Helvetica"/>
                <w:sz w:val="24"/>
                <w:szCs w:val="24"/>
              </w:rPr>
            </w:pPr>
            <w:r w:rsidRPr="00220C73">
              <w:rPr>
                <w:rFonts w:ascii="Helvetica" w:hAnsi="Helvetica" w:cs="Helvetica"/>
                <w:sz w:val="24"/>
                <w:szCs w:val="24"/>
              </w:rPr>
              <w:t>Null Model</w:t>
            </w:r>
          </w:p>
        </w:tc>
        <w:tc>
          <w:tcPr>
            <w:tcW w:w="0" w:type="auto"/>
          </w:tcPr>
          <w:p w14:paraId="5F664518" w14:textId="5F23FD35"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23150.585</w:t>
            </w:r>
          </w:p>
        </w:tc>
        <w:tc>
          <w:tcPr>
            <w:tcW w:w="0" w:type="auto"/>
          </w:tcPr>
          <w:p w14:paraId="7175837B" w14:textId="125FF0A6"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4441F6C0" w14:textId="5EC4A5B5"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31A40156" w14:textId="1A766824"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062334B5" w14:textId="1F0E8241"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23158.585</w:t>
            </w:r>
          </w:p>
        </w:tc>
        <w:tc>
          <w:tcPr>
            <w:tcW w:w="0" w:type="auto"/>
          </w:tcPr>
          <w:p w14:paraId="0C04EBF7" w14:textId="0AA7B9C7"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23186.752</w:t>
            </w:r>
          </w:p>
        </w:tc>
      </w:tr>
      <w:tr w:rsidR="001B3491" w:rsidRPr="00220C73" w14:paraId="31D63151" w14:textId="33DD18D4" w:rsidTr="001B3491">
        <w:tc>
          <w:tcPr>
            <w:cnfStyle w:val="001000000000" w:firstRow="0" w:lastRow="0" w:firstColumn="1" w:lastColumn="0" w:oddVBand="0" w:evenVBand="0" w:oddHBand="0" w:evenHBand="0" w:firstRowFirstColumn="0" w:firstRowLastColumn="0" w:lastRowFirstColumn="0" w:lastRowLastColumn="0"/>
            <w:tcW w:w="0" w:type="auto"/>
          </w:tcPr>
          <w:p w14:paraId="1238D1F8" w14:textId="77777777" w:rsidR="001B3491" w:rsidRPr="00220C73" w:rsidRDefault="001B3491" w:rsidP="001B3491">
            <w:pPr>
              <w:rPr>
                <w:rFonts w:ascii="Helvetica" w:hAnsi="Helvetica" w:cs="Helvetica"/>
                <w:sz w:val="24"/>
                <w:szCs w:val="24"/>
              </w:rPr>
            </w:pPr>
            <w:r w:rsidRPr="00220C73">
              <w:rPr>
                <w:rFonts w:ascii="Helvetica" w:hAnsi="Helvetica" w:cs="Helvetica"/>
                <w:sz w:val="24"/>
                <w:szCs w:val="24"/>
              </w:rPr>
              <w:t>Null Model + Educational Attainment</w:t>
            </w:r>
          </w:p>
        </w:tc>
        <w:tc>
          <w:tcPr>
            <w:tcW w:w="0" w:type="auto"/>
          </w:tcPr>
          <w:p w14:paraId="28DBD1C4" w14:textId="6C62FDF8"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18908.961</w:t>
            </w:r>
          </w:p>
        </w:tc>
        <w:tc>
          <w:tcPr>
            <w:tcW w:w="0" w:type="auto"/>
          </w:tcPr>
          <w:p w14:paraId="140B084C" w14:textId="5C29A928"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4,241.624</w:t>
            </w:r>
          </w:p>
        </w:tc>
        <w:tc>
          <w:tcPr>
            <w:tcW w:w="0" w:type="auto"/>
          </w:tcPr>
          <w:p w14:paraId="064A1904" w14:textId="740245B9"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4</w:t>
            </w:r>
          </w:p>
        </w:tc>
        <w:tc>
          <w:tcPr>
            <w:tcW w:w="0" w:type="auto"/>
          </w:tcPr>
          <w:p w14:paraId="63AE53EA" w14:textId="3F22F1D4"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0.183</w:t>
            </w:r>
          </w:p>
        </w:tc>
        <w:tc>
          <w:tcPr>
            <w:tcW w:w="0" w:type="auto"/>
          </w:tcPr>
          <w:p w14:paraId="7C856880" w14:textId="5F8EC9AE"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18924.961</w:t>
            </w:r>
          </w:p>
        </w:tc>
        <w:tc>
          <w:tcPr>
            <w:tcW w:w="0" w:type="auto"/>
          </w:tcPr>
          <w:p w14:paraId="440E5C66" w14:textId="03DBEF82"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18981.295</w:t>
            </w:r>
          </w:p>
        </w:tc>
      </w:tr>
      <w:tr w:rsidR="001B3491" w:rsidRPr="00220C73" w14:paraId="6E5F0A78" w14:textId="75FB97A8" w:rsidTr="001B3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ECD31" w14:textId="77777777" w:rsidR="001B3491" w:rsidRPr="00220C73" w:rsidRDefault="001B3491" w:rsidP="001B3491">
            <w:pPr>
              <w:rPr>
                <w:rFonts w:ascii="Helvetica" w:hAnsi="Helvetica" w:cs="Helvetica"/>
                <w:sz w:val="24"/>
                <w:szCs w:val="24"/>
              </w:rPr>
            </w:pPr>
            <w:r w:rsidRPr="00220C73">
              <w:rPr>
                <w:rFonts w:ascii="Helvetica" w:hAnsi="Helvetica" w:cs="Helvetica"/>
                <w:sz w:val="24"/>
                <w:szCs w:val="24"/>
              </w:rPr>
              <w:t>Null Model + Sex</w:t>
            </w:r>
          </w:p>
        </w:tc>
        <w:tc>
          <w:tcPr>
            <w:tcW w:w="0" w:type="auto"/>
          </w:tcPr>
          <w:p w14:paraId="7B827F54" w14:textId="4894D253"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22159.828</w:t>
            </w:r>
          </w:p>
        </w:tc>
        <w:tc>
          <w:tcPr>
            <w:tcW w:w="0" w:type="auto"/>
          </w:tcPr>
          <w:p w14:paraId="585BB200" w14:textId="3CD0B7D1"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990.757</w:t>
            </w:r>
          </w:p>
        </w:tc>
        <w:tc>
          <w:tcPr>
            <w:tcW w:w="0" w:type="auto"/>
          </w:tcPr>
          <w:p w14:paraId="50C89260" w14:textId="6A89883E"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4</w:t>
            </w:r>
          </w:p>
        </w:tc>
        <w:tc>
          <w:tcPr>
            <w:tcW w:w="0" w:type="auto"/>
          </w:tcPr>
          <w:p w14:paraId="39A447B0" w14:textId="63F870E9"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0.042</w:t>
            </w:r>
          </w:p>
        </w:tc>
        <w:tc>
          <w:tcPr>
            <w:tcW w:w="0" w:type="auto"/>
          </w:tcPr>
          <w:p w14:paraId="152240F0" w14:textId="277FF2CB"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22175.828</w:t>
            </w:r>
          </w:p>
        </w:tc>
        <w:tc>
          <w:tcPr>
            <w:tcW w:w="0" w:type="auto"/>
          </w:tcPr>
          <w:p w14:paraId="4FF609BB" w14:textId="729221CC"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22232.161</w:t>
            </w:r>
          </w:p>
        </w:tc>
      </w:tr>
      <w:tr w:rsidR="001B3491" w:rsidRPr="00220C73" w14:paraId="17AF819E" w14:textId="2CE034F5" w:rsidTr="001B3491">
        <w:tc>
          <w:tcPr>
            <w:cnfStyle w:val="001000000000" w:firstRow="0" w:lastRow="0" w:firstColumn="1" w:lastColumn="0" w:oddVBand="0" w:evenVBand="0" w:oddHBand="0" w:evenHBand="0" w:firstRowFirstColumn="0" w:firstRowLastColumn="0" w:lastRowFirstColumn="0" w:lastRowLastColumn="0"/>
            <w:tcW w:w="0" w:type="auto"/>
          </w:tcPr>
          <w:p w14:paraId="44722076" w14:textId="77777777" w:rsidR="001B3491" w:rsidRPr="00220C73" w:rsidRDefault="001B3491" w:rsidP="001B3491">
            <w:pPr>
              <w:rPr>
                <w:rFonts w:ascii="Helvetica" w:hAnsi="Helvetica" w:cs="Helvetica"/>
                <w:sz w:val="24"/>
                <w:szCs w:val="24"/>
              </w:rPr>
            </w:pPr>
            <w:r w:rsidRPr="00220C73">
              <w:rPr>
                <w:rFonts w:ascii="Helvetica" w:hAnsi="Helvetica" w:cs="Helvetica"/>
                <w:sz w:val="24"/>
                <w:szCs w:val="24"/>
              </w:rPr>
              <w:t>Null Model + Tenure</w:t>
            </w:r>
          </w:p>
        </w:tc>
        <w:tc>
          <w:tcPr>
            <w:tcW w:w="0" w:type="auto"/>
          </w:tcPr>
          <w:p w14:paraId="6954209D" w14:textId="0E960517"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22328.736</w:t>
            </w:r>
          </w:p>
        </w:tc>
        <w:tc>
          <w:tcPr>
            <w:tcW w:w="0" w:type="auto"/>
          </w:tcPr>
          <w:p w14:paraId="5B740764" w14:textId="44738D07"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821.849</w:t>
            </w:r>
          </w:p>
        </w:tc>
        <w:tc>
          <w:tcPr>
            <w:tcW w:w="0" w:type="auto"/>
          </w:tcPr>
          <w:p w14:paraId="0D4C77CD" w14:textId="3FA8E993"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4</w:t>
            </w:r>
          </w:p>
        </w:tc>
        <w:tc>
          <w:tcPr>
            <w:tcW w:w="0" w:type="auto"/>
          </w:tcPr>
          <w:p w14:paraId="499C993C" w14:textId="2D0D9034"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0.035</w:t>
            </w:r>
          </w:p>
        </w:tc>
        <w:tc>
          <w:tcPr>
            <w:tcW w:w="0" w:type="auto"/>
          </w:tcPr>
          <w:p w14:paraId="55D571B2" w14:textId="6B2776F5"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22344.736</w:t>
            </w:r>
          </w:p>
        </w:tc>
        <w:tc>
          <w:tcPr>
            <w:tcW w:w="0" w:type="auto"/>
          </w:tcPr>
          <w:p w14:paraId="305C75AB" w14:textId="640B8BEA"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22401.069</w:t>
            </w:r>
          </w:p>
        </w:tc>
      </w:tr>
      <w:tr w:rsidR="001B3491" w:rsidRPr="00220C73" w14:paraId="779A3F8F" w14:textId="661AF2B7" w:rsidTr="001B3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0C56AD" w14:textId="77777777" w:rsidR="001B3491" w:rsidRPr="00220C73" w:rsidRDefault="001B3491" w:rsidP="001B3491">
            <w:pPr>
              <w:rPr>
                <w:rFonts w:ascii="Helvetica" w:hAnsi="Helvetica" w:cs="Helvetica"/>
                <w:sz w:val="24"/>
                <w:szCs w:val="24"/>
              </w:rPr>
            </w:pPr>
            <w:r w:rsidRPr="00220C73">
              <w:rPr>
                <w:rFonts w:ascii="Helvetica" w:hAnsi="Helvetica" w:cs="Helvetica"/>
                <w:sz w:val="24"/>
                <w:szCs w:val="24"/>
              </w:rPr>
              <w:t>Null Model + CAMSIS</w:t>
            </w:r>
          </w:p>
        </w:tc>
        <w:tc>
          <w:tcPr>
            <w:tcW w:w="0" w:type="auto"/>
          </w:tcPr>
          <w:p w14:paraId="4B66013D" w14:textId="428040D3"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21827.528</w:t>
            </w:r>
          </w:p>
        </w:tc>
        <w:tc>
          <w:tcPr>
            <w:tcW w:w="0" w:type="auto"/>
          </w:tcPr>
          <w:p w14:paraId="234A6B8F" w14:textId="16C8E7B2"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1,323.057</w:t>
            </w:r>
          </w:p>
        </w:tc>
        <w:tc>
          <w:tcPr>
            <w:tcW w:w="0" w:type="auto"/>
          </w:tcPr>
          <w:p w14:paraId="790D2416" w14:textId="6DA9FF16"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4</w:t>
            </w:r>
          </w:p>
        </w:tc>
        <w:tc>
          <w:tcPr>
            <w:tcW w:w="0" w:type="auto"/>
          </w:tcPr>
          <w:p w14:paraId="082E69B7" w14:textId="1D07A264"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0.056</w:t>
            </w:r>
          </w:p>
        </w:tc>
        <w:tc>
          <w:tcPr>
            <w:tcW w:w="0" w:type="auto"/>
          </w:tcPr>
          <w:p w14:paraId="21734A3B" w14:textId="0EFAF918"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21843.528</w:t>
            </w:r>
          </w:p>
        </w:tc>
        <w:tc>
          <w:tcPr>
            <w:tcW w:w="0" w:type="auto"/>
          </w:tcPr>
          <w:p w14:paraId="32DE4F44" w14:textId="38597380"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21899.861</w:t>
            </w:r>
          </w:p>
        </w:tc>
      </w:tr>
    </w:tbl>
    <w:p w14:paraId="738545FC" w14:textId="77777777" w:rsidR="00996C6F" w:rsidRPr="00220C73" w:rsidRDefault="00996C6F" w:rsidP="00996C6F">
      <w:pPr>
        <w:rPr>
          <w:rFonts w:ascii="Helvetica" w:hAnsi="Helvetica" w:cs="Helvetica"/>
          <w:sz w:val="24"/>
          <w:szCs w:val="24"/>
        </w:rPr>
      </w:pPr>
    </w:p>
    <w:p w14:paraId="5ADACA42" w14:textId="08C40B79" w:rsidR="00996C6F" w:rsidRPr="00220C73" w:rsidRDefault="00996C6F" w:rsidP="000240C7">
      <w:pPr>
        <w:pStyle w:val="Caption"/>
        <w:keepNext/>
        <w:rPr>
          <w:rFonts w:ascii="Helvetica" w:hAnsi="Helvetica" w:cs="Helvetica"/>
          <w:color w:val="auto"/>
          <w:sz w:val="24"/>
          <w:szCs w:val="24"/>
        </w:rPr>
      </w:pPr>
      <w:r w:rsidRPr="00220C73">
        <w:rPr>
          <w:rFonts w:ascii="Helvetica" w:hAnsi="Helvetica" w:cs="Helvetica"/>
          <w:color w:val="auto"/>
          <w:sz w:val="24"/>
          <w:szCs w:val="24"/>
        </w:rPr>
        <w:t>Table A</w:t>
      </w:r>
      <w:r w:rsidR="002020E2">
        <w:rPr>
          <w:rFonts w:ascii="Helvetica" w:hAnsi="Helvetica" w:cs="Helvetica"/>
          <w:color w:val="auto"/>
          <w:sz w:val="24"/>
          <w:szCs w:val="24"/>
        </w:rPr>
        <w:t>2</w:t>
      </w:r>
      <w:r w:rsidRPr="00220C73">
        <w:rPr>
          <w:rFonts w:ascii="Helvetica" w:hAnsi="Helvetica" w:cs="Helvetica"/>
          <w:color w:val="auto"/>
          <w:sz w:val="24"/>
          <w:szCs w:val="24"/>
        </w:rPr>
        <w:t xml:space="preserve"> Model building goodness-of-fit summaries for multiple logistic regression model of Economic Activity (CAMSIS)</w:t>
      </w:r>
    </w:p>
    <w:tbl>
      <w:tblPr>
        <w:tblStyle w:val="GridTable2"/>
        <w:tblW w:w="0" w:type="auto"/>
        <w:tblLook w:val="04A0" w:firstRow="1" w:lastRow="0" w:firstColumn="1" w:lastColumn="0" w:noHBand="0" w:noVBand="1"/>
      </w:tblPr>
      <w:tblGrid>
        <w:gridCol w:w="1443"/>
        <w:gridCol w:w="1238"/>
        <w:gridCol w:w="1202"/>
        <w:gridCol w:w="1202"/>
        <w:gridCol w:w="1465"/>
        <w:gridCol w:w="1238"/>
        <w:gridCol w:w="1238"/>
      </w:tblGrid>
      <w:tr w:rsidR="001B3491" w:rsidRPr="00220C73" w14:paraId="58DAFC47" w14:textId="5A75F4C6" w:rsidTr="001B34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8E2D9B" w14:textId="77777777" w:rsidR="001B3491" w:rsidRPr="00220C73" w:rsidRDefault="001B3491" w:rsidP="00AD2AE7">
            <w:pPr>
              <w:rPr>
                <w:rFonts w:ascii="Helvetica" w:hAnsi="Helvetica" w:cs="Helvetica"/>
                <w:sz w:val="24"/>
                <w:szCs w:val="24"/>
              </w:rPr>
            </w:pPr>
            <w:r w:rsidRPr="00220C73">
              <w:rPr>
                <w:rFonts w:ascii="Helvetica" w:hAnsi="Helvetica" w:cs="Helvetica"/>
                <w:sz w:val="24"/>
                <w:szCs w:val="24"/>
              </w:rPr>
              <w:t>Outcome Variable: Economic Activity</w:t>
            </w:r>
          </w:p>
        </w:tc>
        <w:tc>
          <w:tcPr>
            <w:tcW w:w="0" w:type="auto"/>
          </w:tcPr>
          <w:p w14:paraId="67784ECD" w14:textId="77777777" w:rsidR="001B3491" w:rsidRPr="00220C73" w:rsidRDefault="001B3491"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Deviance</w:t>
            </w:r>
          </w:p>
        </w:tc>
        <w:tc>
          <w:tcPr>
            <w:tcW w:w="0" w:type="auto"/>
          </w:tcPr>
          <w:p w14:paraId="0D73F0DB" w14:textId="77777777" w:rsidR="001B3491" w:rsidRPr="00220C73" w:rsidRDefault="001B3491"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m:oMath>
              <m:r>
                <m:rPr>
                  <m:sty m:val="b"/>
                </m:rPr>
                <w:rPr>
                  <w:rFonts w:ascii="Cambria Math" w:hAnsi="Cambria Math" w:cs="Helvetica"/>
                  <w:sz w:val="24"/>
                  <w:szCs w:val="24"/>
                </w:rPr>
                <m:t>Δ</m:t>
              </m:r>
            </m:oMath>
            <w:r w:rsidRPr="00220C73">
              <w:rPr>
                <w:rFonts w:ascii="Helvetica" w:hAnsi="Helvetica" w:cs="Helvetica"/>
                <w:sz w:val="24"/>
                <w:szCs w:val="24"/>
              </w:rPr>
              <w:t xml:space="preserve"> Deviance (from Previous)</w:t>
            </w:r>
          </w:p>
        </w:tc>
        <w:tc>
          <w:tcPr>
            <w:tcW w:w="0" w:type="auto"/>
          </w:tcPr>
          <w:p w14:paraId="33EBC7FE" w14:textId="77777777" w:rsidR="001B3491" w:rsidRPr="00220C73" w:rsidRDefault="001B3491"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m:oMath>
              <m:r>
                <m:rPr>
                  <m:sty m:val="b"/>
                </m:rPr>
                <w:rPr>
                  <w:rFonts w:ascii="Cambria Math" w:hAnsi="Cambria Math" w:cs="Helvetica"/>
                  <w:sz w:val="24"/>
                  <w:szCs w:val="24"/>
                </w:rPr>
                <m:t>Δ</m:t>
              </m:r>
            </m:oMath>
            <w:r w:rsidRPr="00220C73">
              <w:rPr>
                <w:rFonts w:ascii="Helvetica" w:eastAsiaTheme="minorEastAsia" w:hAnsi="Helvetica" w:cs="Helvetica"/>
                <w:sz w:val="24"/>
                <w:szCs w:val="24"/>
              </w:rPr>
              <w:t xml:space="preserve"> d.f. (from Previous)</w:t>
            </w:r>
          </w:p>
        </w:tc>
        <w:tc>
          <w:tcPr>
            <w:tcW w:w="0" w:type="auto"/>
          </w:tcPr>
          <w:p w14:paraId="77642B38" w14:textId="77777777" w:rsidR="001B3491" w:rsidRPr="00220C73" w:rsidRDefault="001B3491"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McFadden’s Adjusted Pseudo R2</w:t>
            </w:r>
          </w:p>
        </w:tc>
        <w:tc>
          <w:tcPr>
            <w:tcW w:w="0" w:type="auto"/>
          </w:tcPr>
          <w:p w14:paraId="2CAC876A" w14:textId="488245CB" w:rsidR="001B3491" w:rsidRPr="00220C73" w:rsidRDefault="001B3491"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AIC</w:t>
            </w:r>
          </w:p>
        </w:tc>
        <w:tc>
          <w:tcPr>
            <w:tcW w:w="0" w:type="auto"/>
          </w:tcPr>
          <w:p w14:paraId="7A3C4736" w14:textId="03652C89" w:rsidR="001B3491" w:rsidRPr="00220C73" w:rsidRDefault="001B3491"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BIC</w:t>
            </w:r>
          </w:p>
        </w:tc>
      </w:tr>
      <w:tr w:rsidR="001B3491" w:rsidRPr="00220C73" w14:paraId="21C3D7C0" w14:textId="7584E969" w:rsidTr="001B3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0D1039" w14:textId="77777777" w:rsidR="001B3491" w:rsidRPr="00220C73" w:rsidRDefault="001B3491" w:rsidP="001B3491">
            <w:pPr>
              <w:rPr>
                <w:rFonts w:ascii="Helvetica" w:hAnsi="Helvetica" w:cs="Helvetica"/>
                <w:sz w:val="24"/>
                <w:szCs w:val="24"/>
              </w:rPr>
            </w:pPr>
            <w:r w:rsidRPr="00220C73">
              <w:rPr>
                <w:rFonts w:ascii="Helvetica" w:hAnsi="Helvetica" w:cs="Helvetica"/>
                <w:sz w:val="24"/>
                <w:szCs w:val="24"/>
              </w:rPr>
              <w:t>Null Model</w:t>
            </w:r>
          </w:p>
        </w:tc>
        <w:tc>
          <w:tcPr>
            <w:tcW w:w="0" w:type="auto"/>
          </w:tcPr>
          <w:p w14:paraId="64345224" w14:textId="363E0C5A"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23150.585</w:t>
            </w:r>
          </w:p>
        </w:tc>
        <w:tc>
          <w:tcPr>
            <w:tcW w:w="0" w:type="auto"/>
          </w:tcPr>
          <w:p w14:paraId="46401D73" w14:textId="3760140D"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24B68D9C" w14:textId="782C0867"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0A63626E" w14:textId="7FC3D3A5"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64B5F173" w14:textId="624F35BC"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23158.585</w:t>
            </w:r>
          </w:p>
        </w:tc>
        <w:tc>
          <w:tcPr>
            <w:tcW w:w="0" w:type="auto"/>
          </w:tcPr>
          <w:p w14:paraId="06FB58A9" w14:textId="4895D433"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23186.752</w:t>
            </w:r>
          </w:p>
        </w:tc>
      </w:tr>
      <w:tr w:rsidR="001B3491" w:rsidRPr="00220C73" w14:paraId="474811AF" w14:textId="7384F414" w:rsidTr="001B3491">
        <w:tc>
          <w:tcPr>
            <w:cnfStyle w:val="001000000000" w:firstRow="0" w:lastRow="0" w:firstColumn="1" w:lastColumn="0" w:oddVBand="0" w:evenVBand="0" w:oddHBand="0" w:evenHBand="0" w:firstRowFirstColumn="0" w:firstRowLastColumn="0" w:lastRowFirstColumn="0" w:lastRowLastColumn="0"/>
            <w:tcW w:w="0" w:type="auto"/>
          </w:tcPr>
          <w:p w14:paraId="7138A6A8" w14:textId="77777777" w:rsidR="001B3491" w:rsidRPr="00220C73" w:rsidRDefault="001B3491" w:rsidP="001B3491">
            <w:pPr>
              <w:rPr>
                <w:rFonts w:ascii="Helvetica" w:hAnsi="Helvetica" w:cs="Helvetica"/>
                <w:sz w:val="24"/>
                <w:szCs w:val="24"/>
              </w:rPr>
            </w:pPr>
            <w:r w:rsidRPr="00220C73">
              <w:rPr>
                <w:rFonts w:ascii="Helvetica" w:hAnsi="Helvetica" w:cs="Helvetica"/>
                <w:sz w:val="24"/>
                <w:szCs w:val="24"/>
              </w:rPr>
              <w:t>Null Model + Educational Attainment</w:t>
            </w:r>
          </w:p>
        </w:tc>
        <w:tc>
          <w:tcPr>
            <w:tcW w:w="0" w:type="auto"/>
          </w:tcPr>
          <w:p w14:paraId="255E66EE" w14:textId="45EEE4B9"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18908.961</w:t>
            </w:r>
          </w:p>
        </w:tc>
        <w:tc>
          <w:tcPr>
            <w:tcW w:w="0" w:type="auto"/>
          </w:tcPr>
          <w:p w14:paraId="319F8184" w14:textId="6077B50F"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4,241.624</w:t>
            </w:r>
          </w:p>
        </w:tc>
        <w:tc>
          <w:tcPr>
            <w:tcW w:w="0" w:type="auto"/>
          </w:tcPr>
          <w:p w14:paraId="4F38829D" w14:textId="56CB5BD9"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4</w:t>
            </w:r>
          </w:p>
        </w:tc>
        <w:tc>
          <w:tcPr>
            <w:tcW w:w="0" w:type="auto"/>
          </w:tcPr>
          <w:p w14:paraId="45F79CD3" w14:textId="63CB2D04"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0.183</w:t>
            </w:r>
          </w:p>
        </w:tc>
        <w:tc>
          <w:tcPr>
            <w:tcW w:w="0" w:type="auto"/>
          </w:tcPr>
          <w:p w14:paraId="25022A84" w14:textId="5EF6C672"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18924.961</w:t>
            </w:r>
          </w:p>
        </w:tc>
        <w:tc>
          <w:tcPr>
            <w:tcW w:w="0" w:type="auto"/>
          </w:tcPr>
          <w:p w14:paraId="4E94954E" w14:textId="645F2A3E"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18981.295</w:t>
            </w:r>
          </w:p>
        </w:tc>
      </w:tr>
      <w:tr w:rsidR="001B3491" w:rsidRPr="00220C73" w14:paraId="6FA291DB" w14:textId="3530BCDC" w:rsidTr="001B3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DB47E8" w14:textId="77777777" w:rsidR="001B3491" w:rsidRPr="00220C73" w:rsidRDefault="001B3491" w:rsidP="001B3491">
            <w:pPr>
              <w:rPr>
                <w:rFonts w:ascii="Helvetica" w:hAnsi="Helvetica" w:cs="Helvetica"/>
                <w:sz w:val="24"/>
                <w:szCs w:val="24"/>
              </w:rPr>
            </w:pPr>
            <w:r w:rsidRPr="00220C73">
              <w:rPr>
                <w:rFonts w:ascii="Helvetica" w:hAnsi="Helvetica" w:cs="Helvetica"/>
                <w:sz w:val="24"/>
                <w:szCs w:val="24"/>
              </w:rPr>
              <w:t>Null Model + Educational Attainment + Sex</w:t>
            </w:r>
          </w:p>
        </w:tc>
        <w:tc>
          <w:tcPr>
            <w:tcW w:w="0" w:type="auto"/>
          </w:tcPr>
          <w:p w14:paraId="21626740" w14:textId="2681DE0E"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17921.387</w:t>
            </w:r>
          </w:p>
        </w:tc>
        <w:tc>
          <w:tcPr>
            <w:tcW w:w="0" w:type="auto"/>
          </w:tcPr>
          <w:p w14:paraId="571FBF2A" w14:textId="662290DF"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987.574</w:t>
            </w:r>
          </w:p>
        </w:tc>
        <w:tc>
          <w:tcPr>
            <w:tcW w:w="0" w:type="auto"/>
          </w:tcPr>
          <w:p w14:paraId="77F5A1F2" w14:textId="01C8DB5E"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4</w:t>
            </w:r>
          </w:p>
        </w:tc>
        <w:tc>
          <w:tcPr>
            <w:tcW w:w="0" w:type="auto"/>
          </w:tcPr>
          <w:p w14:paraId="2552AC23" w14:textId="02274EAB"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0.225</w:t>
            </w:r>
          </w:p>
        </w:tc>
        <w:tc>
          <w:tcPr>
            <w:tcW w:w="0" w:type="auto"/>
          </w:tcPr>
          <w:p w14:paraId="47B2A1AF" w14:textId="0D981DFF"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17945.387</w:t>
            </w:r>
          </w:p>
        </w:tc>
        <w:tc>
          <w:tcPr>
            <w:tcW w:w="0" w:type="auto"/>
          </w:tcPr>
          <w:p w14:paraId="29CA1080" w14:textId="27F03389"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18029.888</w:t>
            </w:r>
          </w:p>
        </w:tc>
      </w:tr>
      <w:tr w:rsidR="001B3491" w:rsidRPr="00220C73" w14:paraId="583ED84E" w14:textId="47E7CA67" w:rsidTr="001B3491">
        <w:tc>
          <w:tcPr>
            <w:cnfStyle w:val="001000000000" w:firstRow="0" w:lastRow="0" w:firstColumn="1" w:lastColumn="0" w:oddVBand="0" w:evenVBand="0" w:oddHBand="0" w:evenHBand="0" w:firstRowFirstColumn="0" w:firstRowLastColumn="0" w:lastRowFirstColumn="0" w:lastRowLastColumn="0"/>
            <w:tcW w:w="0" w:type="auto"/>
          </w:tcPr>
          <w:p w14:paraId="35B663B6" w14:textId="1C150FAE" w:rsidR="001B3491" w:rsidRPr="00220C73" w:rsidRDefault="001B3491" w:rsidP="001B3491">
            <w:pPr>
              <w:rPr>
                <w:rFonts w:ascii="Helvetica" w:hAnsi="Helvetica" w:cs="Helvetica"/>
                <w:sz w:val="24"/>
                <w:szCs w:val="24"/>
              </w:rPr>
            </w:pPr>
            <w:r w:rsidRPr="00220C73">
              <w:rPr>
                <w:rFonts w:ascii="Helvetica" w:hAnsi="Helvetica" w:cs="Helvetica"/>
                <w:sz w:val="24"/>
                <w:szCs w:val="24"/>
              </w:rPr>
              <w:t>Null Model + Educational Attainmen</w:t>
            </w:r>
            <w:r w:rsidRPr="00220C73">
              <w:rPr>
                <w:rFonts w:ascii="Helvetica" w:hAnsi="Helvetica" w:cs="Helvetica"/>
                <w:sz w:val="24"/>
                <w:szCs w:val="24"/>
              </w:rPr>
              <w:lastRenderedPageBreak/>
              <w:t>t + Sex + Tenure</w:t>
            </w:r>
          </w:p>
        </w:tc>
        <w:tc>
          <w:tcPr>
            <w:tcW w:w="0" w:type="auto"/>
          </w:tcPr>
          <w:p w14:paraId="311C1130" w14:textId="28767F85"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lastRenderedPageBreak/>
              <w:t>17677.491</w:t>
            </w:r>
          </w:p>
        </w:tc>
        <w:tc>
          <w:tcPr>
            <w:tcW w:w="0" w:type="auto"/>
          </w:tcPr>
          <w:p w14:paraId="1CCC30A3" w14:textId="515C1E89"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243.896</w:t>
            </w:r>
          </w:p>
        </w:tc>
        <w:tc>
          <w:tcPr>
            <w:tcW w:w="0" w:type="auto"/>
          </w:tcPr>
          <w:p w14:paraId="60729AA8" w14:textId="31E4692C"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4</w:t>
            </w:r>
          </w:p>
        </w:tc>
        <w:tc>
          <w:tcPr>
            <w:tcW w:w="0" w:type="auto"/>
          </w:tcPr>
          <w:p w14:paraId="27A3F6C6" w14:textId="74716147"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0.235</w:t>
            </w:r>
          </w:p>
        </w:tc>
        <w:tc>
          <w:tcPr>
            <w:tcW w:w="0" w:type="auto"/>
          </w:tcPr>
          <w:p w14:paraId="0DDC9F9A" w14:textId="71A995E7"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17709.491</w:t>
            </w:r>
          </w:p>
        </w:tc>
        <w:tc>
          <w:tcPr>
            <w:tcW w:w="0" w:type="auto"/>
          </w:tcPr>
          <w:p w14:paraId="224CAB56" w14:textId="28DEFB40"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17822.158</w:t>
            </w:r>
          </w:p>
        </w:tc>
      </w:tr>
      <w:tr w:rsidR="001B3491" w:rsidRPr="00220C73" w14:paraId="133FE8BF" w14:textId="7255B484" w:rsidTr="001B3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FD0206" w14:textId="2C9769C2" w:rsidR="001B3491" w:rsidRPr="00220C73" w:rsidRDefault="001B3491" w:rsidP="001B3491">
            <w:pPr>
              <w:rPr>
                <w:rFonts w:ascii="Helvetica" w:hAnsi="Helvetica" w:cs="Helvetica"/>
                <w:sz w:val="24"/>
                <w:szCs w:val="24"/>
              </w:rPr>
            </w:pPr>
            <w:r w:rsidRPr="00220C73">
              <w:rPr>
                <w:rFonts w:ascii="Helvetica" w:hAnsi="Helvetica" w:cs="Helvetica"/>
                <w:sz w:val="24"/>
                <w:szCs w:val="24"/>
              </w:rPr>
              <w:t>Null Model + Educational Attainment + Sex + Tenure + CAMSIS</w:t>
            </w:r>
          </w:p>
        </w:tc>
        <w:tc>
          <w:tcPr>
            <w:tcW w:w="0" w:type="auto"/>
          </w:tcPr>
          <w:p w14:paraId="6E438A47" w14:textId="551F9616"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17440.433</w:t>
            </w:r>
          </w:p>
        </w:tc>
        <w:tc>
          <w:tcPr>
            <w:tcW w:w="0" w:type="auto"/>
          </w:tcPr>
          <w:p w14:paraId="301CA76D" w14:textId="1BFDED5F"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237.058</w:t>
            </w:r>
          </w:p>
        </w:tc>
        <w:tc>
          <w:tcPr>
            <w:tcW w:w="0" w:type="auto"/>
          </w:tcPr>
          <w:p w14:paraId="564FCE26" w14:textId="323AA66B"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4</w:t>
            </w:r>
          </w:p>
        </w:tc>
        <w:tc>
          <w:tcPr>
            <w:tcW w:w="0" w:type="auto"/>
          </w:tcPr>
          <w:p w14:paraId="4EA46191" w14:textId="0D2596D4"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0.245</w:t>
            </w:r>
          </w:p>
        </w:tc>
        <w:tc>
          <w:tcPr>
            <w:tcW w:w="0" w:type="auto"/>
          </w:tcPr>
          <w:p w14:paraId="29E372B0" w14:textId="3B762C40"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17480.433</w:t>
            </w:r>
          </w:p>
        </w:tc>
        <w:tc>
          <w:tcPr>
            <w:tcW w:w="0" w:type="auto"/>
          </w:tcPr>
          <w:p w14:paraId="5CFB2795" w14:textId="60B213FC"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17621.267</w:t>
            </w:r>
          </w:p>
        </w:tc>
      </w:tr>
    </w:tbl>
    <w:p w14:paraId="15D09E89" w14:textId="77777777" w:rsidR="00996C6F" w:rsidRPr="00220C73" w:rsidRDefault="00996C6F" w:rsidP="00996C6F">
      <w:pPr>
        <w:rPr>
          <w:rFonts w:ascii="Helvetica" w:hAnsi="Helvetica" w:cs="Helvetica"/>
          <w:sz w:val="24"/>
          <w:szCs w:val="24"/>
        </w:rPr>
      </w:pPr>
    </w:p>
    <w:p w14:paraId="7F5EBB9E" w14:textId="77777777" w:rsidR="00996C6F" w:rsidRPr="00220C73" w:rsidRDefault="00996C6F" w:rsidP="00996C6F">
      <w:pPr>
        <w:rPr>
          <w:rFonts w:ascii="Helvetica" w:hAnsi="Helvetica" w:cs="Helvetica"/>
          <w:sz w:val="24"/>
          <w:szCs w:val="24"/>
        </w:rPr>
      </w:pPr>
    </w:p>
    <w:p w14:paraId="70509209" w14:textId="77777777" w:rsidR="00996C6F" w:rsidRPr="00220C73" w:rsidRDefault="00996C6F" w:rsidP="00996C6F">
      <w:pPr>
        <w:rPr>
          <w:rFonts w:ascii="Helvetica" w:hAnsi="Helvetica" w:cs="Helvetica"/>
          <w:sz w:val="24"/>
          <w:szCs w:val="24"/>
        </w:rPr>
      </w:pPr>
    </w:p>
    <w:p w14:paraId="5DFF4400" w14:textId="5DAF6456" w:rsidR="00996C6F" w:rsidRDefault="00996C6F" w:rsidP="00996C6F">
      <w:pPr>
        <w:rPr>
          <w:rFonts w:ascii="Helvetica" w:hAnsi="Helvetica" w:cs="Helvetica"/>
          <w:sz w:val="24"/>
          <w:szCs w:val="24"/>
        </w:rPr>
      </w:pPr>
    </w:p>
    <w:p w14:paraId="2CA92A69" w14:textId="70CCB896" w:rsidR="002020E2" w:rsidRDefault="002020E2" w:rsidP="00996C6F">
      <w:pPr>
        <w:rPr>
          <w:rFonts w:ascii="Helvetica" w:hAnsi="Helvetica" w:cs="Helvetica"/>
          <w:sz w:val="24"/>
          <w:szCs w:val="24"/>
        </w:rPr>
      </w:pPr>
    </w:p>
    <w:p w14:paraId="78D24667" w14:textId="35E3DD9F" w:rsidR="002020E2" w:rsidRDefault="002020E2" w:rsidP="00996C6F">
      <w:pPr>
        <w:rPr>
          <w:rFonts w:ascii="Helvetica" w:hAnsi="Helvetica" w:cs="Helvetica"/>
          <w:sz w:val="24"/>
          <w:szCs w:val="24"/>
        </w:rPr>
      </w:pPr>
    </w:p>
    <w:p w14:paraId="01B9EE83" w14:textId="54FFD195" w:rsidR="002020E2" w:rsidRDefault="002020E2" w:rsidP="00996C6F">
      <w:pPr>
        <w:rPr>
          <w:rFonts w:ascii="Helvetica" w:hAnsi="Helvetica" w:cs="Helvetica"/>
          <w:sz w:val="24"/>
          <w:szCs w:val="24"/>
        </w:rPr>
      </w:pPr>
    </w:p>
    <w:p w14:paraId="75183198" w14:textId="3C339DB6" w:rsidR="002020E2" w:rsidRDefault="002020E2" w:rsidP="00996C6F">
      <w:pPr>
        <w:rPr>
          <w:rFonts w:ascii="Helvetica" w:hAnsi="Helvetica" w:cs="Helvetica"/>
          <w:sz w:val="24"/>
          <w:szCs w:val="24"/>
        </w:rPr>
      </w:pPr>
    </w:p>
    <w:p w14:paraId="233634F2" w14:textId="7199FBFB" w:rsidR="002020E2" w:rsidRDefault="002020E2" w:rsidP="00996C6F">
      <w:pPr>
        <w:rPr>
          <w:rFonts w:ascii="Helvetica" w:hAnsi="Helvetica" w:cs="Helvetica"/>
          <w:sz w:val="24"/>
          <w:szCs w:val="24"/>
        </w:rPr>
      </w:pPr>
    </w:p>
    <w:p w14:paraId="3B64C4BE" w14:textId="23DC90E8" w:rsidR="002020E2" w:rsidRDefault="002020E2" w:rsidP="00996C6F">
      <w:pPr>
        <w:rPr>
          <w:rFonts w:ascii="Helvetica" w:hAnsi="Helvetica" w:cs="Helvetica"/>
          <w:sz w:val="24"/>
          <w:szCs w:val="24"/>
        </w:rPr>
      </w:pPr>
    </w:p>
    <w:p w14:paraId="5FAFCCA0" w14:textId="764A06BD" w:rsidR="002020E2" w:rsidRDefault="002020E2" w:rsidP="00996C6F">
      <w:pPr>
        <w:rPr>
          <w:rFonts w:ascii="Helvetica" w:hAnsi="Helvetica" w:cs="Helvetica"/>
          <w:sz w:val="24"/>
          <w:szCs w:val="24"/>
        </w:rPr>
      </w:pPr>
    </w:p>
    <w:p w14:paraId="10F18117" w14:textId="1BF20FB9" w:rsidR="002020E2" w:rsidRDefault="002020E2" w:rsidP="00996C6F">
      <w:pPr>
        <w:rPr>
          <w:rFonts w:ascii="Helvetica" w:hAnsi="Helvetica" w:cs="Helvetica"/>
          <w:sz w:val="24"/>
          <w:szCs w:val="24"/>
        </w:rPr>
      </w:pPr>
    </w:p>
    <w:p w14:paraId="3051E0CF" w14:textId="502A2C4E" w:rsidR="002020E2" w:rsidRDefault="002020E2" w:rsidP="00996C6F">
      <w:pPr>
        <w:rPr>
          <w:rFonts w:ascii="Helvetica" w:hAnsi="Helvetica" w:cs="Helvetica"/>
          <w:sz w:val="24"/>
          <w:szCs w:val="24"/>
        </w:rPr>
      </w:pPr>
    </w:p>
    <w:p w14:paraId="7CF294A2" w14:textId="013D0510" w:rsidR="002020E2" w:rsidRDefault="002020E2" w:rsidP="00996C6F">
      <w:pPr>
        <w:rPr>
          <w:rFonts w:ascii="Helvetica" w:hAnsi="Helvetica" w:cs="Helvetica"/>
          <w:sz w:val="24"/>
          <w:szCs w:val="24"/>
        </w:rPr>
      </w:pPr>
    </w:p>
    <w:p w14:paraId="1CF7F42E" w14:textId="6F5F597B" w:rsidR="002020E2" w:rsidRDefault="002020E2" w:rsidP="00996C6F">
      <w:pPr>
        <w:rPr>
          <w:rFonts w:ascii="Helvetica" w:hAnsi="Helvetica" w:cs="Helvetica"/>
          <w:sz w:val="24"/>
          <w:szCs w:val="24"/>
        </w:rPr>
      </w:pPr>
    </w:p>
    <w:p w14:paraId="37F8C80C" w14:textId="5E1F3612" w:rsidR="002020E2" w:rsidRDefault="002020E2" w:rsidP="00996C6F">
      <w:pPr>
        <w:rPr>
          <w:rFonts w:ascii="Helvetica" w:hAnsi="Helvetica" w:cs="Helvetica"/>
          <w:sz w:val="24"/>
          <w:szCs w:val="24"/>
        </w:rPr>
      </w:pPr>
    </w:p>
    <w:p w14:paraId="6E6A35D7" w14:textId="7BA0691F" w:rsidR="002020E2" w:rsidRDefault="002020E2" w:rsidP="00996C6F">
      <w:pPr>
        <w:rPr>
          <w:rFonts w:ascii="Helvetica" w:hAnsi="Helvetica" w:cs="Helvetica"/>
          <w:sz w:val="24"/>
          <w:szCs w:val="24"/>
        </w:rPr>
      </w:pPr>
    </w:p>
    <w:p w14:paraId="53EDB961" w14:textId="61EDA676" w:rsidR="002020E2" w:rsidRDefault="002020E2" w:rsidP="00996C6F">
      <w:pPr>
        <w:rPr>
          <w:rFonts w:ascii="Helvetica" w:hAnsi="Helvetica" w:cs="Helvetica"/>
          <w:sz w:val="24"/>
          <w:szCs w:val="24"/>
        </w:rPr>
      </w:pPr>
    </w:p>
    <w:p w14:paraId="7517F01B" w14:textId="32632396" w:rsidR="002020E2" w:rsidRDefault="002020E2" w:rsidP="00996C6F">
      <w:pPr>
        <w:rPr>
          <w:rFonts w:ascii="Helvetica" w:hAnsi="Helvetica" w:cs="Helvetica"/>
          <w:sz w:val="24"/>
          <w:szCs w:val="24"/>
        </w:rPr>
      </w:pPr>
    </w:p>
    <w:p w14:paraId="2058FB00" w14:textId="10A1E9BF" w:rsidR="002020E2" w:rsidRDefault="002020E2" w:rsidP="00996C6F">
      <w:pPr>
        <w:rPr>
          <w:rFonts w:ascii="Helvetica" w:hAnsi="Helvetica" w:cs="Helvetica"/>
          <w:sz w:val="24"/>
          <w:szCs w:val="24"/>
        </w:rPr>
      </w:pPr>
    </w:p>
    <w:p w14:paraId="2E910773" w14:textId="77777777" w:rsidR="002020E2" w:rsidRPr="00220C73" w:rsidRDefault="002020E2" w:rsidP="00996C6F">
      <w:pPr>
        <w:rPr>
          <w:rFonts w:ascii="Helvetica" w:hAnsi="Helvetica" w:cs="Helvetica"/>
          <w:sz w:val="24"/>
          <w:szCs w:val="24"/>
        </w:rPr>
      </w:pPr>
    </w:p>
    <w:p w14:paraId="24E0A106" w14:textId="16F2B66C" w:rsidR="00996C6F" w:rsidRPr="00220C73" w:rsidRDefault="00996C6F" w:rsidP="000240C7">
      <w:pPr>
        <w:pStyle w:val="Caption"/>
        <w:keepNext/>
        <w:rPr>
          <w:rFonts w:ascii="Helvetica" w:hAnsi="Helvetica" w:cs="Helvetica"/>
          <w:color w:val="auto"/>
          <w:sz w:val="24"/>
          <w:szCs w:val="24"/>
        </w:rPr>
      </w:pPr>
      <w:r w:rsidRPr="00220C73">
        <w:rPr>
          <w:rFonts w:ascii="Helvetica" w:hAnsi="Helvetica" w:cs="Helvetica"/>
          <w:color w:val="auto"/>
          <w:sz w:val="24"/>
          <w:szCs w:val="24"/>
        </w:rPr>
        <w:lastRenderedPageBreak/>
        <w:t>Table A</w:t>
      </w:r>
      <w:r w:rsidR="002020E2">
        <w:rPr>
          <w:rFonts w:ascii="Helvetica" w:hAnsi="Helvetica" w:cs="Helvetica"/>
          <w:color w:val="auto"/>
          <w:sz w:val="24"/>
          <w:szCs w:val="24"/>
        </w:rPr>
        <w:t>3</w:t>
      </w:r>
      <w:r w:rsidRPr="00220C73">
        <w:rPr>
          <w:rFonts w:ascii="Helvetica" w:hAnsi="Helvetica" w:cs="Helvetica"/>
          <w:color w:val="auto"/>
          <w:sz w:val="24"/>
          <w:szCs w:val="24"/>
        </w:rPr>
        <w:t xml:space="preserve"> Goodness-of-fit summaries for explanatory variables and Economic Activity (RGSC)</w:t>
      </w:r>
    </w:p>
    <w:tbl>
      <w:tblPr>
        <w:tblStyle w:val="GridTable2"/>
        <w:tblW w:w="0" w:type="auto"/>
        <w:tblLook w:val="04A0" w:firstRow="1" w:lastRow="0" w:firstColumn="1" w:lastColumn="0" w:noHBand="0" w:noVBand="1"/>
      </w:tblPr>
      <w:tblGrid>
        <w:gridCol w:w="1522"/>
        <w:gridCol w:w="1305"/>
        <w:gridCol w:w="1240"/>
        <w:gridCol w:w="805"/>
        <w:gridCol w:w="1546"/>
        <w:gridCol w:w="1304"/>
        <w:gridCol w:w="1304"/>
      </w:tblGrid>
      <w:tr w:rsidR="001B3491" w:rsidRPr="00220C73" w14:paraId="5272B9C8" w14:textId="1D140A46" w:rsidTr="001B34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8E21AB" w14:textId="77777777" w:rsidR="001B3491" w:rsidRPr="00220C73" w:rsidRDefault="001B3491" w:rsidP="00AD2AE7">
            <w:pPr>
              <w:rPr>
                <w:rFonts w:ascii="Helvetica" w:hAnsi="Helvetica" w:cs="Helvetica"/>
                <w:sz w:val="24"/>
                <w:szCs w:val="24"/>
              </w:rPr>
            </w:pPr>
            <w:r w:rsidRPr="00220C73">
              <w:rPr>
                <w:rFonts w:ascii="Helvetica" w:hAnsi="Helvetica" w:cs="Helvetica"/>
                <w:sz w:val="24"/>
                <w:szCs w:val="24"/>
              </w:rPr>
              <w:t>Outcome Variable: Economic Activity</w:t>
            </w:r>
          </w:p>
        </w:tc>
        <w:tc>
          <w:tcPr>
            <w:tcW w:w="0" w:type="auto"/>
          </w:tcPr>
          <w:p w14:paraId="5FAE89B1" w14:textId="77777777" w:rsidR="001B3491" w:rsidRPr="00220C73" w:rsidRDefault="001B3491"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Deviance</w:t>
            </w:r>
          </w:p>
        </w:tc>
        <w:tc>
          <w:tcPr>
            <w:tcW w:w="0" w:type="auto"/>
          </w:tcPr>
          <w:p w14:paraId="45E52CB5" w14:textId="77777777" w:rsidR="001B3491" w:rsidRPr="00220C73" w:rsidRDefault="001B3491"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m:oMath>
              <m:r>
                <m:rPr>
                  <m:sty m:val="b"/>
                </m:rPr>
                <w:rPr>
                  <w:rFonts w:ascii="Cambria Math" w:hAnsi="Cambria Math" w:cs="Helvetica"/>
                  <w:sz w:val="24"/>
                  <w:szCs w:val="24"/>
                </w:rPr>
                <m:t>Δ</m:t>
              </m:r>
            </m:oMath>
            <w:r w:rsidRPr="00220C73">
              <w:rPr>
                <w:rFonts w:ascii="Helvetica" w:hAnsi="Helvetica" w:cs="Helvetica"/>
                <w:sz w:val="24"/>
                <w:szCs w:val="24"/>
              </w:rPr>
              <w:t xml:space="preserve"> Deviance (from Null)</w:t>
            </w:r>
          </w:p>
        </w:tc>
        <w:tc>
          <w:tcPr>
            <w:tcW w:w="0" w:type="auto"/>
          </w:tcPr>
          <w:p w14:paraId="03F0FAB1" w14:textId="77777777" w:rsidR="001B3491" w:rsidRPr="00220C73" w:rsidRDefault="001B3491"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m:oMath>
              <m:r>
                <m:rPr>
                  <m:sty m:val="b"/>
                </m:rPr>
                <w:rPr>
                  <w:rFonts w:ascii="Cambria Math" w:hAnsi="Cambria Math" w:cs="Helvetica"/>
                  <w:sz w:val="24"/>
                  <w:szCs w:val="24"/>
                </w:rPr>
                <m:t>Δ</m:t>
              </m:r>
            </m:oMath>
            <w:r w:rsidRPr="00220C73">
              <w:rPr>
                <w:rFonts w:ascii="Helvetica" w:eastAsiaTheme="minorEastAsia" w:hAnsi="Helvetica" w:cs="Helvetica"/>
                <w:sz w:val="24"/>
                <w:szCs w:val="24"/>
              </w:rPr>
              <w:t xml:space="preserve"> d.f. (from Null)</w:t>
            </w:r>
          </w:p>
        </w:tc>
        <w:tc>
          <w:tcPr>
            <w:tcW w:w="0" w:type="auto"/>
          </w:tcPr>
          <w:p w14:paraId="4ECE1119" w14:textId="77777777" w:rsidR="001B3491" w:rsidRPr="00220C73" w:rsidRDefault="001B3491"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McFadden’s Adjusted Pseudo R2</w:t>
            </w:r>
          </w:p>
        </w:tc>
        <w:tc>
          <w:tcPr>
            <w:tcW w:w="0" w:type="auto"/>
          </w:tcPr>
          <w:p w14:paraId="514B904F" w14:textId="042F8710" w:rsidR="001B3491" w:rsidRPr="00220C73" w:rsidRDefault="001B3491"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AIC</w:t>
            </w:r>
          </w:p>
        </w:tc>
        <w:tc>
          <w:tcPr>
            <w:tcW w:w="0" w:type="auto"/>
          </w:tcPr>
          <w:p w14:paraId="24DACE7D" w14:textId="6BCB5F12" w:rsidR="001B3491" w:rsidRPr="00220C73" w:rsidRDefault="001B3491"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BIC</w:t>
            </w:r>
          </w:p>
        </w:tc>
      </w:tr>
      <w:tr w:rsidR="001B3491" w:rsidRPr="00220C73" w14:paraId="7A528344" w14:textId="79304795" w:rsidTr="001B3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4E155C" w14:textId="77777777" w:rsidR="001B3491" w:rsidRPr="00220C73" w:rsidRDefault="001B3491" w:rsidP="001B3491">
            <w:pPr>
              <w:rPr>
                <w:rFonts w:ascii="Helvetica" w:hAnsi="Helvetica" w:cs="Helvetica"/>
                <w:sz w:val="24"/>
                <w:szCs w:val="24"/>
              </w:rPr>
            </w:pPr>
            <w:r w:rsidRPr="00220C73">
              <w:rPr>
                <w:rFonts w:ascii="Helvetica" w:hAnsi="Helvetica" w:cs="Helvetica"/>
                <w:sz w:val="24"/>
                <w:szCs w:val="24"/>
              </w:rPr>
              <w:t>Null Model</w:t>
            </w:r>
          </w:p>
        </w:tc>
        <w:tc>
          <w:tcPr>
            <w:tcW w:w="0" w:type="auto"/>
          </w:tcPr>
          <w:p w14:paraId="4C962CE2" w14:textId="28A9FBB3"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23150.585</w:t>
            </w:r>
          </w:p>
        </w:tc>
        <w:tc>
          <w:tcPr>
            <w:tcW w:w="0" w:type="auto"/>
          </w:tcPr>
          <w:p w14:paraId="3844B85D" w14:textId="0A8340BE"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3F618E98" w14:textId="7B8B8BF2"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1CA829A6" w14:textId="07C82171"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0" w:type="auto"/>
          </w:tcPr>
          <w:p w14:paraId="2A3C870C" w14:textId="23B7A00E"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23158.585</w:t>
            </w:r>
          </w:p>
        </w:tc>
        <w:tc>
          <w:tcPr>
            <w:tcW w:w="0" w:type="auto"/>
          </w:tcPr>
          <w:p w14:paraId="4C37057B" w14:textId="5683EECF"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23186.752</w:t>
            </w:r>
          </w:p>
        </w:tc>
      </w:tr>
      <w:tr w:rsidR="001B3491" w:rsidRPr="00220C73" w14:paraId="1C861824" w14:textId="75DA1E51" w:rsidTr="001B3491">
        <w:tc>
          <w:tcPr>
            <w:cnfStyle w:val="001000000000" w:firstRow="0" w:lastRow="0" w:firstColumn="1" w:lastColumn="0" w:oddVBand="0" w:evenVBand="0" w:oddHBand="0" w:evenHBand="0" w:firstRowFirstColumn="0" w:firstRowLastColumn="0" w:lastRowFirstColumn="0" w:lastRowLastColumn="0"/>
            <w:tcW w:w="0" w:type="auto"/>
          </w:tcPr>
          <w:p w14:paraId="4A82D039" w14:textId="77777777" w:rsidR="001B3491" w:rsidRPr="00220C73" w:rsidRDefault="001B3491" w:rsidP="001B3491">
            <w:pPr>
              <w:rPr>
                <w:rFonts w:ascii="Helvetica" w:hAnsi="Helvetica" w:cs="Helvetica"/>
                <w:sz w:val="24"/>
                <w:szCs w:val="24"/>
              </w:rPr>
            </w:pPr>
            <w:r w:rsidRPr="00220C73">
              <w:rPr>
                <w:rFonts w:ascii="Helvetica" w:hAnsi="Helvetica" w:cs="Helvetica"/>
                <w:sz w:val="24"/>
                <w:szCs w:val="24"/>
              </w:rPr>
              <w:t>Null Model + Educational Attainment</w:t>
            </w:r>
          </w:p>
        </w:tc>
        <w:tc>
          <w:tcPr>
            <w:tcW w:w="0" w:type="auto"/>
          </w:tcPr>
          <w:p w14:paraId="177AF2C0" w14:textId="64C002A8"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18908.961</w:t>
            </w:r>
          </w:p>
        </w:tc>
        <w:tc>
          <w:tcPr>
            <w:tcW w:w="0" w:type="auto"/>
          </w:tcPr>
          <w:p w14:paraId="62BF73A2" w14:textId="770F9D54"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4,241.624</w:t>
            </w:r>
          </w:p>
        </w:tc>
        <w:tc>
          <w:tcPr>
            <w:tcW w:w="0" w:type="auto"/>
          </w:tcPr>
          <w:p w14:paraId="65C3FD6B" w14:textId="6228A6F1"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4</w:t>
            </w:r>
          </w:p>
        </w:tc>
        <w:tc>
          <w:tcPr>
            <w:tcW w:w="0" w:type="auto"/>
          </w:tcPr>
          <w:p w14:paraId="2ADDDD78" w14:textId="2F8EF8EC"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0.183</w:t>
            </w:r>
          </w:p>
        </w:tc>
        <w:tc>
          <w:tcPr>
            <w:tcW w:w="0" w:type="auto"/>
          </w:tcPr>
          <w:p w14:paraId="2E4182F1" w14:textId="1AF04D41"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18924.961</w:t>
            </w:r>
          </w:p>
        </w:tc>
        <w:tc>
          <w:tcPr>
            <w:tcW w:w="0" w:type="auto"/>
          </w:tcPr>
          <w:p w14:paraId="4BC9F313" w14:textId="0FD07016"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18981.295</w:t>
            </w:r>
          </w:p>
        </w:tc>
      </w:tr>
      <w:tr w:rsidR="001B3491" w:rsidRPr="00220C73" w14:paraId="4E82241C" w14:textId="1D7EFE3D" w:rsidTr="001B3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58E4DC" w14:textId="77777777" w:rsidR="001B3491" w:rsidRPr="00220C73" w:rsidRDefault="001B3491" w:rsidP="001B3491">
            <w:pPr>
              <w:rPr>
                <w:rFonts w:ascii="Helvetica" w:hAnsi="Helvetica" w:cs="Helvetica"/>
                <w:sz w:val="24"/>
                <w:szCs w:val="24"/>
              </w:rPr>
            </w:pPr>
            <w:r w:rsidRPr="00220C73">
              <w:rPr>
                <w:rFonts w:ascii="Helvetica" w:hAnsi="Helvetica" w:cs="Helvetica"/>
                <w:sz w:val="24"/>
                <w:szCs w:val="24"/>
              </w:rPr>
              <w:t>Null Model + Sex</w:t>
            </w:r>
          </w:p>
        </w:tc>
        <w:tc>
          <w:tcPr>
            <w:tcW w:w="0" w:type="auto"/>
          </w:tcPr>
          <w:p w14:paraId="7050A635" w14:textId="2EF4EB30"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22159.828</w:t>
            </w:r>
          </w:p>
        </w:tc>
        <w:tc>
          <w:tcPr>
            <w:tcW w:w="0" w:type="auto"/>
          </w:tcPr>
          <w:p w14:paraId="61053ABC" w14:textId="6CCD79FE"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990.757</w:t>
            </w:r>
          </w:p>
        </w:tc>
        <w:tc>
          <w:tcPr>
            <w:tcW w:w="0" w:type="auto"/>
          </w:tcPr>
          <w:p w14:paraId="20AB2553" w14:textId="75CF20FF"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4</w:t>
            </w:r>
          </w:p>
        </w:tc>
        <w:tc>
          <w:tcPr>
            <w:tcW w:w="0" w:type="auto"/>
          </w:tcPr>
          <w:p w14:paraId="60C3B1A0" w14:textId="5E3488A5"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0.042</w:t>
            </w:r>
          </w:p>
        </w:tc>
        <w:tc>
          <w:tcPr>
            <w:tcW w:w="0" w:type="auto"/>
          </w:tcPr>
          <w:p w14:paraId="6BAB2A00" w14:textId="206B1017"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22175.828</w:t>
            </w:r>
          </w:p>
        </w:tc>
        <w:tc>
          <w:tcPr>
            <w:tcW w:w="0" w:type="auto"/>
          </w:tcPr>
          <w:p w14:paraId="2BEC37F0" w14:textId="4654F648"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22232.161</w:t>
            </w:r>
          </w:p>
        </w:tc>
      </w:tr>
      <w:tr w:rsidR="001B3491" w:rsidRPr="00220C73" w14:paraId="55AFF1FE" w14:textId="202ABA7F" w:rsidTr="001B3491">
        <w:tc>
          <w:tcPr>
            <w:cnfStyle w:val="001000000000" w:firstRow="0" w:lastRow="0" w:firstColumn="1" w:lastColumn="0" w:oddVBand="0" w:evenVBand="0" w:oddHBand="0" w:evenHBand="0" w:firstRowFirstColumn="0" w:firstRowLastColumn="0" w:lastRowFirstColumn="0" w:lastRowLastColumn="0"/>
            <w:tcW w:w="0" w:type="auto"/>
          </w:tcPr>
          <w:p w14:paraId="547F30AD" w14:textId="77777777" w:rsidR="001B3491" w:rsidRPr="00220C73" w:rsidRDefault="001B3491" w:rsidP="001B3491">
            <w:pPr>
              <w:rPr>
                <w:rFonts w:ascii="Helvetica" w:hAnsi="Helvetica" w:cs="Helvetica"/>
                <w:sz w:val="24"/>
                <w:szCs w:val="24"/>
              </w:rPr>
            </w:pPr>
            <w:r w:rsidRPr="00220C73">
              <w:rPr>
                <w:rFonts w:ascii="Helvetica" w:hAnsi="Helvetica" w:cs="Helvetica"/>
                <w:sz w:val="24"/>
                <w:szCs w:val="24"/>
              </w:rPr>
              <w:t>Null Model + Tenure</w:t>
            </w:r>
          </w:p>
        </w:tc>
        <w:tc>
          <w:tcPr>
            <w:tcW w:w="0" w:type="auto"/>
          </w:tcPr>
          <w:p w14:paraId="2E7B4812" w14:textId="70994D74"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22328.736</w:t>
            </w:r>
          </w:p>
        </w:tc>
        <w:tc>
          <w:tcPr>
            <w:tcW w:w="0" w:type="auto"/>
          </w:tcPr>
          <w:p w14:paraId="4A88B19B" w14:textId="7F7EC0F4"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821.849</w:t>
            </w:r>
          </w:p>
        </w:tc>
        <w:tc>
          <w:tcPr>
            <w:tcW w:w="0" w:type="auto"/>
          </w:tcPr>
          <w:p w14:paraId="791263B1" w14:textId="448E6EE8"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4</w:t>
            </w:r>
          </w:p>
        </w:tc>
        <w:tc>
          <w:tcPr>
            <w:tcW w:w="0" w:type="auto"/>
          </w:tcPr>
          <w:p w14:paraId="51877C14" w14:textId="16EDFCB1"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0.035</w:t>
            </w:r>
          </w:p>
        </w:tc>
        <w:tc>
          <w:tcPr>
            <w:tcW w:w="0" w:type="auto"/>
          </w:tcPr>
          <w:p w14:paraId="1708FB1C" w14:textId="4303C6C0"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22344.736</w:t>
            </w:r>
          </w:p>
        </w:tc>
        <w:tc>
          <w:tcPr>
            <w:tcW w:w="0" w:type="auto"/>
          </w:tcPr>
          <w:p w14:paraId="2241587B" w14:textId="02EC934A"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22401.069</w:t>
            </w:r>
          </w:p>
        </w:tc>
      </w:tr>
      <w:tr w:rsidR="001B3491" w:rsidRPr="00220C73" w14:paraId="311E7273" w14:textId="3FEC1EF4" w:rsidTr="001B3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E3783C" w14:textId="77777777" w:rsidR="001B3491" w:rsidRPr="00220C73" w:rsidRDefault="001B3491" w:rsidP="001B3491">
            <w:pPr>
              <w:rPr>
                <w:rFonts w:ascii="Helvetica" w:hAnsi="Helvetica" w:cs="Helvetica"/>
                <w:sz w:val="24"/>
                <w:szCs w:val="24"/>
              </w:rPr>
            </w:pPr>
            <w:r w:rsidRPr="00220C73">
              <w:rPr>
                <w:rFonts w:ascii="Helvetica" w:hAnsi="Helvetica" w:cs="Helvetica"/>
                <w:sz w:val="24"/>
                <w:szCs w:val="24"/>
              </w:rPr>
              <w:t>Null Model + RGSC</w:t>
            </w:r>
          </w:p>
        </w:tc>
        <w:tc>
          <w:tcPr>
            <w:tcW w:w="0" w:type="auto"/>
          </w:tcPr>
          <w:p w14:paraId="06888345" w14:textId="4BF25FC0"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22020.214</w:t>
            </w:r>
          </w:p>
        </w:tc>
        <w:tc>
          <w:tcPr>
            <w:tcW w:w="0" w:type="auto"/>
          </w:tcPr>
          <w:p w14:paraId="3E20B001" w14:textId="233FD6BD"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1,130.371</w:t>
            </w:r>
          </w:p>
        </w:tc>
        <w:tc>
          <w:tcPr>
            <w:tcW w:w="0" w:type="auto"/>
          </w:tcPr>
          <w:p w14:paraId="070CEA36" w14:textId="40716E52"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20</w:t>
            </w:r>
          </w:p>
        </w:tc>
        <w:tc>
          <w:tcPr>
            <w:tcW w:w="0" w:type="auto"/>
          </w:tcPr>
          <w:p w14:paraId="1581D6E9" w14:textId="222488CF"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0.047</w:t>
            </w:r>
          </w:p>
        </w:tc>
        <w:tc>
          <w:tcPr>
            <w:tcW w:w="0" w:type="auto"/>
          </w:tcPr>
          <w:p w14:paraId="714C3753" w14:textId="1A5BC0EC"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22068.214</w:t>
            </w:r>
          </w:p>
        </w:tc>
        <w:tc>
          <w:tcPr>
            <w:tcW w:w="0" w:type="auto"/>
          </w:tcPr>
          <w:p w14:paraId="606C604A" w14:textId="01FEF4CD"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22237.214</w:t>
            </w:r>
          </w:p>
        </w:tc>
      </w:tr>
    </w:tbl>
    <w:p w14:paraId="78197C64" w14:textId="77777777" w:rsidR="00996C6F" w:rsidRPr="00220C73" w:rsidRDefault="00996C6F" w:rsidP="00996C6F">
      <w:pPr>
        <w:rPr>
          <w:rFonts w:ascii="Helvetica" w:hAnsi="Helvetica" w:cs="Helvetica"/>
          <w:sz w:val="24"/>
          <w:szCs w:val="24"/>
        </w:rPr>
      </w:pPr>
    </w:p>
    <w:p w14:paraId="04C607A3" w14:textId="4151478D" w:rsidR="00996C6F" w:rsidRPr="00220C73" w:rsidRDefault="00996C6F" w:rsidP="000240C7">
      <w:pPr>
        <w:pStyle w:val="Caption"/>
        <w:keepNext/>
        <w:rPr>
          <w:rFonts w:ascii="Helvetica" w:hAnsi="Helvetica" w:cs="Helvetica"/>
          <w:color w:val="auto"/>
          <w:sz w:val="24"/>
          <w:szCs w:val="24"/>
        </w:rPr>
      </w:pPr>
      <w:r w:rsidRPr="00220C73">
        <w:rPr>
          <w:rFonts w:ascii="Helvetica" w:hAnsi="Helvetica" w:cs="Helvetica"/>
          <w:color w:val="auto"/>
          <w:sz w:val="24"/>
          <w:szCs w:val="24"/>
        </w:rPr>
        <w:t>Table A</w:t>
      </w:r>
      <w:r w:rsidR="002020E2">
        <w:rPr>
          <w:rFonts w:ascii="Helvetica" w:hAnsi="Helvetica" w:cs="Helvetica"/>
          <w:color w:val="auto"/>
          <w:sz w:val="24"/>
          <w:szCs w:val="24"/>
        </w:rPr>
        <w:t>4</w:t>
      </w:r>
      <w:r w:rsidRPr="00220C73">
        <w:rPr>
          <w:rFonts w:ascii="Helvetica" w:hAnsi="Helvetica" w:cs="Helvetica"/>
          <w:color w:val="auto"/>
          <w:sz w:val="24"/>
          <w:szCs w:val="24"/>
        </w:rPr>
        <w:t xml:space="preserve"> Model building goodness-of-fit summaries for multiple logistic regression model of Economic Activity (RGSC)</w:t>
      </w:r>
    </w:p>
    <w:tbl>
      <w:tblPr>
        <w:tblStyle w:val="GridTable2"/>
        <w:tblW w:w="5000" w:type="pct"/>
        <w:tblLook w:val="04A0" w:firstRow="1" w:lastRow="0" w:firstColumn="1" w:lastColumn="0" w:noHBand="0" w:noVBand="1"/>
      </w:tblPr>
      <w:tblGrid>
        <w:gridCol w:w="1443"/>
        <w:gridCol w:w="1238"/>
        <w:gridCol w:w="1202"/>
        <w:gridCol w:w="1202"/>
        <w:gridCol w:w="1465"/>
        <w:gridCol w:w="1238"/>
        <w:gridCol w:w="1238"/>
      </w:tblGrid>
      <w:tr w:rsidR="001B3491" w:rsidRPr="00220C73" w14:paraId="5C2D9EA7" w14:textId="30A2EE27" w:rsidTr="001B34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9" w:type="pct"/>
          </w:tcPr>
          <w:p w14:paraId="3C1F9CB5" w14:textId="77777777" w:rsidR="001B3491" w:rsidRPr="00220C73" w:rsidRDefault="001B3491" w:rsidP="00AD2AE7">
            <w:pPr>
              <w:rPr>
                <w:rFonts w:ascii="Helvetica" w:hAnsi="Helvetica" w:cs="Helvetica"/>
                <w:sz w:val="24"/>
                <w:szCs w:val="24"/>
              </w:rPr>
            </w:pPr>
            <w:r w:rsidRPr="00220C73">
              <w:rPr>
                <w:rFonts w:ascii="Helvetica" w:hAnsi="Helvetica" w:cs="Helvetica"/>
                <w:sz w:val="24"/>
                <w:szCs w:val="24"/>
              </w:rPr>
              <w:t>Outcome Variable: Economic Activity</w:t>
            </w:r>
          </w:p>
        </w:tc>
        <w:tc>
          <w:tcPr>
            <w:tcW w:w="686" w:type="pct"/>
          </w:tcPr>
          <w:p w14:paraId="23CB90D7" w14:textId="77777777" w:rsidR="001B3491" w:rsidRPr="00220C73" w:rsidRDefault="001B3491"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Deviance</w:t>
            </w:r>
          </w:p>
        </w:tc>
        <w:tc>
          <w:tcPr>
            <w:tcW w:w="666" w:type="pct"/>
          </w:tcPr>
          <w:p w14:paraId="53804DB7" w14:textId="77777777" w:rsidR="001B3491" w:rsidRPr="00220C73" w:rsidRDefault="001B3491"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m:oMath>
              <m:r>
                <m:rPr>
                  <m:sty m:val="b"/>
                </m:rPr>
                <w:rPr>
                  <w:rFonts w:ascii="Cambria Math" w:hAnsi="Cambria Math" w:cs="Helvetica"/>
                  <w:sz w:val="24"/>
                  <w:szCs w:val="24"/>
                </w:rPr>
                <m:t>Δ</m:t>
              </m:r>
            </m:oMath>
            <w:r w:rsidRPr="00220C73">
              <w:rPr>
                <w:rFonts w:ascii="Helvetica" w:hAnsi="Helvetica" w:cs="Helvetica"/>
                <w:sz w:val="24"/>
                <w:szCs w:val="24"/>
              </w:rPr>
              <w:t xml:space="preserve"> Deviance (from Previous)</w:t>
            </w:r>
          </w:p>
        </w:tc>
        <w:tc>
          <w:tcPr>
            <w:tcW w:w="666" w:type="pct"/>
          </w:tcPr>
          <w:p w14:paraId="7C323580" w14:textId="77777777" w:rsidR="001B3491" w:rsidRPr="00220C73" w:rsidRDefault="001B3491"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m:oMath>
              <m:r>
                <m:rPr>
                  <m:sty m:val="b"/>
                </m:rPr>
                <w:rPr>
                  <w:rFonts w:ascii="Cambria Math" w:hAnsi="Cambria Math" w:cs="Helvetica"/>
                  <w:sz w:val="24"/>
                  <w:szCs w:val="24"/>
                </w:rPr>
                <m:t>Δ</m:t>
              </m:r>
            </m:oMath>
            <w:r w:rsidRPr="00220C73">
              <w:rPr>
                <w:rFonts w:ascii="Helvetica" w:eastAsiaTheme="minorEastAsia" w:hAnsi="Helvetica" w:cs="Helvetica"/>
                <w:sz w:val="24"/>
                <w:szCs w:val="24"/>
              </w:rPr>
              <w:t xml:space="preserve"> d.f. (from Previous)</w:t>
            </w:r>
          </w:p>
        </w:tc>
        <w:tc>
          <w:tcPr>
            <w:tcW w:w="812" w:type="pct"/>
          </w:tcPr>
          <w:p w14:paraId="2D3B6F67" w14:textId="77777777" w:rsidR="001B3491" w:rsidRPr="00220C73" w:rsidRDefault="001B3491"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McFadden’s Adjusted Pseudo R2</w:t>
            </w:r>
          </w:p>
        </w:tc>
        <w:tc>
          <w:tcPr>
            <w:tcW w:w="686" w:type="pct"/>
          </w:tcPr>
          <w:p w14:paraId="3DEF08F5" w14:textId="5345EA84" w:rsidR="001B3491" w:rsidRPr="00220C73" w:rsidRDefault="001B3491"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AIC</w:t>
            </w:r>
          </w:p>
        </w:tc>
        <w:tc>
          <w:tcPr>
            <w:tcW w:w="686" w:type="pct"/>
          </w:tcPr>
          <w:p w14:paraId="75972C80" w14:textId="16A8FD86" w:rsidR="001B3491" w:rsidRPr="00220C73" w:rsidRDefault="001B3491" w:rsidP="00AD2AE7">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BIC</w:t>
            </w:r>
          </w:p>
        </w:tc>
      </w:tr>
      <w:tr w:rsidR="001B3491" w:rsidRPr="00220C73" w14:paraId="641EEFA2" w14:textId="43931EA4" w:rsidTr="001B3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9" w:type="pct"/>
          </w:tcPr>
          <w:p w14:paraId="5D2C5D82" w14:textId="77777777" w:rsidR="001B3491" w:rsidRPr="00220C73" w:rsidRDefault="001B3491" w:rsidP="001B3491">
            <w:pPr>
              <w:rPr>
                <w:rFonts w:ascii="Helvetica" w:hAnsi="Helvetica" w:cs="Helvetica"/>
                <w:sz w:val="24"/>
                <w:szCs w:val="24"/>
              </w:rPr>
            </w:pPr>
            <w:r w:rsidRPr="00220C73">
              <w:rPr>
                <w:rFonts w:ascii="Helvetica" w:hAnsi="Helvetica" w:cs="Helvetica"/>
                <w:sz w:val="24"/>
                <w:szCs w:val="24"/>
              </w:rPr>
              <w:t>Null Model</w:t>
            </w:r>
          </w:p>
        </w:tc>
        <w:tc>
          <w:tcPr>
            <w:tcW w:w="686" w:type="pct"/>
          </w:tcPr>
          <w:p w14:paraId="0A0C3333" w14:textId="25F478D4"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23150.585</w:t>
            </w:r>
          </w:p>
        </w:tc>
        <w:tc>
          <w:tcPr>
            <w:tcW w:w="666" w:type="pct"/>
          </w:tcPr>
          <w:p w14:paraId="1114DF62" w14:textId="6B55C1BF"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666" w:type="pct"/>
          </w:tcPr>
          <w:p w14:paraId="68CA5A63" w14:textId="38552524"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812" w:type="pct"/>
          </w:tcPr>
          <w:p w14:paraId="35FA731D" w14:textId="593AF004"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686" w:type="pct"/>
          </w:tcPr>
          <w:p w14:paraId="6A85583B" w14:textId="4516A338"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23158.585</w:t>
            </w:r>
          </w:p>
        </w:tc>
        <w:tc>
          <w:tcPr>
            <w:tcW w:w="686" w:type="pct"/>
          </w:tcPr>
          <w:p w14:paraId="7E0B4208" w14:textId="1080660D"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23186.752</w:t>
            </w:r>
          </w:p>
        </w:tc>
      </w:tr>
      <w:tr w:rsidR="001B3491" w:rsidRPr="00220C73" w14:paraId="2BCDCE8B" w14:textId="10F11F8D" w:rsidTr="001B3491">
        <w:tc>
          <w:tcPr>
            <w:cnfStyle w:val="001000000000" w:firstRow="0" w:lastRow="0" w:firstColumn="1" w:lastColumn="0" w:oddVBand="0" w:evenVBand="0" w:oddHBand="0" w:evenHBand="0" w:firstRowFirstColumn="0" w:firstRowLastColumn="0" w:lastRowFirstColumn="0" w:lastRowLastColumn="0"/>
            <w:tcW w:w="799" w:type="pct"/>
          </w:tcPr>
          <w:p w14:paraId="11DBFA5D" w14:textId="77777777" w:rsidR="001B3491" w:rsidRPr="00220C73" w:rsidRDefault="001B3491" w:rsidP="001B3491">
            <w:pPr>
              <w:rPr>
                <w:rFonts w:ascii="Helvetica" w:hAnsi="Helvetica" w:cs="Helvetica"/>
                <w:sz w:val="24"/>
                <w:szCs w:val="24"/>
              </w:rPr>
            </w:pPr>
            <w:r w:rsidRPr="00220C73">
              <w:rPr>
                <w:rFonts w:ascii="Helvetica" w:hAnsi="Helvetica" w:cs="Helvetica"/>
                <w:sz w:val="24"/>
                <w:szCs w:val="24"/>
              </w:rPr>
              <w:t>Null Model + Educational Attainment</w:t>
            </w:r>
          </w:p>
        </w:tc>
        <w:tc>
          <w:tcPr>
            <w:tcW w:w="686" w:type="pct"/>
          </w:tcPr>
          <w:p w14:paraId="3F207377" w14:textId="76B5B3DC"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18908.961</w:t>
            </w:r>
          </w:p>
        </w:tc>
        <w:tc>
          <w:tcPr>
            <w:tcW w:w="666" w:type="pct"/>
          </w:tcPr>
          <w:p w14:paraId="5AFA601D" w14:textId="32CFF2AF"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4,241.624</w:t>
            </w:r>
          </w:p>
        </w:tc>
        <w:tc>
          <w:tcPr>
            <w:tcW w:w="666" w:type="pct"/>
          </w:tcPr>
          <w:p w14:paraId="5246281A" w14:textId="3B2CDE6B"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4</w:t>
            </w:r>
          </w:p>
        </w:tc>
        <w:tc>
          <w:tcPr>
            <w:tcW w:w="812" w:type="pct"/>
          </w:tcPr>
          <w:p w14:paraId="687D590A" w14:textId="74025A6D"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0.183</w:t>
            </w:r>
          </w:p>
        </w:tc>
        <w:tc>
          <w:tcPr>
            <w:tcW w:w="686" w:type="pct"/>
          </w:tcPr>
          <w:p w14:paraId="6B5DE0C2" w14:textId="19540C4C"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18924.961</w:t>
            </w:r>
          </w:p>
        </w:tc>
        <w:tc>
          <w:tcPr>
            <w:tcW w:w="686" w:type="pct"/>
          </w:tcPr>
          <w:p w14:paraId="0D541468" w14:textId="48688D76"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18981.295</w:t>
            </w:r>
          </w:p>
        </w:tc>
      </w:tr>
      <w:tr w:rsidR="001B3491" w:rsidRPr="00220C73" w14:paraId="6839A42B" w14:textId="6D9F8563" w:rsidTr="001B3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9" w:type="pct"/>
          </w:tcPr>
          <w:p w14:paraId="11797248" w14:textId="77777777" w:rsidR="001B3491" w:rsidRPr="00220C73" w:rsidRDefault="001B3491" w:rsidP="001B3491">
            <w:pPr>
              <w:rPr>
                <w:rFonts w:ascii="Helvetica" w:hAnsi="Helvetica" w:cs="Helvetica"/>
                <w:sz w:val="24"/>
                <w:szCs w:val="24"/>
              </w:rPr>
            </w:pPr>
            <w:r w:rsidRPr="00220C73">
              <w:rPr>
                <w:rFonts w:ascii="Helvetica" w:hAnsi="Helvetica" w:cs="Helvetica"/>
                <w:sz w:val="24"/>
                <w:szCs w:val="24"/>
              </w:rPr>
              <w:t>Null Model + Educational Attainment + Sex</w:t>
            </w:r>
          </w:p>
        </w:tc>
        <w:tc>
          <w:tcPr>
            <w:tcW w:w="686" w:type="pct"/>
          </w:tcPr>
          <w:p w14:paraId="7B21E814" w14:textId="3909C0A9"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17921.387</w:t>
            </w:r>
          </w:p>
        </w:tc>
        <w:tc>
          <w:tcPr>
            <w:tcW w:w="666" w:type="pct"/>
          </w:tcPr>
          <w:p w14:paraId="5ED142BF" w14:textId="5ED31F6A"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987.574</w:t>
            </w:r>
          </w:p>
        </w:tc>
        <w:tc>
          <w:tcPr>
            <w:tcW w:w="666" w:type="pct"/>
          </w:tcPr>
          <w:p w14:paraId="1CFA806A" w14:textId="2DCAABF8"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4</w:t>
            </w:r>
          </w:p>
        </w:tc>
        <w:tc>
          <w:tcPr>
            <w:tcW w:w="812" w:type="pct"/>
          </w:tcPr>
          <w:p w14:paraId="511D32FB" w14:textId="0D9DF101"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0.225</w:t>
            </w:r>
          </w:p>
        </w:tc>
        <w:tc>
          <w:tcPr>
            <w:tcW w:w="686" w:type="pct"/>
          </w:tcPr>
          <w:p w14:paraId="6F679A9D" w14:textId="7F337DEA"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17945.387</w:t>
            </w:r>
          </w:p>
        </w:tc>
        <w:tc>
          <w:tcPr>
            <w:tcW w:w="686" w:type="pct"/>
          </w:tcPr>
          <w:p w14:paraId="1BCD1C3B" w14:textId="75726FF1"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18029.888</w:t>
            </w:r>
          </w:p>
        </w:tc>
      </w:tr>
      <w:tr w:rsidR="001B3491" w:rsidRPr="00220C73" w14:paraId="71D616FB" w14:textId="26C0C140" w:rsidTr="001B3491">
        <w:tc>
          <w:tcPr>
            <w:cnfStyle w:val="001000000000" w:firstRow="0" w:lastRow="0" w:firstColumn="1" w:lastColumn="0" w:oddVBand="0" w:evenVBand="0" w:oddHBand="0" w:evenHBand="0" w:firstRowFirstColumn="0" w:firstRowLastColumn="0" w:lastRowFirstColumn="0" w:lastRowLastColumn="0"/>
            <w:tcW w:w="799" w:type="pct"/>
          </w:tcPr>
          <w:p w14:paraId="6734058F" w14:textId="53F664DF" w:rsidR="001B3491" w:rsidRPr="00220C73" w:rsidRDefault="001B3491" w:rsidP="001B3491">
            <w:pPr>
              <w:rPr>
                <w:rFonts w:ascii="Helvetica" w:hAnsi="Helvetica" w:cs="Helvetica"/>
                <w:sz w:val="24"/>
                <w:szCs w:val="24"/>
              </w:rPr>
            </w:pPr>
            <w:r w:rsidRPr="00220C73">
              <w:rPr>
                <w:rFonts w:ascii="Helvetica" w:hAnsi="Helvetica" w:cs="Helvetica"/>
                <w:sz w:val="24"/>
                <w:szCs w:val="24"/>
              </w:rPr>
              <w:t>Null Model + Educational Attainment + Sex + Tenure</w:t>
            </w:r>
          </w:p>
        </w:tc>
        <w:tc>
          <w:tcPr>
            <w:tcW w:w="686" w:type="pct"/>
          </w:tcPr>
          <w:p w14:paraId="51C61CE9" w14:textId="49917411"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17677.491</w:t>
            </w:r>
          </w:p>
        </w:tc>
        <w:tc>
          <w:tcPr>
            <w:tcW w:w="666" w:type="pct"/>
          </w:tcPr>
          <w:p w14:paraId="384FE7F1" w14:textId="6C819786"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243.896</w:t>
            </w:r>
          </w:p>
        </w:tc>
        <w:tc>
          <w:tcPr>
            <w:tcW w:w="666" w:type="pct"/>
          </w:tcPr>
          <w:p w14:paraId="6C81E576" w14:textId="66B03F7C"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4</w:t>
            </w:r>
          </w:p>
        </w:tc>
        <w:tc>
          <w:tcPr>
            <w:tcW w:w="812" w:type="pct"/>
          </w:tcPr>
          <w:p w14:paraId="4E4CC2B2" w14:textId="61FD0A2D"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0.235</w:t>
            </w:r>
          </w:p>
        </w:tc>
        <w:tc>
          <w:tcPr>
            <w:tcW w:w="686" w:type="pct"/>
          </w:tcPr>
          <w:p w14:paraId="3BDCA899" w14:textId="437C4401"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17709.491</w:t>
            </w:r>
          </w:p>
        </w:tc>
        <w:tc>
          <w:tcPr>
            <w:tcW w:w="686" w:type="pct"/>
          </w:tcPr>
          <w:p w14:paraId="4BC28878" w14:textId="1149A42C" w:rsidR="001B3491" w:rsidRPr="00220C73" w:rsidRDefault="001B3491" w:rsidP="001B349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17822.158</w:t>
            </w:r>
          </w:p>
        </w:tc>
      </w:tr>
      <w:tr w:rsidR="001B3491" w:rsidRPr="00220C73" w14:paraId="02B9C1EC" w14:textId="00FA43BB" w:rsidTr="001B3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9" w:type="pct"/>
          </w:tcPr>
          <w:p w14:paraId="3D3C7FBD" w14:textId="2DA90CC4" w:rsidR="001B3491" w:rsidRPr="00220C73" w:rsidRDefault="001B3491" w:rsidP="001B3491">
            <w:pPr>
              <w:rPr>
                <w:rFonts w:ascii="Helvetica" w:hAnsi="Helvetica" w:cs="Helvetica"/>
                <w:sz w:val="24"/>
                <w:szCs w:val="24"/>
              </w:rPr>
            </w:pPr>
            <w:r w:rsidRPr="00220C73">
              <w:rPr>
                <w:rFonts w:ascii="Helvetica" w:hAnsi="Helvetica" w:cs="Helvetica"/>
                <w:sz w:val="24"/>
                <w:szCs w:val="24"/>
              </w:rPr>
              <w:lastRenderedPageBreak/>
              <w:t>Null Model + Educational Attainment + Sex + Tenure + RGSC</w:t>
            </w:r>
          </w:p>
        </w:tc>
        <w:tc>
          <w:tcPr>
            <w:tcW w:w="686" w:type="pct"/>
          </w:tcPr>
          <w:p w14:paraId="54FD4682" w14:textId="5856AFC2"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17459.124</w:t>
            </w:r>
          </w:p>
        </w:tc>
        <w:tc>
          <w:tcPr>
            <w:tcW w:w="666" w:type="pct"/>
          </w:tcPr>
          <w:p w14:paraId="1386C2B2" w14:textId="4D0DF62E"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218.367</w:t>
            </w:r>
          </w:p>
        </w:tc>
        <w:tc>
          <w:tcPr>
            <w:tcW w:w="666" w:type="pct"/>
          </w:tcPr>
          <w:p w14:paraId="33E7D57F" w14:textId="036B894B"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20</w:t>
            </w:r>
          </w:p>
        </w:tc>
        <w:tc>
          <w:tcPr>
            <w:tcW w:w="812" w:type="pct"/>
          </w:tcPr>
          <w:p w14:paraId="5FF630C4" w14:textId="71678A98"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0.243</w:t>
            </w:r>
          </w:p>
        </w:tc>
        <w:tc>
          <w:tcPr>
            <w:tcW w:w="686" w:type="pct"/>
          </w:tcPr>
          <w:p w14:paraId="06A93704" w14:textId="124C9111"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17531.124</w:t>
            </w:r>
          </w:p>
        </w:tc>
        <w:tc>
          <w:tcPr>
            <w:tcW w:w="686" w:type="pct"/>
          </w:tcPr>
          <w:p w14:paraId="1C051223" w14:textId="67A603B3" w:rsidR="001B3491" w:rsidRPr="00220C73" w:rsidRDefault="001B3491" w:rsidP="001B349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17784.625</w:t>
            </w:r>
          </w:p>
        </w:tc>
      </w:tr>
    </w:tbl>
    <w:p w14:paraId="2B5131BC" w14:textId="77777777" w:rsidR="00996C6F" w:rsidRPr="00220C73" w:rsidRDefault="00996C6F" w:rsidP="00996C6F">
      <w:pPr>
        <w:rPr>
          <w:rFonts w:ascii="Helvetica" w:hAnsi="Helvetica" w:cs="Helvetica"/>
          <w:sz w:val="24"/>
          <w:szCs w:val="24"/>
        </w:rPr>
      </w:pPr>
    </w:p>
    <w:p w14:paraId="0531B244" w14:textId="77777777" w:rsidR="00996C6F" w:rsidRPr="00220C73" w:rsidRDefault="00996C6F" w:rsidP="00996C6F">
      <w:pPr>
        <w:pStyle w:val="Caption"/>
        <w:keepNext/>
        <w:jc w:val="center"/>
        <w:rPr>
          <w:rFonts w:ascii="Helvetica" w:hAnsi="Helvetica" w:cs="Helvetica"/>
          <w:color w:val="auto"/>
          <w:sz w:val="24"/>
          <w:szCs w:val="24"/>
        </w:rPr>
        <w:sectPr w:rsidR="00996C6F" w:rsidRPr="00220C73">
          <w:pgSz w:w="11906" w:h="16838"/>
          <w:pgMar w:top="1440" w:right="1440" w:bottom="1440" w:left="1440" w:header="708" w:footer="708" w:gutter="0"/>
          <w:cols w:space="708"/>
          <w:docGrid w:linePitch="360"/>
        </w:sectPr>
      </w:pPr>
    </w:p>
    <w:p w14:paraId="5E909BD0" w14:textId="0CD79010" w:rsidR="00996C6F" w:rsidRPr="00220C73" w:rsidRDefault="00996C6F" w:rsidP="00996C6F">
      <w:pPr>
        <w:pStyle w:val="Caption"/>
        <w:keepNext/>
        <w:jc w:val="center"/>
        <w:rPr>
          <w:rFonts w:ascii="Helvetica" w:hAnsi="Helvetica" w:cs="Helvetica"/>
          <w:color w:val="auto"/>
          <w:sz w:val="24"/>
          <w:szCs w:val="24"/>
        </w:rPr>
      </w:pPr>
      <w:r w:rsidRPr="00220C73">
        <w:rPr>
          <w:rFonts w:ascii="Helvetica" w:hAnsi="Helvetica" w:cs="Helvetica"/>
          <w:color w:val="auto"/>
          <w:sz w:val="24"/>
          <w:szCs w:val="24"/>
        </w:rPr>
        <w:lastRenderedPageBreak/>
        <w:t>Table A</w:t>
      </w:r>
      <w:r w:rsidR="002D72DF" w:rsidRPr="00220C73">
        <w:rPr>
          <w:rFonts w:ascii="Helvetica" w:hAnsi="Helvetica" w:cs="Helvetica"/>
          <w:color w:val="auto"/>
          <w:sz w:val="24"/>
          <w:szCs w:val="24"/>
        </w:rPr>
        <w:t>5</w:t>
      </w:r>
      <w:r w:rsidRPr="00220C73">
        <w:rPr>
          <w:rFonts w:ascii="Helvetica" w:hAnsi="Helvetica" w:cs="Helvetica"/>
          <w:color w:val="auto"/>
          <w:sz w:val="24"/>
          <w:szCs w:val="24"/>
        </w:rPr>
        <w:t xml:space="preserve"> Average marginal effects on the probability of Economic Activity</w:t>
      </w:r>
    </w:p>
    <w:tbl>
      <w:tblPr>
        <w:tblStyle w:val="GridTable2"/>
        <w:tblW w:w="5000" w:type="pct"/>
        <w:tblLook w:val="04A0" w:firstRow="1" w:lastRow="0" w:firstColumn="1" w:lastColumn="0" w:noHBand="0" w:noVBand="1"/>
      </w:tblPr>
      <w:tblGrid>
        <w:gridCol w:w="6113"/>
        <w:gridCol w:w="1178"/>
        <w:gridCol w:w="944"/>
        <w:gridCol w:w="737"/>
        <w:gridCol w:w="913"/>
        <w:gridCol w:w="843"/>
        <w:gridCol w:w="737"/>
        <w:gridCol w:w="913"/>
        <w:gridCol w:w="843"/>
        <w:gridCol w:w="737"/>
      </w:tblGrid>
      <w:tr w:rsidR="008A6467" w:rsidRPr="00220C73" w14:paraId="7880F72E" w14:textId="77777777" w:rsidTr="008A64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00159CAE" w14:textId="42FFA7C5" w:rsidR="00C3642C" w:rsidRPr="00220C73" w:rsidRDefault="00C3642C" w:rsidP="00DC2FFC">
            <w:pPr>
              <w:rPr>
                <w:rFonts w:ascii="Helvetica" w:hAnsi="Helvetica" w:cs="Helvetica"/>
                <w:sz w:val="24"/>
                <w:szCs w:val="24"/>
              </w:rPr>
            </w:pPr>
          </w:p>
        </w:tc>
        <w:tc>
          <w:tcPr>
            <w:tcW w:w="1024" w:type="pct"/>
            <w:gridSpan w:val="3"/>
          </w:tcPr>
          <w:p w14:paraId="58286CC4" w14:textId="77777777" w:rsidR="00C3642C" w:rsidRPr="00220C73" w:rsidRDefault="00C3642C" w:rsidP="00DC2FFC">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21E19154" w14:textId="77777777" w:rsidR="00C3642C" w:rsidRPr="00220C73" w:rsidRDefault="00C3642C" w:rsidP="00DC2FFC">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tcPr>
          <w:p w14:paraId="659102FA" w14:textId="77777777" w:rsidR="00C3642C" w:rsidRPr="00220C73" w:rsidRDefault="00C3642C" w:rsidP="00DC2FFC">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072C2B42" w14:textId="77777777" w:rsidR="00C3642C" w:rsidRPr="00220C73" w:rsidRDefault="00C3642C" w:rsidP="00DC2FFC">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44842ECF" w14:textId="77777777" w:rsidR="00C3642C" w:rsidRPr="00220C73" w:rsidRDefault="00C3642C" w:rsidP="00DC2FFC">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tcPr>
          <w:p w14:paraId="1E049F02" w14:textId="77777777" w:rsidR="00C3642C" w:rsidRPr="00220C73" w:rsidRDefault="00C3642C" w:rsidP="00DC2FFC">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3254C11B" w14:textId="77777777" w:rsidR="00C3642C" w:rsidRPr="00220C73" w:rsidRDefault="00C3642C" w:rsidP="00DC2FFC">
            <w:pPr>
              <w:cnfStyle w:val="100000000000" w:firstRow="1"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C3642C" w:rsidRPr="00220C73" w14:paraId="5BBFBB34"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06979FC4" w14:textId="77777777" w:rsidR="00C3642C" w:rsidRPr="00220C73" w:rsidRDefault="00C3642C" w:rsidP="00DC2FFC">
            <w:pPr>
              <w:rPr>
                <w:rFonts w:ascii="Helvetica" w:hAnsi="Helvetica" w:cs="Helvetica"/>
                <w:sz w:val="24"/>
                <w:szCs w:val="24"/>
              </w:rPr>
            </w:pPr>
          </w:p>
        </w:tc>
        <w:tc>
          <w:tcPr>
            <w:tcW w:w="1024" w:type="pct"/>
            <w:gridSpan w:val="3"/>
          </w:tcPr>
          <w:p w14:paraId="01D8E604" w14:textId="77777777" w:rsidR="00C3642C" w:rsidRPr="00220C73" w:rsidRDefault="00C3642C" w:rsidP="00DC2FFC">
            <w:pPr>
              <w:cnfStyle w:val="000000100000" w:firstRow="0" w:lastRow="0" w:firstColumn="0" w:lastColumn="0" w:oddVBand="0" w:evenVBand="0" w:oddHBand="1" w:evenHBand="0" w:firstRowFirstColumn="0" w:firstRowLastColumn="0" w:lastRowFirstColumn="0" w:lastRowLastColumn="0"/>
              <w:rPr>
                <w:rFonts w:ascii="Helvetica" w:hAnsi="Helvetica" w:cs="Helvetica"/>
                <w:b/>
                <w:bCs/>
                <w:sz w:val="24"/>
                <w:szCs w:val="24"/>
              </w:rPr>
            </w:pPr>
            <w:r w:rsidRPr="00220C73">
              <w:rPr>
                <w:rFonts w:ascii="Helvetica" w:hAnsi="Helvetica" w:cs="Helvetica"/>
                <w:b/>
                <w:bCs/>
                <w:sz w:val="24"/>
                <w:szCs w:val="24"/>
              </w:rPr>
              <w:t>NS-SEC</w:t>
            </w:r>
          </w:p>
        </w:tc>
        <w:tc>
          <w:tcPr>
            <w:tcW w:w="893" w:type="pct"/>
            <w:gridSpan w:val="3"/>
          </w:tcPr>
          <w:p w14:paraId="78FCE9B0" w14:textId="77777777" w:rsidR="00C3642C" w:rsidRPr="00220C73" w:rsidRDefault="00C3642C" w:rsidP="00DC2FFC">
            <w:pPr>
              <w:cnfStyle w:val="000000100000" w:firstRow="0" w:lastRow="0" w:firstColumn="0" w:lastColumn="0" w:oddVBand="0" w:evenVBand="0" w:oddHBand="1" w:evenHBand="0" w:firstRowFirstColumn="0" w:firstRowLastColumn="0" w:lastRowFirstColumn="0" w:lastRowLastColumn="0"/>
              <w:rPr>
                <w:rFonts w:ascii="Helvetica" w:hAnsi="Helvetica" w:cs="Helvetica"/>
                <w:b/>
                <w:bCs/>
                <w:sz w:val="24"/>
                <w:szCs w:val="24"/>
              </w:rPr>
            </w:pPr>
            <w:r w:rsidRPr="00220C73">
              <w:rPr>
                <w:rFonts w:ascii="Helvetica" w:hAnsi="Helvetica" w:cs="Helvetica"/>
                <w:b/>
                <w:bCs/>
                <w:sz w:val="24"/>
                <w:szCs w:val="24"/>
              </w:rPr>
              <w:t>CAMSIS</w:t>
            </w:r>
          </w:p>
        </w:tc>
        <w:tc>
          <w:tcPr>
            <w:tcW w:w="893" w:type="pct"/>
            <w:gridSpan w:val="3"/>
          </w:tcPr>
          <w:p w14:paraId="199DF4A9" w14:textId="77777777" w:rsidR="00C3642C" w:rsidRPr="00220C73" w:rsidRDefault="00C3642C" w:rsidP="00DC2FFC">
            <w:pPr>
              <w:cnfStyle w:val="000000100000" w:firstRow="0" w:lastRow="0" w:firstColumn="0" w:lastColumn="0" w:oddVBand="0" w:evenVBand="0" w:oddHBand="1" w:evenHBand="0" w:firstRowFirstColumn="0" w:firstRowLastColumn="0" w:lastRowFirstColumn="0" w:lastRowLastColumn="0"/>
              <w:rPr>
                <w:rFonts w:ascii="Helvetica" w:hAnsi="Helvetica" w:cs="Helvetica"/>
                <w:b/>
                <w:bCs/>
                <w:sz w:val="24"/>
                <w:szCs w:val="24"/>
              </w:rPr>
            </w:pPr>
            <w:r w:rsidRPr="00220C73">
              <w:rPr>
                <w:rFonts w:ascii="Helvetica" w:hAnsi="Helvetica" w:cs="Helvetica"/>
                <w:b/>
                <w:bCs/>
                <w:sz w:val="24"/>
                <w:szCs w:val="24"/>
              </w:rPr>
              <w:t>RGSC</w:t>
            </w:r>
          </w:p>
        </w:tc>
      </w:tr>
      <w:tr w:rsidR="00D714E6" w:rsidRPr="00220C73" w14:paraId="09099C20"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657DA27D" w14:textId="77777777" w:rsidR="00C3642C" w:rsidRPr="00220C73" w:rsidRDefault="00C3642C" w:rsidP="00C3642C">
            <w:pPr>
              <w:rPr>
                <w:rFonts w:ascii="Helvetica" w:hAnsi="Helvetica" w:cs="Helvetica"/>
                <w:sz w:val="24"/>
                <w:szCs w:val="24"/>
              </w:rPr>
            </w:pPr>
            <w:r w:rsidRPr="00220C73">
              <w:rPr>
                <w:rStyle w:val="CommentReference"/>
                <w:rFonts w:ascii="Helvetica" w:hAnsi="Helvetica" w:cs="Helvetica"/>
                <w:b w:val="0"/>
                <w:bCs w:val="0"/>
                <w:sz w:val="24"/>
                <w:szCs w:val="24"/>
              </w:rPr>
              <w:commentReference w:id="220"/>
            </w:r>
            <w:r w:rsidRPr="00220C73">
              <w:rPr>
                <w:rFonts w:ascii="Helvetica" w:hAnsi="Helvetica" w:cs="Helvetica"/>
                <w:sz w:val="24"/>
                <w:szCs w:val="24"/>
              </w:rPr>
              <w:t>Economic Activity</w:t>
            </w:r>
          </w:p>
        </w:tc>
        <w:tc>
          <w:tcPr>
            <w:tcW w:w="422" w:type="pct"/>
          </w:tcPr>
          <w:p w14:paraId="1FCF8521" w14:textId="527E299F" w:rsidR="00C3642C" w:rsidRPr="00220C73" w:rsidRDefault="00C3642C" w:rsidP="00C3642C">
            <w:pPr>
              <w:cnfStyle w:val="000000000000" w:firstRow="0" w:lastRow="0" w:firstColumn="0" w:lastColumn="0" w:oddVBand="0" w:evenVBand="0" w:oddHBand="0" w:evenHBand="0" w:firstRowFirstColumn="0" w:firstRowLastColumn="0" w:lastRowFirstColumn="0" w:lastRowLastColumn="0"/>
              <w:rPr>
                <w:rFonts w:ascii="Helvetica" w:hAnsi="Helvetica" w:cs="Helvetica"/>
                <w:b/>
                <w:bCs/>
                <w:sz w:val="24"/>
                <w:szCs w:val="24"/>
              </w:rPr>
            </w:pPr>
            <m:oMath>
              <m:r>
                <m:rPr>
                  <m:sty m:val="b"/>
                </m:rPr>
                <w:rPr>
                  <w:rFonts w:ascii="Cambria Math" w:hAnsi="Cambria Math" w:cs="Helvetica"/>
                  <w:sz w:val="24"/>
                  <w:szCs w:val="24"/>
                </w:rPr>
                <m:t>Δ</m:t>
              </m:r>
            </m:oMath>
            <w:r w:rsidRPr="00220C73">
              <w:rPr>
                <w:rFonts w:ascii="Helvetica" w:eastAsiaTheme="minorEastAsia" w:hAnsi="Helvetica" w:cs="Helvetica"/>
                <w:b/>
                <w:sz w:val="24"/>
                <w:szCs w:val="24"/>
              </w:rPr>
              <w:t xml:space="preserve"> Prob.</w:t>
            </w:r>
          </w:p>
        </w:tc>
        <w:tc>
          <w:tcPr>
            <w:tcW w:w="338" w:type="pct"/>
          </w:tcPr>
          <w:p w14:paraId="77331628" w14:textId="6960F0A6" w:rsidR="00C3642C" w:rsidRPr="00220C73" w:rsidRDefault="00C3642C" w:rsidP="00C3642C">
            <w:pPr>
              <w:cnfStyle w:val="000000000000" w:firstRow="0" w:lastRow="0" w:firstColumn="0" w:lastColumn="0" w:oddVBand="0" w:evenVBand="0" w:oddHBand="0" w:evenHBand="0" w:firstRowFirstColumn="0" w:firstRowLastColumn="0" w:lastRowFirstColumn="0" w:lastRowLastColumn="0"/>
              <w:rPr>
                <w:rFonts w:ascii="Helvetica" w:hAnsi="Helvetica" w:cs="Helvetica"/>
                <w:b/>
                <w:bCs/>
                <w:sz w:val="24"/>
                <w:szCs w:val="24"/>
              </w:rPr>
            </w:pPr>
            <w:r w:rsidRPr="00220C73">
              <w:rPr>
                <w:rFonts w:ascii="Helvetica" w:hAnsi="Helvetica" w:cs="Helvetica"/>
                <w:b/>
                <w:sz w:val="24"/>
                <w:szCs w:val="24"/>
              </w:rPr>
              <w:t>S.E</w:t>
            </w:r>
          </w:p>
        </w:tc>
        <w:tc>
          <w:tcPr>
            <w:tcW w:w="264" w:type="pct"/>
          </w:tcPr>
          <w:p w14:paraId="7DE5EE32" w14:textId="748EE6FC" w:rsidR="00C3642C" w:rsidRPr="00220C73" w:rsidRDefault="00C3642C" w:rsidP="00C3642C">
            <w:pPr>
              <w:cnfStyle w:val="000000000000" w:firstRow="0" w:lastRow="0" w:firstColumn="0" w:lastColumn="0" w:oddVBand="0" w:evenVBand="0" w:oddHBand="0" w:evenHBand="0" w:firstRowFirstColumn="0" w:firstRowLastColumn="0" w:lastRowFirstColumn="0" w:lastRowLastColumn="0"/>
              <w:rPr>
                <w:rFonts w:ascii="Helvetica" w:hAnsi="Helvetica" w:cs="Helvetica"/>
                <w:b/>
                <w:bCs/>
                <w:sz w:val="24"/>
                <w:szCs w:val="24"/>
              </w:rPr>
            </w:pPr>
            <w:r w:rsidRPr="00220C73">
              <w:rPr>
                <w:rFonts w:ascii="Helvetica" w:hAnsi="Helvetica" w:cs="Helvetica"/>
                <w:b/>
                <w:sz w:val="24"/>
                <w:szCs w:val="24"/>
              </w:rPr>
              <w:t>Sig.</w:t>
            </w:r>
          </w:p>
        </w:tc>
        <w:tc>
          <w:tcPr>
            <w:tcW w:w="327" w:type="pct"/>
          </w:tcPr>
          <w:p w14:paraId="78EFE321" w14:textId="77777777" w:rsidR="00C3642C" w:rsidRPr="00220C73" w:rsidRDefault="00C3642C" w:rsidP="00C3642C">
            <w:pPr>
              <w:cnfStyle w:val="000000000000" w:firstRow="0" w:lastRow="0" w:firstColumn="0" w:lastColumn="0" w:oddVBand="0" w:evenVBand="0" w:oddHBand="0" w:evenHBand="0" w:firstRowFirstColumn="0" w:firstRowLastColumn="0" w:lastRowFirstColumn="0" w:lastRowLastColumn="0"/>
              <w:rPr>
                <w:rFonts w:ascii="Helvetica" w:hAnsi="Helvetica" w:cs="Helvetica"/>
                <w:b/>
                <w:bCs/>
                <w:sz w:val="24"/>
                <w:szCs w:val="24"/>
              </w:rPr>
            </w:pPr>
            <w:r w:rsidRPr="00220C73">
              <w:rPr>
                <w:rFonts w:ascii="Helvetica" w:hAnsi="Helvetica" w:cs="Helvetica"/>
                <w:b/>
                <w:bCs/>
                <w:sz w:val="24"/>
                <w:szCs w:val="24"/>
              </w:rPr>
              <w:t>Coef.</w:t>
            </w:r>
          </w:p>
        </w:tc>
        <w:tc>
          <w:tcPr>
            <w:tcW w:w="302" w:type="pct"/>
          </w:tcPr>
          <w:p w14:paraId="25E969A4" w14:textId="77777777" w:rsidR="00C3642C" w:rsidRPr="00220C73" w:rsidRDefault="00C3642C" w:rsidP="00C3642C">
            <w:pPr>
              <w:cnfStyle w:val="000000000000" w:firstRow="0" w:lastRow="0" w:firstColumn="0" w:lastColumn="0" w:oddVBand="0" w:evenVBand="0" w:oddHBand="0" w:evenHBand="0" w:firstRowFirstColumn="0" w:firstRowLastColumn="0" w:lastRowFirstColumn="0" w:lastRowLastColumn="0"/>
              <w:rPr>
                <w:rFonts w:ascii="Helvetica" w:hAnsi="Helvetica" w:cs="Helvetica"/>
                <w:b/>
                <w:bCs/>
                <w:sz w:val="24"/>
                <w:szCs w:val="24"/>
              </w:rPr>
            </w:pPr>
            <w:r w:rsidRPr="00220C73">
              <w:rPr>
                <w:rFonts w:ascii="Helvetica" w:hAnsi="Helvetica" w:cs="Helvetica"/>
                <w:b/>
                <w:bCs/>
                <w:sz w:val="24"/>
                <w:szCs w:val="24"/>
              </w:rPr>
              <w:t>S.E</w:t>
            </w:r>
          </w:p>
        </w:tc>
        <w:tc>
          <w:tcPr>
            <w:tcW w:w="264" w:type="pct"/>
          </w:tcPr>
          <w:p w14:paraId="06868DC7" w14:textId="77777777" w:rsidR="00C3642C" w:rsidRPr="00220C73" w:rsidRDefault="00C3642C" w:rsidP="00C3642C">
            <w:pPr>
              <w:cnfStyle w:val="000000000000" w:firstRow="0" w:lastRow="0" w:firstColumn="0" w:lastColumn="0" w:oddVBand="0" w:evenVBand="0" w:oddHBand="0" w:evenHBand="0" w:firstRowFirstColumn="0" w:firstRowLastColumn="0" w:lastRowFirstColumn="0" w:lastRowLastColumn="0"/>
              <w:rPr>
                <w:rFonts w:ascii="Helvetica" w:hAnsi="Helvetica" w:cs="Helvetica"/>
                <w:b/>
                <w:bCs/>
                <w:sz w:val="24"/>
                <w:szCs w:val="24"/>
              </w:rPr>
            </w:pPr>
            <w:r w:rsidRPr="00220C73">
              <w:rPr>
                <w:rFonts w:ascii="Helvetica" w:hAnsi="Helvetica" w:cs="Helvetica"/>
                <w:b/>
                <w:bCs/>
                <w:sz w:val="24"/>
                <w:szCs w:val="24"/>
              </w:rPr>
              <w:t>Sig.</w:t>
            </w:r>
          </w:p>
        </w:tc>
        <w:tc>
          <w:tcPr>
            <w:tcW w:w="327" w:type="pct"/>
          </w:tcPr>
          <w:p w14:paraId="72F9AC8F" w14:textId="77777777" w:rsidR="00C3642C" w:rsidRPr="00220C73" w:rsidRDefault="00C3642C" w:rsidP="00C3642C">
            <w:pPr>
              <w:cnfStyle w:val="000000000000" w:firstRow="0" w:lastRow="0" w:firstColumn="0" w:lastColumn="0" w:oddVBand="0" w:evenVBand="0" w:oddHBand="0" w:evenHBand="0" w:firstRowFirstColumn="0" w:firstRowLastColumn="0" w:lastRowFirstColumn="0" w:lastRowLastColumn="0"/>
              <w:rPr>
                <w:rFonts w:ascii="Helvetica" w:hAnsi="Helvetica" w:cs="Helvetica"/>
                <w:b/>
                <w:bCs/>
                <w:sz w:val="24"/>
                <w:szCs w:val="24"/>
              </w:rPr>
            </w:pPr>
            <w:r w:rsidRPr="00220C73">
              <w:rPr>
                <w:rFonts w:ascii="Helvetica" w:hAnsi="Helvetica" w:cs="Helvetica"/>
                <w:b/>
                <w:bCs/>
                <w:sz w:val="24"/>
                <w:szCs w:val="24"/>
              </w:rPr>
              <w:t>Coef.</w:t>
            </w:r>
          </w:p>
        </w:tc>
        <w:tc>
          <w:tcPr>
            <w:tcW w:w="302" w:type="pct"/>
          </w:tcPr>
          <w:p w14:paraId="6F5DDCA9" w14:textId="77777777" w:rsidR="00C3642C" w:rsidRPr="00220C73" w:rsidRDefault="00C3642C" w:rsidP="00C3642C">
            <w:pPr>
              <w:cnfStyle w:val="000000000000" w:firstRow="0" w:lastRow="0" w:firstColumn="0" w:lastColumn="0" w:oddVBand="0" w:evenVBand="0" w:oddHBand="0" w:evenHBand="0" w:firstRowFirstColumn="0" w:firstRowLastColumn="0" w:lastRowFirstColumn="0" w:lastRowLastColumn="0"/>
              <w:rPr>
                <w:rFonts w:ascii="Helvetica" w:hAnsi="Helvetica" w:cs="Helvetica"/>
                <w:b/>
                <w:bCs/>
                <w:sz w:val="24"/>
                <w:szCs w:val="24"/>
              </w:rPr>
            </w:pPr>
            <w:r w:rsidRPr="00220C73">
              <w:rPr>
                <w:rFonts w:ascii="Helvetica" w:hAnsi="Helvetica" w:cs="Helvetica"/>
                <w:b/>
                <w:bCs/>
                <w:sz w:val="24"/>
                <w:szCs w:val="24"/>
              </w:rPr>
              <w:t>S.E</w:t>
            </w:r>
          </w:p>
        </w:tc>
        <w:tc>
          <w:tcPr>
            <w:tcW w:w="264" w:type="pct"/>
          </w:tcPr>
          <w:p w14:paraId="7EE74331" w14:textId="77777777" w:rsidR="00C3642C" w:rsidRPr="00220C73" w:rsidRDefault="00C3642C" w:rsidP="00C3642C">
            <w:pPr>
              <w:cnfStyle w:val="000000000000" w:firstRow="0" w:lastRow="0" w:firstColumn="0" w:lastColumn="0" w:oddVBand="0" w:evenVBand="0" w:oddHBand="0" w:evenHBand="0" w:firstRowFirstColumn="0" w:firstRowLastColumn="0" w:lastRowFirstColumn="0" w:lastRowLastColumn="0"/>
              <w:rPr>
                <w:rFonts w:ascii="Helvetica" w:hAnsi="Helvetica" w:cs="Helvetica"/>
                <w:b/>
                <w:bCs/>
                <w:sz w:val="24"/>
                <w:szCs w:val="24"/>
              </w:rPr>
            </w:pPr>
            <w:r w:rsidRPr="00220C73">
              <w:rPr>
                <w:rFonts w:ascii="Helvetica" w:hAnsi="Helvetica" w:cs="Helvetica"/>
                <w:b/>
                <w:bCs/>
                <w:sz w:val="24"/>
                <w:szCs w:val="24"/>
              </w:rPr>
              <w:t>Sig.</w:t>
            </w:r>
          </w:p>
        </w:tc>
      </w:tr>
      <w:tr w:rsidR="00D714E6" w:rsidRPr="00220C73" w14:paraId="3CB86E8D"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50B72BB3" w14:textId="77777777" w:rsidR="00C3642C" w:rsidRPr="00220C73" w:rsidRDefault="00C3642C" w:rsidP="00C3642C">
            <w:pPr>
              <w:rPr>
                <w:rFonts w:ascii="Helvetica" w:hAnsi="Helvetica" w:cs="Helvetica"/>
                <w:sz w:val="24"/>
                <w:szCs w:val="24"/>
              </w:rPr>
            </w:pPr>
            <w:r w:rsidRPr="00220C73">
              <w:rPr>
                <w:rFonts w:ascii="Helvetica" w:hAnsi="Helvetica" w:cs="Helvetica"/>
                <w:sz w:val="24"/>
                <w:szCs w:val="24"/>
              </w:rPr>
              <w:t>Employment</w:t>
            </w:r>
          </w:p>
        </w:tc>
        <w:tc>
          <w:tcPr>
            <w:tcW w:w="422" w:type="pct"/>
          </w:tcPr>
          <w:p w14:paraId="1E145516" w14:textId="2598836D" w:rsidR="00C3642C" w:rsidRPr="00220C73" w:rsidRDefault="008A6467" w:rsidP="00C364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338" w:type="pct"/>
          </w:tcPr>
          <w:p w14:paraId="0D10E56B" w14:textId="1FE9AE67" w:rsidR="00C3642C" w:rsidRPr="00220C73" w:rsidRDefault="00C3642C" w:rsidP="00C364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5C3DE4BB" w14:textId="77777777" w:rsidR="00C3642C" w:rsidRPr="00220C73" w:rsidRDefault="00C3642C" w:rsidP="00C364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4D7CAFE0" w14:textId="30CBEB8D" w:rsidR="00C3642C" w:rsidRPr="00220C73" w:rsidRDefault="008A6467" w:rsidP="00C364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02" w:type="pct"/>
          </w:tcPr>
          <w:p w14:paraId="43740B54" w14:textId="3C66C571" w:rsidR="00C3642C" w:rsidRPr="00220C73" w:rsidRDefault="008A6467" w:rsidP="00C364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55E35F05" w14:textId="77777777" w:rsidR="00C3642C" w:rsidRPr="00220C73" w:rsidRDefault="00C3642C" w:rsidP="00C364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0EC123ED" w14:textId="4D30B222" w:rsidR="00C3642C" w:rsidRPr="00220C73" w:rsidRDefault="008A6467" w:rsidP="00C364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02" w:type="pct"/>
          </w:tcPr>
          <w:p w14:paraId="228BFE29" w14:textId="36FD3EA7" w:rsidR="00C3642C" w:rsidRPr="00220C73" w:rsidRDefault="008A6467" w:rsidP="00C364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6FA2342C" w14:textId="77777777" w:rsidR="00C3642C" w:rsidRPr="00220C73" w:rsidRDefault="00C3642C" w:rsidP="00C3642C">
            <w:pP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D714E6" w:rsidRPr="00220C73" w14:paraId="0AA75F8E"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0A75E6BA" w14:textId="77777777" w:rsidR="00C3642C" w:rsidRPr="00220C73" w:rsidRDefault="00C3642C" w:rsidP="00C3642C">
            <w:pPr>
              <w:rPr>
                <w:rFonts w:ascii="Helvetica" w:hAnsi="Helvetica" w:cs="Helvetica"/>
                <w:sz w:val="24"/>
                <w:szCs w:val="24"/>
              </w:rPr>
            </w:pPr>
          </w:p>
        </w:tc>
        <w:tc>
          <w:tcPr>
            <w:tcW w:w="422" w:type="pct"/>
          </w:tcPr>
          <w:p w14:paraId="68211654" w14:textId="77777777" w:rsidR="00C3642C" w:rsidRPr="00220C73" w:rsidRDefault="00C3642C" w:rsidP="00C364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38" w:type="pct"/>
          </w:tcPr>
          <w:p w14:paraId="58628D86" w14:textId="77777777" w:rsidR="00C3642C" w:rsidRPr="00220C73" w:rsidRDefault="00C3642C" w:rsidP="00C364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57DC34EE" w14:textId="77777777" w:rsidR="00C3642C" w:rsidRPr="00220C73" w:rsidRDefault="00C3642C" w:rsidP="00C364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35E773D7" w14:textId="77777777" w:rsidR="00C3642C" w:rsidRPr="00220C73" w:rsidRDefault="00C3642C" w:rsidP="00C364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tcPr>
          <w:p w14:paraId="0B53CFBB" w14:textId="77777777" w:rsidR="00C3642C" w:rsidRPr="00220C73" w:rsidRDefault="00C3642C" w:rsidP="00C364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2954FD7F" w14:textId="77777777" w:rsidR="00C3642C" w:rsidRPr="00220C73" w:rsidRDefault="00C3642C" w:rsidP="00C364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3C8DAC55" w14:textId="77777777" w:rsidR="00C3642C" w:rsidRPr="00220C73" w:rsidRDefault="00C3642C" w:rsidP="00C364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tcPr>
          <w:p w14:paraId="2218FF63" w14:textId="77777777" w:rsidR="00C3642C" w:rsidRPr="00220C73" w:rsidRDefault="00C3642C" w:rsidP="00C364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340A4FE2" w14:textId="77777777" w:rsidR="00C3642C" w:rsidRPr="00220C73" w:rsidRDefault="00C3642C" w:rsidP="00C364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D714E6" w:rsidRPr="00220C73" w14:paraId="3DF1D309"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520984E1" w14:textId="77777777" w:rsidR="00C3642C" w:rsidRPr="00220C73" w:rsidRDefault="00C3642C" w:rsidP="00C3642C">
            <w:pPr>
              <w:rPr>
                <w:rFonts w:ascii="Helvetica" w:hAnsi="Helvetica" w:cs="Helvetica"/>
                <w:sz w:val="24"/>
                <w:szCs w:val="24"/>
              </w:rPr>
            </w:pPr>
            <w:r w:rsidRPr="00220C73">
              <w:rPr>
                <w:rFonts w:ascii="Helvetica" w:hAnsi="Helvetica" w:cs="Helvetica"/>
                <w:sz w:val="24"/>
                <w:szCs w:val="24"/>
              </w:rPr>
              <w:t>Post-Schooling Education</w:t>
            </w:r>
          </w:p>
        </w:tc>
        <w:tc>
          <w:tcPr>
            <w:tcW w:w="422" w:type="pct"/>
          </w:tcPr>
          <w:p w14:paraId="523B91B7" w14:textId="77777777" w:rsidR="00C3642C" w:rsidRPr="00220C73" w:rsidRDefault="00C3642C" w:rsidP="00C364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38" w:type="pct"/>
          </w:tcPr>
          <w:p w14:paraId="5251FB7C" w14:textId="77777777" w:rsidR="00C3642C" w:rsidRPr="00220C73" w:rsidRDefault="00C3642C" w:rsidP="00C364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2E29B45E" w14:textId="77777777" w:rsidR="00C3642C" w:rsidRPr="00220C73" w:rsidRDefault="00C3642C" w:rsidP="00C364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10F93858" w14:textId="77777777" w:rsidR="00C3642C" w:rsidRPr="00220C73" w:rsidRDefault="00C3642C" w:rsidP="00C364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tcPr>
          <w:p w14:paraId="43F3324E" w14:textId="77777777" w:rsidR="00C3642C" w:rsidRPr="00220C73" w:rsidRDefault="00C3642C" w:rsidP="00C364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63DDA5DD" w14:textId="77777777" w:rsidR="00C3642C" w:rsidRPr="00220C73" w:rsidRDefault="00C3642C" w:rsidP="00C364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4930ECB8" w14:textId="77777777" w:rsidR="00C3642C" w:rsidRPr="00220C73" w:rsidRDefault="00C3642C" w:rsidP="00C364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tcPr>
          <w:p w14:paraId="74F63C16" w14:textId="77777777" w:rsidR="00C3642C" w:rsidRPr="00220C73" w:rsidRDefault="00C3642C" w:rsidP="00C364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256C11C1" w14:textId="77777777" w:rsidR="00C3642C" w:rsidRPr="00220C73" w:rsidRDefault="00C3642C" w:rsidP="00C364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D714E6" w:rsidRPr="00220C73" w14:paraId="5A34B97B"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0139C369" w14:textId="77777777" w:rsidR="00C3642C" w:rsidRPr="00220C73" w:rsidRDefault="00C3642C" w:rsidP="00C3642C">
            <w:pPr>
              <w:rPr>
                <w:rFonts w:ascii="Helvetica" w:hAnsi="Helvetica" w:cs="Helvetica"/>
                <w:sz w:val="24"/>
                <w:szCs w:val="24"/>
              </w:rPr>
            </w:pPr>
            <w:r w:rsidRPr="00220C73">
              <w:rPr>
                <w:rFonts w:ascii="Helvetica" w:hAnsi="Helvetica" w:cs="Helvetica"/>
                <w:sz w:val="24"/>
                <w:szCs w:val="24"/>
              </w:rPr>
              <w:t>Educational Attainment</w:t>
            </w:r>
          </w:p>
        </w:tc>
        <w:tc>
          <w:tcPr>
            <w:tcW w:w="422" w:type="pct"/>
          </w:tcPr>
          <w:p w14:paraId="200A3D08" w14:textId="77777777" w:rsidR="00C3642C" w:rsidRPr="00220C73" w:rsidRDefault="00C3642C" w:rsidP="00C364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38" w:type="pct"/>
          </w:tcPr>
          <w:p w14:paraId="43D423FD" w14:textId="77777777" w:rsidR="00C3642C" w:rsidRPr="00220C73" w:rsidRDefault="00C3642C" w:rsidP="00C364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3C757C36" w14:textId="77777777" w:rsidR="00C3642C" w:rsidRPr="00220C73" w:rsidRDefault="00C3642C" w:rsidP="00C364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022AF6F1" w14:textId="77777777" w:rsidR="00C3642C" w:rsidRPr="00220C73" w:rsidRDefault="00C3642C" w:rsidP="00C364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tcPr>
          <w:p w14:paraId="45502E6D" w14:textId="77777777" w:rsidR="00C3642C" w:rsidRPr="00220C73" w:rsidRDefault="00C3642C" w:rsidP="00C364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3011F241" w14:textId="77777777" w:rsidR="00C3642C" w:rsidRPr="00220C73" w:rsidRDefault="00C3642C" w:rsidP="00C364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3B876C40" w14:textId="77777777" w:rsidR="00C3642C" w:rsidRPr="00220C73" w:rsidRDefault="00C3642C" w:rsidP="00C364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tcPr>
          <w:p w14:paraId="55509569" w14:textId="77777777" w:rsidR="00C3642C" w:rsidRPr="00220C73" w:rsidRDefault="00C3642C" w:rsidP="00C364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0F80C5E6" w14:textId="77777777" w:rsidR="00C3642C" w:rsidRPr="00220C73" w:rsidRDefault="00C3642C" w:rsidP="00C364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8A6467" w:rsidRPr="00220C73" w14:paraId="3F70CBB8"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33BC94FA" w14:textId="77777777" w:rsidR="008A6467" w:rsidRPr="00220C73" w:rsidRDefault="008A6467" w:rsidP="008A6467">
            <w:pPr>
              <w:rPr>
                <w:rFonts w:ascii="Helvetica" w:hAnsi="Helvetica" w:cs="Helvetica"/>
                <w:i/>
                <w:iCs/>
                <w:sz w:val="24"/>
                <w:szCs w:val="24"/>
              </w:rPr>
            </w:pPr>
            <w:r w:rsidRPr="00220C73">
              <w:rPr>
                <w:rFonts w:ascii="Helvetica" w:hAnsi="Helvetica" w:cs="Helvetica"/>
                <w:i/>
                <w:iCs/>
                <w:sz w:val="24"/>
                <w:szCs w:val="24"/>
              </w:rPr>
              <w:t xml:space="preserve">  Less than five O-levels</w:t>
            </w:r>
          </w:p>
        </w:tc>
        <w:tc>
          <w:tcPr>
            <w:tcW w:w="422" w:type="pct"/>
          </w:tcPr>
          <w:p w14:paraId="64AC06DF" w14:textId="231B530E"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338" w:type="pct"/>
          </w:tcPr>
          <w:p w14:paraId="369080DD" w14:textId="4DB353E5"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60AC6EAE" w14:textId="77777777"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521F0597" w14:textId="73A657B9"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02" w:type="pct"/>
          </w:tcPr>
          <w:p w14:paraId="0B265FC7" w14:textId="4F8044C0"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5A351AAD" w14:textId="77777777"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424D4054" w14:textId="06DA4D00"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02" w:type="pct"/>
          </w:tcPr>
          <w:p w14:paraId="28A9BC6B" w14:textId="7FC8A4E8"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vAlign w:val="bottom"/>
          </w:tcPr>
          <w:p w14:paraId="12AE2FE9" w14:textId="77777777"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D714E6" w:rsidRPr="00220C73" w14:paraId="2870E59A"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65443605" w14:textId="77777777" w:rsidR="00D714E6" w:rsidRPr="00220C73" w:rsidRDefault="00D714E6" w:rsidP="00D714E6">
            <w:pPr>
              <w:rPr>
                <w:rFonts w:ascii="Helvetica" w:hAnsi="Helvetica" w:cs="Helvetica"/>
                <w:sz w:val="24"/>
                <w:szCs w:val="24"/>
              </w:rPr>
            </w:pPr>
            <w:r w:rsidRPr="00220C73">
              <w:rPr>
                <w:rFonts w:ascii="Helvetica" w:hAnsi="Helvetica" w:cs="Helvetica"/>
                <w:i/>
                <w:iCs/>
                <w:sz w:val="24"/>
                <w:szCs w:val="24"/>
              </w:rPr>
              <w:t xml:space="preserve">  Five or More O-levels</w:t>
            </w:r>
          </w:p>
        </w:tc>
        <w:tc>
          <w:tcPr>
            <w:tcW w:w="422" w:type="pct"/>
            <w:vAlign w:val="bottom"/>
          </w:tcPr>
          <w:p w14:paraId="04D95867" w14:textId="66770918"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0.02</w:t>
            </w:r>
          </w:p>
        </w:tc>
        <w:tc>
          <w:tcPr>
            <w:tcW w:w="338" w:type="pct"/>
            <w:vAlign w:val="bottom"/>
          </w:tcPr>
          <w:p w14:paraId="21212131" w14:textId="7FA4CD6F"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264" w:type="pct"/>
          </w:tcPr>
          <w:p w14:paraId="0F030A01" w14:textId="706A14DB"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27" w:type="pct"/>
            <w:vAlign w:val="bottom"/>
          </w:tcPr>
          <w:p w14:paraId="02A37A7F" w14:textId="08AE058A"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0.02</w:t>
            </w:r>
          </w:p>
        </w:tc>
        <w:tc>
          <w:tcPr>
            <w:tcW w:w="302" w:type="pct"/>
            <w:vAlign w:val="bottom"/>
          </w:tcPr>
          <w:p w14:paraId="549EFB1B" w14:textId="7E4411DF"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264" w:type="pct"/>
            <w:vAlign w:val="bottom"/>
          </w:tcPr>
          <w:p w14:paraId="721411A6" w14:textId="427E47B4"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27" w:type="pct"/>
            <w:vAlign w:val="bottom"/>
          </w:tcPr>
          <w:p w14:paraId="06F61228" w14:textId="47F58875"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0.02</w:t>
            </w:r>
          </w:p>
        </w:tc>
        <w:tc>
          <w:tcPr>
            <w:tcW w:w="302" w:type="pct"/>
            <w:vAlign w:val="bottom"/>
          </w:tcPr>
          <w:p w14:paraId="29233DF5" w14:textId="4992690F"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264" w:type="pct"/>
            <w:vAlign w:val="bottom"/>
          </w:tcPr>
          <w:p w14:paraId="480CA709" w14:textId="6EBFA1B9"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D714E6" w:rsidRPr="00220C73" w14:paraId="037EC548"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0E251CEA" w14:textId="77777777" w:rsidR="00D714E6" w:rsidRPr="00220C73" w:rsidRDefault="00D714E6" w:rsidP="00D714E6">
            <w:pPr>
              <w:rPr>
                <w:rFonts w:ascii="Helvetica" w:hAnsi="Helvetica" w:cs="Helvetica"/>
                <w:i/>
                <w:iCs/>
                <w:sz w:val="24"/>
                <w:szCs w:val="24"/>
              </w:rPr>
            </w:pPr>
            <w:r w:rsidRPr="00220C73">
              <w:rPr>
                <w:rFonts w:ascii="Helvetica" w:hAnsi="Helvetica" w:cs="Helvetica"/>
                <w:sz w:val="24"/>
                <w:szCs w:val="24"/>
              </w:rPr>
              <w:t>Sex</w:t>
            </w:r>
          </w:p>
        </w:tc>
        <w:tc>
          <w:tcPr>
            <w:tcW w:w="422" w:type="pct"/>
          </w:tcPr>
          <w:p w14:paraId="40D2F9ED"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38" w:type="pct"/>
          </w:tcPr>
          <w:p w14:paraId="78CAC66C"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162B0876"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vAlign w:val="bottom"/>
          </w:tcPr>
          <w:p w14:paraId="0BF047A6"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vAlign w:val="bottom"/>
          </w:tcPr>
          <w:p w14:paraId="1BF9684D"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vAlign w:val="bottom"/>
          </w:tcPr>
          <w:p w14:paraId="4A22FFE7"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vAlign w:val="bottom"/>
          </w:tcPr>
          <w:p w14:paraId="3BC02805"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vAlign w:val="bottom"/>
          </w:tcPr>
          <w:p w14:paraId="55CC1F42"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vAlign w:val="bottom"/>
          </w:tcPr>
          <w:p w14:paraId="12D7FFD8"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8A6467" w:rsidRPr="00220C73" w14:paraId="4DDB8F7E"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31631D65" w14:textId="77777777" w:rsidR="008A6467" w:rsidRPr="00220C73" w:rsidRDefault="008A6467" w:rsidP="008A6467">
            <w:pPr>
              <w:rPr>
                <w:rFonts w:ascii="Helvetica" w:hAnsi="Helvetica" w:cs="Helvetica"/>
                <w:sz w:val="24"/>
                <w:szCs w:val="24"/>
              </w:rPr>
            </w:pPr>
            <w:r w:rsidRPr="00220C73">
              <w:rPr>
                <w:rFonts w:ascii="Helvetica" w:hAnsi="Helvetica" w:cs="Helvetica"/>
                <w:sz w:val="24"/>
                <w:szCs w:val="24"/>
              </w:rPr>
              <w:t xml:space="preserve">  </w:t>
            </w:r>
            <w:r w:rsidRPr="00220C73">
              <w:rPr>
                <w:rFonts w:ascii="Helvetica" w:hAnsi="Helvetica" w:cs="Helvetica"/>
                <w:i/>
                <w:iCs/>
                <w:sz w:val="24"/>
                <w:szCs w:val="24"/>
              </w:rPr>
              <w:t>Female</w:t>
            </w:r>
          </w:p>
        </w:tc>
        <w:tc>
          <w:tcPr>
            <w:tcW w:w="422" w:type="pct"/>
          </w:tcPr>
          <w:p w14:paraId="426B750C" w14:textId="254E127F"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338" w:type="pct"/>
          </w:tcPr>
          <w:p w14:paraId="2F762088" w14:textId="0B7E561C"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61CACCB5" w14:textId="77777777"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3C1C2AA6" w14:textId="08BA2886"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02" w:type="pct"/>
          </w:tcPr>
          <w:p w14:paraId="1F9CF58D" w14:textId="68B14091"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6384F47E" w14:textId="77777777"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7EA4708B" w14:textId="7306FB1A"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02" w:type="pct"/>
          </w:tcPr>
          <w:p w14:paraId="057E7E7C" w14:textId="6DDBFB05"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60C7036E" w14:textId="77777777"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D714E6" w:rsidRPr="00220C73" w14:paraId="784899A7"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7B1CAA43" w14:textId="77777777" w:rsidR="00D714E6" w:rsidRPr="00220C73" w:rsidRDefault="00D714E6" w:rsidP="00D714E6">
            <w:pPr>
              <w:rPr>
                <w:rFonts w:ascii="Helvetica" w:hAnsi="Helvetica" w:cs="Helvetica"/>
                <w:i/>
                <w:iCs/>
                <w:sz w:val="24"/>
                <w:szCs w:val="24"/>
              </w:rPr>
            </w:pPr>
            <w:r w:rsidRPr="00220C73">
              <w:rPr>
                <w:rFonts w:ascii="Helvetica" w:hAnsi="Helvetica" w:cs="Helvetica"/>
                <w:i/>
                <w:iCs/>
                <w:sz w:val="24"/>
                <w:szCs w:val="24"/>
              </w:rPr>
              <w:t xml:space="preserve">  Male</w:t>
            </w:r>
          </w:p>
        </w:tc>
        <w:tc>
          <w:tcPr>
            <w:tcW w:w="422" w:type="pct"/>
            <w:vAlign w:val="bottom"/>
          </w:tcPr>
          <w:p w14:paraId="15BCD636" w14:textId="290E0ED8"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-0.07</w:t>
            </w:r>
          </w:p>
        </w:tc>
        <w:tc>
          <w:tcPr>
            <w:tcW w:w="338" w:type="pct"/>
            <w:vAlign w:val="bottom"/>
          </w:tcPr>
          <w:p w14:paraId="0872917D" w14:textId="1B5C435F"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264" w:type="pct"/>
          </w:tcPr>
          <w:p w14:paraId="2E4420E8" w14:textId="3D915141"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27" w:type="pct"/>
            <w:vAlign w:val="bottom"/>
          </w:tcPr>
          <w:p w14:paraId="06AF3C7A" w14:textId="4C84FE75"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-0.07</w:t>
            </w:r>
          </w:p>
        </w:tc>
        <w:tc>
          <w:tcPr>
            <w:tcW w:w="302" w:type="pct"/>
            <w:vAlign w:val="bottom"/>
          </w:tcPr>
          <w:p w14:paraId="0BAFBFC8" w14:textId="1EE50C00"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264" w:type="pct"/>
            <w:vAlign w:val="bottom"/>
          </w:tcPr>
          <w:p w14:paraId="705D1C9E" w14:textId="64023AE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27" w:type="pct"/>
            <w:vAlign w:val="bottom"/>
          </w:tcPr>
          <w:p w14:paraId="3F1FC5BF" w14:textId="1C63207A"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-0.07</w:t>
            </w:r>
          </w:p>
        </w:tc>
        <w:tc>
          <w:tcPr>
            <w:tcW w:w="302" w:type="pct"/>
            <w:vAlign w:val="bottom"/>
          </w:tcPr>
          <w:p w14:paraId="40F1FD0A" w14:textId="696E105E"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264" w:type="pct"/>
            <w:vAlign w:val="bottom"/>
          </w:tcPr>
          <w:p w14:paraId="1E853B82" w14:textId="56BF14EF"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D714E6" w:rsidRPr="00220C73" w14:paraId="72847D1F"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143B9B0D" w14:textId="77777777" w:rsidR="00D714E6" w:rsidRPr="00220C73" w:rsidRDefault="00D714E6" w:rsidP="00D714E6">
            <w:pPr>
              <w:rPr>
                <w:rFonts w:ascii="Helvetica" w:hAnsi="Helvetica" w:cs="Helvetica"/>
                <w:sz w:val="24"/>
                <w:szCs w:val="24"/>
              </w:rPr>
            </w:pPr>
            <w:r w:rsidRPr="00220C73">
              <w:rPr>
                <w:rFonts w:ascii="Helvetica" w:hAnsi="Helvetica" w:cs="Helvetica"/>
                <w:sz w:val="24"/>
                <w:szCs w:val="24"/>
              </w:rPr>
              <w:t>Housing Tenure</w:t>
            </w:r>
          </w:p>
        </w:tc>
        <w:tc>
          <w:tcPr>
            <w:tcW w:w="422" w:type="pct"/>
          </w:tcPr>
          <w:p w14:paraId="4DB7ED1B"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38" w:type="pct"/>
          </w:tcPr>
          <w:p w14:paraId="2410052B"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15A30CBA"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2B2C07B3"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tcPr>
          <w:p w14:paraId="5330267B"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79412F52"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54C1598B"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tcPr>
          <w:p w14:paraId="189513F9"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2A2BEF35"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8A6467" w:rsidRPr="00220C73" w14:paraId="334B41DC"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5FC1094B" w14:textId="77777777" w:rsidR="008A6467" w:rsidRPr="00220C73" w:rsidRDefault="008A6467" w:rsidP="008A6467">
            <w:pPr>
              <w:rPr>
                <w:rFonts w:ascii="Helvetica" w:hAnsi="Helvetica" w:cs="Helvetica"/>
                <w:i/>
                <w:iCs/>
                <w:sz w:val="24"/>
                <w:szCs w:val="24"/>
              </w:rPr>
            </w:pPr>
            <w:r w:rsidRPr="00220C73">
              <w:rPr>
                <w:rFonts w:ascii="Helvetica" w:hAnsi="Helvetica" w:cs="Helvetica"/>
                <w:i/>
                <w:iCs/>
                <w:sz w:val="24"/>
                <w:szCs w:val="24"/>
              </w:rPr>
              <w:t xml:space="preserve">  Own Home</w:t>
            </w:r>
          </w:p>
        </w:tc>
        <w:tc>
          <w:tcPr>
            <w:tcW w:w="422" w:type="pct"/>
          </w:tcPr>
          <w:p w14:paraId="0B8E65FB" w14:textId="20BC2014"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338" w:type="pct"/>
          </w:tcPr>
          <w:p w14:paraId="70EAF897" w14:textId="3FDCA3CF"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014FB1B8" w14:textId="77777777"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696192DE" w14:textId="0E8524BA"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02" w:type="pct"/>
          </w:tcPr>
          <w:p w14:paraId="5F4C433D" w14:textId="24DEB5F5"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0BBC5261" w14:textId="77777777"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52B11733" w14:textId="0EF74F4C"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02" w:type="pct"/>
          </w:tcPr>
          <w:p w14:paraId="6ED3CFB3" w14:textId="40A9E18A"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4ED3ED81" w14:textId="77777777"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D714E6" w:rsidRPr="00220C73" w14:paraId="12D91CA0"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692A6026" w14:textId="77777777" w:rsidR="00D714E6" w:rsidRPr="00220C73" w:rsidRDefault="00D714E6" w:rsidP="00D714E6">
            <w:pPr>
              <w:rPr>
                <w:rFonts w:ascii="Helvetica" w:hAnsi="Helvetica" w:cs="Helvetica"/>
                <w:sz w:val="24"/>
                <w:szCs w:val="24"/>
              </w:rPr>
            </w:pPr>
            <w:r w:rsidRPr="00220C73">
              <w:rPr>
                <w:rFonts w:ascii="Helvetica" w:hAnsi="Helvetica" w:cs="Helvetica"/>
                <w:i/>
                <w:iCs/>
                <w:sz w:val="24"/>
                <w:szCs w:val="24"/>
              </w:rPr>
              <w:t xml:space="preserve">  Don't Own Home</w:t>
            </w:r>
          </w:p>
        </w:tc>
        <w:tc>
          <w:tcPr>
            <w:tcW w:w="422" w:type="pct"/>
            <w:vAlign w:val="bottom"/>
          </w:tcPr>
          <w:p w14:paraId="19B779BC" w14:textId="2BD73252"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-0.04</w:t>
            </w:r>
          </w:p>
        </w:tc>
        <w:tc>
          <w:tcPr>
            <w:tcW w:w="338" w:type="pct"/>
            <w:vAlign w:val="bottom"/>
          </w:tcPr>
          <w:p w14:paraId="2EC5D24D" w14:textId="79B24FCC"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264" w:type="pct"/>
          </w:tcPr>
          <w:p w14:paraId="7621A5DE" w14:textId="48AC4769"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27" w:type="pct"/>
            <w:vAlign w:val="bottom"/>
          </w:tcPr>
          <w:p w14:paraId="03E523F2" w14:textId="1D4FE0E9"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-0.04</w:t>
            </w:r>
          </w:p>
        </w:tc>
        <w:tc>
          <w:tcPr>
            <w:tcW w:w="302" w:type="pct"/>
            <w:vAlign w:val="bottom"/>
          </w:tcPr>
          <w:p w14:paraId="08A0BCC8" w14:textId="0E42A5BE"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264" w:type="pct"/>
            <w:vAlign w:val="bottom"/>
          </w:tcPr>
          <w:p w14:paraId="1976EB2C" w14:textId="723CD682"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27" w:type="pct"/>
            <w:vAlign w:val="bottom"/>
          </w:tcPr>
          <w:p w14:paraId="0228B867" w14:textId="422790FA"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-0.04</w:t>
            </w:r>
          </w:p>
        </w:tc>
        <w:tc>
          <w:tcPr>
            <w:tcW w:w="302" w:type="pct"/>
            <w:vAlign w:val="bottom"/>
          </w:tcPr>
          <w:p w14:paraId="6F36EA7B" w14:textId="72BC90E0"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264" w:type="pct"/>
            <w:vAlign w:val="bottom"/>
          </w:tcPr>
          <w:p w14:paraId="28CE7131" w14:textId="6B3FB2C1"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D714E6" w:rsidRPr="00220C73" w14:paraId="004DB780"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2E2BE5F7" w14:textId="77777777" w:rsidR="00D714E6" w:rsidRPr="00220C73" w:rsidRDefault="00D714E6" w:rsidP="00D714E6">
            <w:pPr>
              <w:rPr>
                <w:rFonts w:ascii="Helvetica" w:hAnsi="Helvetica" w:cs="Helvetica"/>
                <w:i/>
                <w:iCs/>
                <w:sz w:val="24"/>
                <w:szCs w:val="24"/>
              </w:rPr>
            </w:pPr>
            <w:r w:rsidRPr="00220C73">
              <w:rPr>
                <w:rFonts w:ascii="Helvetica" w:hAnsi="Helvetica" w:cs="Helvetica"/>
                <w:sz w:val="24"/>
                <w:szCs w:val="24"/>
              </w:rPr>
              <w:t>NS-SEC</w:t>
            </w:r>
          </w:p>
        </w:tc>
        <w:tc>
          <w:tcPr>
            <w:tcW w:w="422" w:type="pct"/>
          </w:tcPr>
          <w:p w14:paraId="65220547"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38" w:type="pct"/>
          </w:tcPr>
          <w:p w14:paraId="653158BF"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31267D11"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vAlign w:val="bottom"/>
          </w:tcPr>
          <w:p w14:paraId="2C98BB4F"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vAlign w:val="bottom"/>
          </w:tcPr>
          <w:p w14:paraId="7A56A022"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684A41C5"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03CA0181"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tcPr>
          <w:p w14:paraId="77A86AA8"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1310A319"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8A6467" w:rsidRPr="00220C73" w14:paraId="11C6F038"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40854C91" w14:textId="77777777" w:rsidR="008A6467" w:rsidRPr="00220C73" w:rsidRDefault="008A6467" w:rsidP="008A6467">
            <w:pPr>
              <w:rPr>
                <w:rFonts w:ascii="Helvetica" w:hAnsi="Helvetica" w:cs="Helvetica"/>
                <w:i/>
                <w:iCs/>
                <w:sz w:val="24"/>
                <w:szCs w:val="24"/>
              </w:rPr>
            </w:pPr>
            <w:r w:rsidRPr="00220C73">
              <w:rPr>
                <w:rFonts w:ascii="Helvetica" w:hAnsi="Helvetica" w:cs="Helvetica"/>
                <w:i/>
                <w:iCs/>
                <w:sz w:val="24"/>
                <w:szCs w:val="24"/>
              </w:rPr>
              <w:t xml:space="preserve">  Higher Managerial</w:t>
            </w:r>
          </w:p>
        </w:tc>
        <w:tc>
          <w:tcPr>
            <w:tcW w:w="422" w:type="pct"/>
          </w:tcPr>
          <w:p w14:paraId="54D730D1" w14:textId="37DBBC4B"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338" w:type="pct"/>
          </w:tcPr>
          <w:p w14:paraId="5E78977E" w14:textId="60C66691"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5358A73F" w14:textId="77777777"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0B14FA00" w14:textId="3659AD3B"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02" w:type="pct"/>
          </w:tcPr>
          <w:p w14:paraId="3EC78ADF" w14:textId="29578122"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082761AF" w14:textId="77777777"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69DB33CA" w14:textId="1D01C0E2"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02" w:type="pct"/>
          </w:tcPr>
          <w:p w14:paraId="195EB596" w14:textId="6751552C"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6168EFDE" w14:textId="77777777"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D714E6" w:rsidRPr="00220C73" w14:paraId="43F6EF30"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17FA3C49" w14:textId="77777777" w:rsidR="00D714E6" w:rsidRPr="00220C73" w:rsidRDefault="00D714E6" w:rsidP="00D714E6">
            <w:pPr>
              <w:rPr>
                <w:rFonts w:ascii="Helvetica" w:hAnsi="Helvetica" w:cs="Helvetica"/>
                <w:i/>
                <w:iCs/>
                <w:sz w:val="24"/>
                <w:szCs w:val="24"/>
              </w:rPr>
            </w:pPr>
            <w:r w:rsidRPr="00220C73">
              <w:rPr>
                <w:rFonts w:ascii="Helvetica" w:hAnsi="Helvetica" w:cs="Helvetica"/>
                <w:i/>
                <w:iCs/>
                <w:sz w:val="24"/>
                <w:szCs w:val="24"/>
              </w:rPr>
              <w:t xml:space="preserve">  Lower Managerial</w:t>
            </w:r>
          </w:p>
        </w:tc>
        <w:tc>
          <w:tcPr>
            <w:tcW w:w="422" w:type="pct"/>
            <w:vAlign w:val="bottom"/>
          </w:tcPr>
          <w:p w14:paraId="75E768E0" w14:textId="034045BC"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338" w:type="pct"/>
            <w:vAlign w:val="bottom"/>
          </w:tcPr>
          <w:p w14:paraId="49AF4798" w14:textId="53BFF38B"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264" w:type="pct"/>
          </w:tcPr>
          <w:p w14:paraId="645A738C" w14:textId="254EADE0"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vAlign w:val="bottom"/>
          </w:tcPr>
          <w:p w14:paraId="7D0FC02F"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vAlign w:val="bottom"/>
          </w:tcPr>
          <w:p w14:paraId="604CD4B7"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vAlign w:val="bottom"/>
          </w:tcPr>
          <w:p w14:paraId="7E89643E"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77D790B6"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tcPr>
          <w:p w14:paraId="23D78F6E"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1FA62570"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D714E6" w:rsidRPr="00220C73" w14:paraId="2584EBFD"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7342D26F" w14:textId="77777777" w:rsidR="00D714E6" w:rsidRPr="00220C73" w:rsidRDefault="00D714E6" w:rsidP="00D714E6">
            <w:pPr>
              <w:rPr>
                <w:rFonts w:ascii="Helvetica" w:hAnsi="Helvetica" w:cs="Helvetica"/>
                <w:i/>
                <w:iCs/>
                <w:sz w:val="24"/>
                <w:szCs w:val="24"/>
              </w:rPr>
            </w:pPr>
            <w:r w:rsidRPr="00220C73">
              <w:rPr>
                <w:rFonts w:ascii="Helvetica" w:hAnsi="Helvetica" w:cs="Helvetica"/>
                <w:i/>
                <w:iCs/>
                <w:sz w:val="24"/>
                <w:szCs w:val="24"/>
              </w:rPr>
              <w:t xml:space="preserve">  Intermediate Occupations</w:t>
            </w:r>
          </w:p>
        </w:tc>
        <w:tc>
          <w:tcPr>
            <w:tcW w:w="422" w:type="pct"/>
            <w:vAlign w:val="bottom"/>
          </w:tcPr>
          <w:p w14:paraId="658FEFE5" w14:textId="05EF08D3"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-0.00</w:t>
            </w:r>
          </w:p>
        </w:tc>
        <w:tc>
          <w:tcPr>
            <w:tcW w:w="338" w:type="pct"/>
            <w:vAlign w:val="bottom"/>
          </w:tcPr>
          <w:p w14:paraId="5DF322E5" w14:textId="3E322B4B"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(0.02)</w:t>
            </w:r>
          </w:p>
        </w:tc>
        <w:tc>
          <w:tcPr>
            <w:tcW w:w="264" w:type="pct"/>
          </w:tcPr>
          <w:p w14:paraId="538E8AF3" w14:textId="4322B72A"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1E756B5D"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tcPr>
          <w:p w14:paraId="19A49585"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5A08D4C6"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1FD79862"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tcPr>
          <w:p w14:paraId="2CFDA305"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1963D23B"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D714E6" w:rsidRPr="00220C73" w14:paraId="782DBC8A"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775E187B" w14:textId="77777777" w:rsidR="00D714E6" w:rsidRPr="00220C73" w:rsidRDefault="00D714E6" w:rsidP="00D714E6">
            <w:pPr>
              <w:rPr>
                <w:rFonts w:ascii="Helvetica" w:hAnsi="Helvetica" w:cs="Helvetica"/>
                <w:i/>
                <w:iCs/>
                <w:sz w:val="24"/>
                <w:szCs w:val="24"/>
              </w:rPr>
            </w:pPr>
            <w:r w:rsidRPr="00220C73">
              <w:rPr>
                <w:rFonts w:ascii="Helvetica" w:hAnsi="Helvetica" w:cs="Helvetica"/>
                <w:i/>
                <w:iCs/>
                <w:sz w:val="24"/>
                <w:szCs w:val="24"/>
              </w:rPr>
              <w:t xml:space="preserve">  Small Employers</w:t>
            </w:r>
          </w:p>
        </w:tc>
        <w:tc>
          <w:tcPr>
            <w:tcW w:w="422" w:type="pct"/>
            <w:vAlign w:val="bottom"/>
          </w:tcPr>
          <w:p w14:paraId="6FDE2323" w14:textId="25B3AF45"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-0.04</w:t>
            </w:r>
          </w:p>
        </w:tc>
        <w:tc>
          <w:tcPr>
            <w:tcW w:w="338" w:type="pct"/>
            <w:vAlign w:val="bottom"/>
          </w:tcPr>
          <w:p w14:paraId="37F6EAAE" w14:textId="7957A76E"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264" w:type="pct"/>
          </w:tcPr>
          <w:p w14:paraId="1695DD85" w14:textId="32BF1E19"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27" w:type="pct"/>
          </w:tcPr>
          <w:p w14:paraId="0E5FF5A9"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tcPr>
          <w:p w14:paraId="12600CAB"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09D2BF69"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vAlign w:val="bottom"/>
          </w:tcPr>
          <w:p w14:paraId="7505D6F7"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vAlign w:val="bottom"/>
          </w:tcPr>
          <w:p w14:paraId="7C14A7EE"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vAlign w:val="bottom"/>
          </w:tcPr>
          <w:p w14:paraId="3F7B4C5F"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D714E6" w:rsidRPr="00220C73" w14:paraId="632D7475"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0DA6E6C8" w14:textId="77777777" w:rsidR="00D714E6" w:rsidRPr="00220C73" w:rsidRDefault="00D714E6" w:rsidP="00D714E6">
            <w:pPr>
              <w:rPr>
                <w:rFonts w:ascii="Helvetica" w:hAnsi="Helvetica" w:cs="Helvetica"/>
                <w:sz w:val="24"/>
                <w:szCs w:val="24"/>
              </w:rPr>
            </w:pPr>
            <w:r w:rsidRPr="00220C73">
              <w:rPr>
                <w:rFonts w:ascii="Helvetica" w:hAnsi="Helvetica" w:cs="Helvetica"/>
                <w:i/>
                <w:iCs/>
                <w:sz w:val="24"/>
                <w:szCs w:val="24"/>
              </w:rPr>
              <w:t xml:space="preserve">  Lower Supervisory &amp; Technical Occupations</w:t>
            </w:r>
          </w:p>
        </w:tc>
        <w:tc>
          <w:tcPr>
            <w:tcW w:w="422" w:type="pct"/>
            <w:vAlign w:val="bottom"/>
          </w:tcPr>
          <w:p w14:paraId="56F048D1" w14:textId="68F277BA"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-0.02</w:t>
            </w:r>
          </w:p>
        </w:tc>
        <w:tc>
          <w:tcPr>
            <w:tcW w:w="338" w:type="pct"/>
            <w:vAlign w:val="bottom"/>
          </w:tcPr>
          <w:p w14:paraId="5B2662AD" w14:textId="38E801D2"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264" w:type="pct"/>
          </w:tcPr>
          <w:p w14:paraId="6AA45E23" w14:textId="5D4BFBD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vAlign w:val="bottom"/>
          </w:tcPr>
          <w:p w14:paraId="3EBC5602"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vAlign w:val="bottom"/>
          </w:tcPr>
          <w:p w14:paraId="5A3C56C7"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vAlign w:val="bottom"/>
          </w:tcPr>
          <w:p w14:paraId="57D9F824"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vAlign w:val="bottom"/>
          </w:tcPr>
          <w:p w14:paraId="601173D6"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vAlign w:val="bottom"/>
          </w:tcPr>
          <w:p w14:paraId="1895D520"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471DF42E"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D714E6" w:rsidRPr="00220C73" w14:paraId="7D6C7A5E"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61D98DFC" w14:textId="77777777" w:rsidR="00D714E6" w:rsidRPr="00220C73" w:rsidRDefault="00D714E6" w:rsidP="00D714E6">
            <w:pPr>
              <w:rPr>
                <w:rFonts w:ascii="Helvetica" w:hAnsi="Helvetica" w:cs="Helvetica"/>
                <w:sz w:val="24"/>
                <w:szCs w:val="24"/>
              </w:rPr>
            </w:pPr>
            <w:r w:rsidRPr="00220C73">
              <w:rPr>
                <w:rFonts w:ascii="Helvetica" w:hAnsi="Helvetica" w:cs="Helvetica"/>
                <w:i/>
                <w:iCs/>
                <w:sz w:val="24"/>
                <w:szCs w:val="24"/>
              </w:rPr>
              <w:t xml:space="preserve">  Semi-Routine Occupations</w:t>
            </w:r>
          </w:p>
        </w:tc>
        <w:tc>
          <w:tcPr>
            <w:tcW w:w="422" w:type="pct"/>
            <w:vAlign w:val="bottom"/>
          </w:tcPr>
          <w:p w14:paraId="7228E272" w14:textId="379ABAAB"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-0.04</w:t>
            </w:r>
          </w:p>
        </w:tc>
        <w:tc>
          <w:tcPr>
            <w:tcW w:w="338" w:type="pct"/>
            <w:vAlign w:val="bottom"/>
          </w:tcPr>
          <w:p w14:paraId="258430D1" w14:textId="45F802BE"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264" w:type="pct"/>
          </w:tcPr>
          <w:p w14:paraId="5B519013" w14:textId="568E1DF2"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27" w:type="pct"/>
          </w:tcPr>
          <w:p w14:paraId="6311140C"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tcPr>
          <w:p w14:paraId="213B06D3"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708186CB"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341D1827"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tcPr>
          <w:p w14:paraId="5B345420"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018C462A"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D714E6" w:rsidRPr="00220C73" w14:paraId="6E29795E"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459F626F" w14:textId="77777777" w:rsidR="00D714E6" w:rsidRPr="00220C73" w:rsidRDefault="00D714E6" w:rsidP="00D714E6">
            <w:pPr>
              <w:rPr>
                <w:rFonts w:ascii="Helvetica" w:hAnsi="Helvetica" w:cs="Helvetica"/>
                <w:sz w:val="24"/>
                <w:szCs w:val="24"/>
              </w:rPr>
            </w:pPr>
            <w:r w:rsidRPr="00220C73">
              <w:rPr>
                <w:rFonts w:ascii="Helvetica" w:hAnsi="Helvetica" w:cs="Helvetica"/>
                <w:i/>
                <w:iCs/>
                <w:sz w:val="24"/>
                <w:szCs w:val="24"/>
              </w:rPr>
              <w:t xml:space="preserve">  Routine Occupatio</w:t>
            </w:r>
            <w:commentRangeStart w:id="220"/>
            <w:commentRangeEnd w:id="220"/>
            <w:r w:rsidRPr="00220C73">
              <w:rPr>
                <w:rFonts w:ascii="Helvetica" w:hAnsi="Helvetica" w:cs="Helvetica"/>
                <w:i/>
                <w:iCs/>
                <w:sz w:val="24"/>
                <w:szCs w:val="24"/>
              </w:rPr>
              <w:t>ns</w:t>
            </w:r>
          </w:p>
        </w:tc>
        <w:tc>
          <w:tcPr>
            <w:tcW w:w="422" w:type="pct"/>
            <w:vAlign w:val="bottom"/>
          </w:tcPr>
          <w:p w14:paraId="0E900C20" w14:textId="251FAE79"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-0.03</w:t>
            </w:r>
          </w:p>
        </w:tc>
        <w:tc>
          <w:tcPr>
            <w:tcW w:w="338" w:type="pct"/>
            <w:vAlign w:val="bottom"/>
          </w:tcPr>
          <w:p w14:paraId="472DEC42" w14:textId="4B751E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264" w:type="pct"/>
            <w:vAlign w:val="bottom"/>
          </w:tcPr>
          <w:p w14:paraId="47CD8880" w14:textId="671E9225"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27" w:type="pct"/>
          </w:tcPr>
          <w:p w14:paraId="32FA7F40"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tcPr>
          <w:p w14:paraId="4EF0918A"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7E0C4C6C"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38DCBDA7"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tcPr>
          <w:p w14:paraId="0764713C"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3358BBCD"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D714E6" w:rsidRPr="00220C73" w14:paraId="3DE04848"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4821F971" w14:textId="77777777" w:rsidR="00D714E6" w:rsidRPr="00220C73" w:rsidRDefault="00D714E6" w:rsidP="00D714E6">
            <w:pPr>
              <w:rPr>
                <w:rFonts w:ascii="Helvetica" w:hAnsi="Helvetica" w:cs="Helvetica"/>
                <w:sz w:val="24"/>
                <w:szCs w:val="24"/>
              </w:rPr>
            </w:pPr>
            <w:r w:rsidRPr="00220C73">
              <w:rPr>
                <w:rFonts w:ascii="Helvetica" w:hAnsi="Helvetica" w:cs="Helvetica"/>
                <w:sz w:val="24"/>
                <w:szCs w:val="24"/>
              </w:rPr>
              <w:t>CAMSIS</w:t>
            </w:r>
          </w:p>
        </w:tc>
        <w:tc>
          <w:tcPr>
            <w:tcW w:w="422" w:type="pct"/>
          </w:tcPr>
          <w:p w14:paraId="5A6B4C46"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38" w:type="pct"/>
          </w:tcPr>
          <w:p w14:paraId="615A0CAB"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56A4E3E5"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vAlign w:val="bottom"/>
          </w:tcPr>
          <w:p w14:paraId="0EC7B7FD" w14:textId="12C21DDE"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302" w:type="pct"/>
            <w:vAlign w:val="bottom"/>
          </w:tcPr>
          <w:p w14:paraId="1EEA18B0" w14:textId="505B38E0"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(0.00)</w:t>
            </w:r>
          </w:p>
        </w:tc>
        <w:tc>
          <w:tcPr>
            <w:tcW w:w="264" w:type="pct"/>
          </w:tcPr>
          <w:p w14:paraId="15C1DF1F" w14:textId="4C9E79EC"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27" w:type="pct"/>
          </w:tcPr>
          <w:p w14:paraId="4999712B"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tcPr>
          <w:p w14:paraId="1E974E59"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2DA56A00"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D714E6" w:rsidRPr="00220C73" w14:paraId="46214A66"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6041DA88" w14:textId="77777777" w:rsidR="00D714E6" w:rsidRPr="00220C73" w:rsidRDefault="00D714E6" w:rsidP="00D714E6">
            <w:pPr>
              <w:rPr>
                <w:rFonts w:ascii="Helvetica" w:hAnsi="Helvetica" w:cs="Helvetica"/>
                <w:sz w:val="24"/>
                <w:szCs w:val="24"/>
              </w:rPr>
            </w:pPr>
            <w:r w:rsidRPr="00220C73">
              <w:rPr>
                <w:rFonts w:ascii="Helvetica" w:hAnsi="Helvetica" w:cs="Helvetica"/>
                <w:sz w:val="24"/>
                <w:szCs w:val="24"/>
              </w:rPr>
              <w:t>RGSC</w:t>
            </w:r>
          </w:p>
        </w:tc>
        <w:tc>
          <w:tcPr>
            <w:tcW w:w="422" w:type="pct"/>
          </w:tcPr>
          <w:p w14:paraId="59696E38"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38" w:type="pct"/>
          </w:tcPr>
          <w:p w14:paraId="3CB639E1"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35D736EB"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vAlign w:val="bottom"/>
          </w:tcPr>
          <w:p w14:paraId="1C62A878"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vAlign w:val="bottom"/>
          </w:tcPr>
          <w:p w14:paraId="0FE5C7EE"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7D33C21C"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45AAA568"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tcPr>
          <w:p w14:paraId="3E985CB9"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762A0C28"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8A6467" w:rsidRPr="00220C73" w14:paraId="1C22C6E4" w14:textId="77777777" w:rsidTr="006B6A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06300C3E" w14:textId="77777777" w:rsidR="008A6467" w:rsidRPr="00220C73" w:rsidRDefault="008A6467" w:rsidP="008A6467">
            <w:pPr>
              <w:rPr>
                <w:rFonts w:ascii="Helvetica" w:hAnsi="Helvetica" w:cs="Helvetica"/>
                <w:sz w:val="24"/>
                <w:szCs w:val="24"/>
              </w:rPr>
            </w:pPr>
            <w:r w:rsidRPr="00220C73">
              <w:rPr>
                <w:rFonts w:ascii="Helvetica" w:hAnsi="Helvetica" w:cs="Helvetica"/>
                <w:i/>
                <w:iCs/>
                <w:sz w:val="24"/>
                <w:szCs w:val="24"/>
              </w:rPr>
              <w:t xml:space="preserve">  Professional</w:t>
            </w:r>
          </w:p>
        </w:tc>
        <w:tc>
          <w:tcPr>
            <w:tcW w:w="422" w:type="pct"/>
          </w:tcPr>
          <w:p w14:paraId="7C524A30" w14:textId="4C8D6876"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338" w:type="pct"/>
          </w:tcPr>
          <w:p w14:paraId="7BF4FEF5" w14:textId="67ED6589"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00E5F006" w14:textId="77777777"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1035C2C4" w14:textId="195D1D7A"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02" w:type="pct"/>
          </w:tcPr>
          <w:p w14:paraId="797D8F99" w14:textId="24408998"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60FAE757" w14:textId="77777777"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1489D57E" w14:textId="5AEB4F81"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02" w:type="pct"/>
          </w:tcPr>
          <w:p w14:paraId="06CFF0EF" w14:textId="1055E60D"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725AB01A" w14:textId="77777777"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8A6467" w:rsidRPr="00220C73" w14:paraId="7E1FFD5E"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7D34CC9A" w14:textId="77777777" w:rsidR="00D714E6" w:rsidRPr="00220C73" w:rsidRDefault="00D714E6" w:rsidP="00D714E6">
            <w:pPr>
              <w:rPr>
                <w:rFonts w:ascii="Helvetica" w:hAnsi="Helvetica" w:cs="Helvetica"/>
                <w:sz w:val="24"/>
                <w:szCs w:val="24"/>
              </w:rPr>
            </w:pPr>
            <w:r w:rsidRPr="00220C73">
              <w:rPr>
                <w:rFonts w:ascii="Helvetica" w:hAnsi="Helvetica" w:cs="Helvetica"/>
                <w:i/>
                <w:iCs/>
                <w:sz w:val="24"/>
                <w:szCs w:val="24"/>
              </w:rPr>
              <w:t xml:space="preserve">  Managerial and Technical</w:t>
            </w:r>
          </w:p>
        </w:tc>
        <w:tc>
          <w:tcPr>
            <w:tcW w:w="422" w:type="pct"/>
          </w:tcPr>
          <w:p w14:paraId="6D9A1D7D"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38" w:type="pct"/>
          </w:tcPr>
          <w:p w14:paraId="4C6A33D4"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215329C1"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vAlign w:val="bottom"/>
          </w:tcPr>
          <w:p w14:paraId="0E758D82"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vAlign w:val="bottom"/>
          </w:tcPr>
          <w:p w14:paraId="4EC27723"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15615B6D"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vAlign w:val="bottom"/>
          </w:tcPr>
          <w:p w14:paraId="52FD12AD" w14:textId="3D5FA431"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-0.00</w:t>
            </w:r>
          </w:p>
        </w:tc>
        <w:tc>
          <w:tcPr>
            <w:tcW w:w="302" w:type="pct"/>
            <w:vAlign w:val="bottom"/>
          </w:tcPr>
          <w:p w14:paraId="51C26BE3" w14:textId="542414E1"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(0.02)</w:t>
            </w:r>
          </w:p>
        </w:tc>
        <w:tc>
          <w:tcPr>
            <w:tcW w:w="264" w:type="pct"/>
          </w:tcPr>
          <w:p w14:paraId="2AB1B2AA"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D714E6" w:rsidRPr="00220C73" w14:paraId="66094512"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2C4808A5" w14:textId="77777777" w:rsidR="00D714E6" w:rsidRPr="00220C73" w:rsidRDefault="00D714E6" w:rsidP="00D714E6">
            <w:pPr>
              <w:rPr>
                <w:rFonts w:ascii="Helvetica" w:hAnsi="Helvetica" w:cs="Helvetica"/>
                <w:sz w:val="24"/>
                <w:szCs w:val="24"/>
              </w:rPr>
            </w:pPr>
            <w:r w:rsidRPr="00220C73">
              <w:rPr>
                <w:rFonts w:ascii="Helvetica" w:hAnsi="Helvetica" w:cs="Helvetica"/>
                <w:i/>
                <w:iCs/>
                <w:sz w:val="24"/>
                <w:szCs w:val="24"/>
              </w:rPr>
              <w:t xml:space="preserve">  Skilled Non-Manual</w:t>
            </w:r>
          </w:p>
        </w:tc>
        <w:tc>
          <w:tcPr>
            <w:tcW w:w="422" w:type="pct"/>
          </w:tcPr>
          <w:p w14:paraId="62806167" w14:textId="5D7AFBD5"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38" w:type="pct"/>
          </w:tcPr>
          <w:p w14:paraId="7225A6D9" w14:textId="177E25C0"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297ECB65"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vAlign w:val="bottom"/>
          </w:tcPr>
          <w:p w14:paraId="004D9F36"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vAlign w:val="bottom"/>
          </w:tcPr>
          <w:p w14:paraId="3CE192F7"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34CFD7FD"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vAlign w:val="bottom"/>
          </w:tcPr>
          <w:p w14:paraId="249DC700" w14:textId="06EAC436"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302" w:type="pct"/>
            <w:vAlign w:val="bottom"/>
          </w:tcPr>
          <w:p w14:paraId="53E8066B" w14:textId="1F9FA74A"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(0.02)</w:t>
            </w:r>
          </w:p>
        </w:tc>
        <w:tc>
          <w:tcPr>
            <w:tcW w:w="264" w:type="pct"/>
          </w:tcPr>
          <w:p w14:paraId="074B124A"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8A6467" w:rsidRPr="00220C73" w14:paraId="2A394BED"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0CABB97B" w14:textId="77777777" w:rsidR="00D714E6" w:rsidRPr="00220C73" w:rsidRDefault="00D714E6" w:rsidP="00D714E6">
            <w:pPr>
              <w:rPr>
                <w:rFonts w:ascii="Helvetica" w:hAnsi="Helvetica" w:cs="Helvetica"/>
                <w:sz w:val="24"/>
                <w:szCs w:val="24"/>
              </w:rPr>
            </w:pPr>
            <w:r w:rsidRPr="00220C73">
              <w:rPr>
                <w:rFonts w:ascii="Helvetica" w:hAnsi="Helvetica" w:cs="Helvetica"/>
                <w:i/>
                <w:iCs/>
                <w:sz w:val="24"/>
                <w:szCs w:val="24"/>
              </w:rPr>
              <w:t xml:space="preserve">  Skilled Manual</w:t>
            </w:r>
          </w:p>
        </w:tc>
        <w:tc>
          <w:tcPr>
            <w:tcW w:w="422" w:type="pct"/>
            <w:vAlign w:val="bottom"/>
          </w:tcPr>
          <w:p w14:paraId="32F7536A" w14:textId="7D6CBE61"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38" w:type="pct"/>
            <w:vAlign w:val="bottom"/>
          </w:tcPr>
          <w:p w14:paraId="5547D808" w14:textId="182C7AB9"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40379288" w14:textId="521C065A"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vAlign w:val="bottom"/>
          </w:tcPr>
          <w:p w14:paraId="2EFD4D44"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vAlign w:val="bottom"/>
          </w:tcPr>
          <w:p w14:paraId="4689E5B8"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333EB0A4"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vAlign w:val="bottom"/>
          </w:tcPr>
          <w:p w14:paraId="070B5388" w14:textId="40ADC2C5"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-0.02</w:t>
            </w:r>
          </w:p>
        </w:tc>
        <w:tc>
          <w:tcPr>
            <w:tcW w:w="302" w:type="pct"/>
            <w:vAlign w:val="bottom"/>
          </w:tcPr>
          <w:p w14:paraId="5890349D" w14:textId="70AFD42B"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(0.02)</w:t>
            </w:r>
          </w:p>
        </w:tc>
        <w:tc>
          <w:tcPr>
            <w:tcW w:w="264" w:type="pct"/>
          </w:tcPr>
          <w:p w14:paraId="2F3F4B52" w14:textId="0EF49988"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D714E6" w:rsidRPr="00220C73" w14:paraId="3C872457"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73229358" w14:textId="77777777" w:rsidR="00D714E6" w:rsidRPr="00220C73" w:rsidRDefault="00D714E6" w:rsidP="00D714E6">
            <w:pPr>
              <w:rPr>
                <w:rFonts w:ascii="Helvetica" w:hAnsi="Helvetica" w:cs="Helvetica"/>
                <w:sz w:val="24"/>
                <w:szCs w:val="24"/>
              </w:rPr>
            </w:pPr>
            <w:r w:rsidRPr="00220C73">
              <w:rPr>
                <w:rFonts w:ascii="Helvetica" w:hAnsi="Helvetica" w:cs="Helvetica"/>
                <w:i/>
                <w:iCs/>
                <w:sz w:val="24"/>
                <w:szCs w:val="24"/>
              </w:rPr>
              <w:t xml:space="preserve">  Partly Skilled</w:t>
            </w:r>
          </w:p>
        </w:tc>
        <w:tc>
          <w:tcPr>
            <w:tcW w:w="422" w:type="pct"/>
          </w:tcPr>
          <w:p w14:paraId="107B856B"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38" w:type="pct"/>
          </w:tcPr>
          <w:p w14:paraId="6DBA0374"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14237214"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vAlign w:val="bottom"/>
          </w:tcPr>
          <w:p w14:paraId="2EDC2356"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vAlign w:val="bottom"/>
          </w:tcPr>
          <w:p w14:paraId="4E446B50"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31D5CA6F"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vAlign w:val="bottom"/>
          </w:tcPr>
          <w:p w14:paraId="71C3CD27" w14:textId="66AFE0DB"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-0.03</w:t>
            </w:r>
          </w:p>
        </w:tc>
        <w:tc>
          <w:tcPr>
            <w:tcW w:w="302" w:type="pct"/>
            <w:vAlign w:val="bottom"/>
          </w:tcPr>
          <w:p w14:paraId="7FA24048" w14:textId="2105916E"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(0.02)</w:t>
            </w:r>
          </w:p>
        </w:tc>
        <w:tc>
          <w:tcPr>
            <w:tcW w:w="264" w:type="pct"/>
            <w:vAlign w:val="bottom"/>
          </w:tcPr>
          <w:p w14:paraId="0E8918C0" w14:textId="01A35501"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8A6467" w:rsidRPr="00220C73" w14:paraId="49817476"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2789E5FD" w14:textId="77777777" w:rsidR="00D714E6" w:rsidRPr="00220C73" w:rsidRDefault="00D714E6" w:rsidP="00D714E6">
            <w:pPr>
              <w:rPr>
                <w:rFonts w:ascii="Helvetica" w:hAnsi="Helvetica" w:cs="Helvetica"/>
                <w:sz w:val="24"/>
                <w:szCs w:val="24"/>
              </w:rPr>
            </w:pPr>
            <w:r w:rsidRPr="00220C73">
              <w:rPr>
                <w:rFonts w:ascii="Helvetica" w:hAnsi="Helvetica" w:cs="Helvetica"/>
                <w:i/>
                <w:iCs/>
                <w:sz w:val="24"/>
                <w:szCs w:val="24"/>
              </w:rPr>
              <w:lastRenderedPageBreak/>
              <w:t xml:space="preserve">  Unskilled</w:t>
            </w:r>
          </w:p>
        </w:tc>
        <w:tc>
          <w:tcPr>
            <w:tcW w:w="422" w:type="pct"/>
          </w:tcPr>
          <w:p w14:paraId="7048E037" w14:textId="0F74CFDE"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38" w:type="pct"/>
          </w:tcPr>
          <w:p w14:paraId="36CE9EDC" w14:textId="4FD091C3"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2FB12195"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vAlign w:val="bottom"/>
          </w:tcPr>
          <w:p w14:paraId="39622BCB"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vAlign w:val="bottom"/>
          </w:tcPr>
          <w:p w14:paraId="0636DC59"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01AFEE65"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vAlign w:val="bottom"/>
          </w:tcPr>
          <w:p w14:paraId="555944AC" w14:textId="613BFC13"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-0.04</w:t>
            </w:r>
          </w:p>
        </w:tc>
        <w:tc>
          <w:tcPr>
            <w:tcW w:w="302" w:type="pct"/>
            <w:vAlign w:val="bottom"/>
          </w:tcPr>
          <w:p w14:paraId="5CAC6C3A" w14:textId="2B56156A"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(0.02)</w:t>
            </w:r>
          </w:p>
        </w:tc>
        <w:tc>
          <w:tcPr>
            <w:tcW w:w="264" w:type="pct"/>
            <w:vAlign w:val="bottom"/>
          </w:tcPr>
          <w:p w14:paraId="5DC0D392" w14:textId="213A33B0"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8A6467" w:rsidRPr="00220C73" w14:paraId="4903BAFB"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659FF8BE" w14:textId="77777777" w:rsidR="00D714E6" w:rsidRPr="00220C73" w:rsidRDefault="00D714E6" w:rsidP="00D714E6">
            <w:pPr>
              <w:rPr>
                <w:rFonts w:ascii="Helvetica" w:hAnsi="Helvetica" w:cs="Helvetica"/>
                <w:i/>
                <w:iCs/>
                <w:sz w:val="24"/>
                <w:szCs w:val="24"/>
              </w:rPr>
            </w:pPr>
          </w:p>
        </w:tc>
        <w:tc>
          <w:tcPr>
            <w:tcW w:w="422" w:type="pct"/>
          </w:tcPr>
          <w:p w14:paraId="45168E3B"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38" w:type="pct"/>
          </w:tcPr>
          <w:p w14:paraId="0D5B34EB"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7F09D9C8"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vAlign w:val="bottom"/>
          </w:tcPr>
          <w:p w14:paraId="37F4D9A0"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vAlign w:val="bottom"/>
          </w:tcPr>
          <w:p w14:paraId="474D8E4A"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vAlign w:val="bottom"/>
          </w:tcPr>
          <w:p w14:paraId="05588B72"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vAlign w:val="bottom"/>
          </w:tcPr>
          <w:p w14:paraId="30EA50BC"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vAlign w:val="bottom"/>
          </w:tcPr>
          <w:p w14:paraId="2827F83E"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206B21FD"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8A6467" w:rsidRPr="00220C73" w14:paraId="3275499E"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2F290162" w14:textId="77777777" w:rsidR="00D714E6" w:rsidRPr="00220C73" w:rsidRDefault="00D714E6" w:rsidP="00D714E6">
            <w:pPr>
              <w:rPr>
                <w:rFonts w:ascii="Helvetica" w:hAnsi="Helvetica" w:cs="Helvetica"/>
                <w:sz w:val="24"/>
                <w:szCs w:val="24"/>
              </w:rPr>
            </w:pPr>
            <w:r w:rsidRPr="00220C73">
              <w:rPr>
                <w:rFonts w:ascii="Helvetica" w:hAnsi="Helvetica" w:cs="Helvetica"/>
                <w:sz w:val="24"/>
                <w:szCs w:val="24"/>
              </w:rPr>
              <w:t>School</w:t>
            </w:r>
          </w:p>
        </w:tc>
        <w:tc>
          <w:tcPr>
            <w:tcW w:w="422" w:type="pct"/>
          </w:tcPr>
          <w:p w14:paraId="5326CA0B" w14:textId="6C398574"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38" w:type="pct"/>
          </w:tcPr>
          <w:p w14:paraId="1221DFBE" w14:textId="460295CC"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38912409"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332046F6"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tcPr>
          <w:p w14:paraId="784F0F19"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0C033A15"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72D7DED0"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tcPr>
          <w:p w14:paraId="5E8BD1B0"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34F83E28"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8A6467" w:rsidRPr="00220C73" w14:paraId="26DC5733"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5895F801" w14:textId="77777777" w:rsidR="00D714E6" w:rsidRPr="00220C73" w:rsidRDefault="00D714E6" w:rsidP="00D714E6">
            <w:pPr>
              <w:rPr>
                <w:rFonts w:ascii="Helvetica" w:hAnsi="Helvetica" w:cs="Helvetica"/>
                <w:i/>
                <w:iCs/>
                <w:sz w:val="24"/>
                <w:szCs w:val="24"/>
              </w:rPr>
            </w:pPr>
            <w:r w:rsidRPr="00220C73">
              <w:rPr>
                <w:rFonts w:ascii="Helvetica" w:hAnsi="Helvetica" w:cs="Helvetica"/>
                <w:sz w:val="24"/>
                <w:szCs w:val="24"/>
              </w:rPr>
              <w:t>Educational Attainment</w:t>
            </w:r>
          </w:p>
        </w:tc>
        <w:tc>
          <w:tcPr>
            <w:tcW w:w="422" w:type="pct"/>
            <w:vAlign w:val="bottom"/>
          </w:tcPr>
          <w:p w14:paraId="0C5834C1" w14:textId="2FEA3FE3"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38" w:type="pct"/>
            <w:vAlign w:val="bottom"/>
          </w:tcPr>
          <w:p w14:paraId="2EEC834A" w14:textId="20DF41C1"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42758A0B" w14:textId="75C1A4E1"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vAlign w:val="bottom"/>
          </w:tcPr>
          <w:p w14:paraId="323DB1DF"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vAlign w:val="bottom"/>
          </w:tcPr>
          <w:p w14:paraId="03DD84BE"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vAlign w:val="bottom"/>
          </w:tcPr>
          <w:p w14:paraId="643A207F"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vAlign w:val="bottom"/>
          </w:tcPr>
          <w:p w14:paraId="24FDA02C"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vAlign w:val="bottom"/>
          </w:tcPr>
          <w:p w14:paraId="30F69160"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vAlign w:val="bottom"/>
          </w:tcPr>
          <w:p w14:paraId="7E33DE19"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8A6467" w:rsidRPr="00220C73" w14:paraId="5A7DBEDB"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6E0A0B94" w14:textId="77777777" w:rsidR="008A6467" w:rsidRPr="00220C73" w:rsidRDefault="008A6467" w:rsidP="008A6467">
            <w:pPr>
              <w:rPr>
                <w:rFonts w:ascii="Helvetica" w:hAnsi="Helvetica" w:cs="Helvetica"/>
                <w:sz w:val="24"/>
                <w:szCs w:val="24"/>
              </w:rPr>
            </w:pPr>
            <w:r w:rsidRPr="00220C73">
              <w:rPr>
                <w:rFonts w:ascii="Helvetica" w:hAnsi="Helvetica" w:cs="Helvetica"/>
                <w:i/>
                <w:iCs/>
                <w:sz w:val="24"/>
                <w:szCs w:val="24"/>
              </w:rPr>
              <w:t xml:space="preserve">  Less than five O-levels</w:t>
            </w:r>
          </w:p>
        </w:tc>
        <w:tc>
          <w:tcPr>
            <w:tcW w:w="422" w:type="pct"/>
          </w:tcPr>
          <w:p w14:paraId="126B149F" w14:textId="462DA37A"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338" w:type="pct"/>
          </w:tcPr>
          <w:p w14:paraId="3102C1F3" w14:textId="7CCE093C"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51D744DE" w14:textId="77777777"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4A79DE53" w14:textId="0745451A"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02" w:type="pct"/>
          </w:tcPr>
          <w:p w14:paraId="405302A6" w14:textId="0778A521"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4B9974BE" w14:textId="77777777"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59208014" w14:textId="3A639CAF"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02" w:type="pct"/>
          </w:tcPr>
          <w:p w14:paraId="4EDE5E0D" w14:textId="1A7EBA2C"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43CAE9F2" w14:textId="0AB8E03C"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r>
      <w:tr w:rsidR="008A6467" w:rsidRPr="00220C73" w14:paraId="0020B7C0"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250FBE83" w14:textId="77777777" w:rsidR="00D714E6" w:rsidRPr="00220C73" w:rsidRDefault="00D714E6" w:rsidP="00D714E6">
            <w:pPr>
              <w:rPr>
                <w:rFonts w:ascii="Helvetica" w:hAnsi="Helvetica" w:cs="Helvetica"/>
                <w:i/>
                <w:iCs/>
                <w:sz w:val="24"/>
                <w:szCs w:val="24"/>
              </w:rPr>
            </w:pPr>
            <w:r w:rsidRPr="00220C73">
              <w:rPr>
                <w:rFonts w:ascii="Helvetica" w:hAnsi="Helvetica" w:cs="Helvetica"/>
                <w:i/>
                <w:iCs/>
                <w:sz w:val="24"/>
                <w:szCs w:val="24"/>
              </w:rPr>
              <w:t xml:space="preserve">  Five or More O-levels</w:t>
            </w:r>
          </w:p>
        </w:tc>
        <w:tc>
          <w:tcPr>
            <w:tcW w:w="422" w:type="pct"/>
            <w:vAlign w:val="bottom"/>
          </w:tcPr>
          <w:p w14:paraId="680C7118" w14:textId="067163E3"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0.57</w:t>
            </w:r>
          </w:p>
        </w:tc>
        <w:tc>
          <w:tcPr>
            <w:tcW w:w="338" w:type="pct"/>
            <w:vAlign w:val="bottom"/>
          </w:tcPr>
          <w:p w14:paraId="405B86D3" w14:textId="4711BB61"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264" w:type="pct"/>
          </w:tcPr>
          <w:p w14:paraId="12503614" w14:textId="0E4E4FC2"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27" w:type="pct"/>
            <w:vAlign w:val="bottom"/>
          </w:tcPr>
          <w:p w14:paraId="2A37668C" w14:textId="317AC780"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0.56</w:t>
            </w:r>
          </w:p>
        </w:tc>
        <w:tc>
          <w:tcPr>
            <w:tcW w:w="302" w:type="pct"/>
            <w:vAlign w:val="bottom"/>
          </w:tcPr>
          <w:p w14:paraId="2A65D510" w14:textId="61A60044"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264" w:type="pct"/>
            <w:vAlign w:val="bottom"/>
          </w:tcPr>
          <w:p w14:paraId="1FAB963D" w14:textId="465F623E"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27" w:type="pct"/>
            <w:vAlign w:val="bottom"/>
          </w:tcPr>
          <w:p w14:paraId="14AF6A52" w14:textId="1F07806E"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0.57</w:t>
            </w:r>
          </w:p>
        </w:tc>
        <w:tc>
          <w:tcPr>
            <w:tcW w:w="302" w:type="pct"/>
            <w:vAlign w:val="bottom"/>
          </w:tcPr>
          <w:p w14:paraId="288E7C32" w14:textId="28F59709"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264" w:type="pct"/>
            <w:vAlign w:val="bottom"/>
          </w:tcPr>
          <w:p w14:paraId="7D3F4AAD" w14:textId="731B99B2"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8A6467" w:rsidRPr="00220C73" w14:paraId="763479E7"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0235FF9E" w14:textId="77777777" w:rsidR="00D714E6" w:rsidRPr="00220C73" w:rsidRDefault="00D714E6" w:rsidP="00D714E6">
            <w:pPr>
              <w:rPr>
                <w:rFonts w:ascii="Helvetica" w:hAnsi="Helvetica" w:cs="Helvetica"/>
                <w:sz w:val="24"/>
                <w:szCs w:val="24"/>
              </w:rPr>
            </w:pPr>
            <w:r w:rsidRPr="00220C73">
              <w:rPr>
                <w:rFonts w:ascii="Helvetica" w:hAnsi="Helvetica" w:cs="Helvetica"/>
                <w:sz w:val="24"/>
                <w:szCs w:val="24"/>
              </w:rPr>
              <w:t>Sex</w:t>
            </w:r>
          </w:p>
        </w:tc>
        <w:tc>
          <w:tcPr>
            <w:tcW w:w="422" w:type="pct"/>
          </w:tcPr>
          <w:p w14:paraId="6C9C1315" w14:textId="34EA70AF"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38" w:type="pct"/>
          </w:tcPr>
          <w:p w14:paraId="3A950E2B" w14:textId="26F58B36"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034D63DD" w14:textId="5AA92B78"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4AFCB966"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tcPr>
          <w:p w14:paraId="5C616D06"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20A07066"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4604BE23"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tcPr>
          <w:p w14:paraId="3EFF30B0"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5EFB9FF6"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8A6467" w:rsidRPr="00220C73" w14:paraId="1D9A6FB2" w14:textId="77777777" w:rsidTr="00EC03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56359571" w14:textId="77777777" w:rsidR="008A6467" w:rsidRPr="00220C73" w:rsidRDefault="008A6467" w:rsidP="008A6467">
            <w:pPr>
              <w:rPr>
                <w:rFonts w:ascii="Helvetica" w:hAnsi="Helvetica" w:cs="Helvetica"/>
                <w:i/>
                <w:iCs/>
                <w:sz w:val="24"/>
                <w:szCs w:val="24"/>
              </w:rPr>
            </w:pPr>
            <w:r w:rsidRPr="00220C73">
              <w:rPr>
                <w:rFonts w:ascii="Helvetica" w:hAnsi="Helvetica" w:cs="Helvetica"/>
                <w:sz w:val="24"/>
                <w:szCs w:val="24"/>
              </w:rPr>
              <w:t xml:space="preserve">  </w:t>
            </w:r>
            <w:r w:rsidRPr="00220C73">
              <w:rPr>
                <w:rFonts w:ascii="Helvetica" w:hAnsi="Helvetica" w:cs="Helvetica"/>
                <w:i/>
                <w:iCs/>
                <w:sz w:val="24"/>
                <w:szCs w:val="24"/>
              </w:rPr>
              <w:t>Female</w:t>
            </w:r>
          </w:p>
        </w:tc>
        <w:tc>
          <w:tcPr>
            <w:tcW w:w="422" w:type="pct"/>
          </w:tcPr>
          <w:p w14:paraId="60B2FA13" w14:textId="7DFDC92E"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338" w:type="pct"/>
          </w:tcPr>
          <w:p w14:paraId="4D308591" w14:textId="2695FFFF"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5980DD45" w14:textId="20F1A9CA"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3FB598DA" w14:textId="638AA8E9"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02" w:type="pct"/>
          </w:tcPr>
          <w:p w14:paraId="34B5B58B" w14:textId="597ED33A"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3A0260E0" w14:textId="77777777"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084B40E1" w14:textId="717A3714"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02" w:type="pct"/>
          </w:tcPr>
          <w:p w14:paraId="4A04A080" w14:textId="789FE064"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2E8E2126" w14:textId="28704C59"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r>
      <w:tr w:rsidR="00D714E6" w:rsidRPr="00220C73" w14:paraId="0E3ACBC1"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48BBBEAE" w14:textId="77777777" w:rsidR="00D714E6" w:rsidRPr="00220C73" w:rsidRDefault="00D714E6" w:rsidP="00D714E6">
            <w:pPr>
              <w:rPr>
                <w:rFonts w:ascii="Helvetica" w:hAnsi="Helvetica" w:cs="Helvetica"/>
                <w:sz w:val="24"/>
                <w:szCs w:val="24"/>
              </w:rPr>
            </w:pPr>
            <w:r w:rsidRPr="00220C73">
              <w:rPr>
                <w:rFonts w:ascii="Helvetica" w:hAnsi="Helvetica" w:cs="Helvetica"/>
                <w:i/>
                <w:iCs/>
                <w:sz w:val="24"/>
                <w:szCs w:val="24"/>
              </w:rPr>
              <w:t xml:space="preserve">  Male</w:t>
            </w:r>
          </w:p>
        </w:tc>
        <w:tc>
          <w:tcPr>
            <w:tcW w:w="422" w:type="pct"/>
            <w:vAlign w:val="bottom"/>
          </w:tcPr>
          <w:p w14:paraId="658EE9D5" w14:textId="7E12BFDA"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338" w:type="pct"/>
            <w:vAlign w:val="bottom"/>
          </w:tcPr>
          <w:p w14:paraId="36AD7B4D" w14:textId="30570854"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264" w:type="pct"/>
          </w:tcPr>
          <w:p w14:paraId="38601A88" w14:textId="7BFBB765"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vAlign w:val="bottom"/>
          </w:tcPr>
          <w:p w14:paraId="59E699EA" w14:textId="63B88F79"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302" w:type="pct"/>
            <w:vAlign w:val="bottom"/>
          </w:tcPr>
          <w:p w14:paraId="7EAB7CEC" w14:textId="326E3D58"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264" w:type="pct"/>
          </w:tcPr>
          <w:p w14:paraId="13E45E8D" w14:textId="62CB4A15"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vAlign w:val="bottom"/>
          </w:tcPr>
          <w:p w14:paraId="3B0C0198" w14:textId="27D0BF3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302" w:type="pct"/>
            <w:vAlign w:val="bottom"/>
          </w:tcPr>
          <w:p w14:paraId="56A5EACD" w14:textId="76D86849"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264" w:type="pct"/>
          </w:tcPr>
          <w:p w14:paraId="362D985C" w14:textId="5E868D16"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8A6467" w:rsidRPr="00220C73" w14:paraId="52579BFA"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00A765C9" w14:textId="77777777" w:rsidR="00D714E6" w:rsidRPr="00220C73" w:rsidRDefault="00D714E6" w:rsidP="00D714E6">
            <w:pPr>
              <w:rPr>
                <w:rFonts w:ascii="Helvetica" w:hAnsi="Helvetica" w:cs="Helvetica"/>
                <w:i/>
                <w:iCs/>
                <w:sz w:val="24"/>
                <w:szCs w:val="24"/>
              </w:rPr>
            </w:pPr>
            <w:r w:rsidRPr="00220C73">
              <w:rPr>
                <w:rFonts w:ascii="Helvetica" w:hAnsi="Helvetica" w:cs="Helvetica"/>
                <w:sz w:val="24"/>
                <w:szCs w:val="24"/>
              </w:rPr>
              <w:t>Housing Tenure</w:t>
            </w:r>
          </w:p>
        </w:tc>
        <w:tc>
          <w:tcPr>
            <w:tcW w:w="422" w:type="pct"/>
          </w:tcPr>
          <w:p w14:paraId="30F88C1D" w14:textId="2F2876D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38" w:type="pct"/>
          </w:tcPr>
          <w:p w14:paraId="4A2401F0" w14:textId="744FA98D"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626B2B84" w14:textId="65E098B8"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44714883"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tcPr>
          <w:p w14:paraId="48F79019"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5C5FE5FF"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66075C73"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tcPr>
          <w:p w14:paraId="4372886F"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1BE8F04E"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8A6467" w:rsidRPr="00220C73" w14:paraId="68E52CFE"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0607B624" w14:textId="77777777" w:rsidR="008A6467" w:rsidRPr="00220C73" w:rsidRDefault="008A6467" w:rsidP="008A6467">
            <w:pPr>
              <w:rPr>
                <w:rFonts w:ascii="Helvetica" w:hAnsi="Helvetica" w:cs="Helvetica"/>
                <w:i/>
                <w:iCs/>
                <w:sz w:val="24"/>
                <w:szCs w:val="24"/>
              </w:rPr>
            </w:pPr>
            <w:r w:rsidRPr="00220C73">
              <w:rPr>
                <w:rFonts w:ascii="Helvetica" w:hAnsi="Helvetica" w:cs="Helvetica"/>
                <w:i/>
                <w:iCs/>
                <w:sz w:val="24"/>
                <w:szCs w:val="24"/>
              </w:rPr>
              <w:t xml:space="preserve">  Own Home</w:t>
            </w:r>
          </w:p>
        </w:tc>
        <w:tc>
          <w:tcPr>
            <w:tcW w:w="422" w:type="pct"/>
          </w:tcPr>
          <w:p w14:paraId="70E34144" w14:textId="0B2CEAF7"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338" w:type="pct"/>
          </w:tcPr>
          <w:p w14:paraId="594BC4C3" w14:textId="6508B8C2"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4AC85ECE" w14:textId="3E63F03F"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03E9E93E" w14:textId="1AA4C824"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02" w:type="pct"/>
          </w:tcPr>
          <w:p w14:paraId="3FA5B249" w14:textId="3E9EC281"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52B56E4A" w14:textId="77777777"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1554E992" w14:textId="6B9895E5"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02" w:type="pct"/>
          </w:tcPr>
          <w:p w14:paraId="759153F6" w14:textId="57BB5386"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634F00F9" w14:textId="488013B8"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r>
      <w:tr w:rsidR="00D714E6" w:rsidRPr="00220C73" w14:paraId="32D8B0F5"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3AFBF2A0" w14:textId="77777777" w:rsidR="00D714E6" w:rsidRPr="00220C73" w:rsidRDefault="00D714E6" w:rsidP="00D714E6">
            <w:pPr>
              <w:rPr>
                <w:rFonts w:ascii="Helvetica" w:hAnsi="Helvetica" w:cs="Helvetica"/>
                <w:i/>
                <w:iCs/>
                <w:sz w:val="24"/>
                <w:szCs w:val="24"/>
              </w:rPr>
            </w:pPr>
            <w:r w:rsidRPr="00220C73">
              <w:rPr>
                <w:rFonts w:ascii="Helvetica" w:hAnsi="Helvetica" w:cs="Helvetica"/>
                <w:i/>
                <w:iCs/>
                <w:sz w:val="24"/>
                <w:szCs w:val="24"/>
              </w:rPr>
              <w:t xml:space="preserve">  Don't Own Home</w:t>
            </w:r>
          </w:p>
        </w:tc>
        <w:tc>
          <w:tcPr>
            <w:tcW w:w="422" w:type="pct"/>
            <w:vAlign w:val="bottom"/>
          </w:tcPr>
          <w:p w14:paraId="6E97C29B" w14:textId="4299A6F3"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-0.05</w:t>
            </w:r>
          </w:p>
        </w:tc>
        <w:tc>
          <w:tcPr>
            <w:tcW w:w="338" w:type="pct"/>
            <w:vAlign w:val="bottom"/>
          </w:tcPr>
          <w:p w14:paraId="4F11B662" w14:textId="1BA6957E"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264" w:type="pct"/>
          </w:tcPr>
          <w:p w14:paraId="758EB407" w14:textId="60C1B4C0"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27" w:type="pct"/>
            <w:vAlign w:val="bottom"/>
          </w:tcPr>
          <w:p w14:paraId="7E9D55FE" w14:textId="1A6D546C"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-0.04</w:t>
            </w:r>
          </w:p>
        </w:tc>
        <w:tc>
          <w:tcPr>
            <w:tcW w:w="302" w:type="pct"/>
            <w:vAlign w:val="bottom"/>
          </w:tcPr>
          <w:p w14:paraId="74F8EF60" w14:textId="47A30D1A"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264" w:type="pct"/>
            <w:vAlign w:val="bottom"/>
          </w:tcPr>
          <w:p w14:paraId="0D042AB1" w14:textId="11075E95"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27" w:type="pct"/>
            <w:vAlign w:val="bottom"/>
          </w:tcPr>
          <w:p w14:paraId="73E682AB" w14:textId="1C3C1E8B"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-0.05</w:t>
            </w:r>
          </w:p>
        </w:tc>
        <w:tc>
          <w:tcPr>
            <w:tcW w:w="302" w:type="pct"/>
            <w:vAlign w:val="bottom"/>
          </w:tcPr>
          <w:p w14:paraId="6D2FC710" w14:textId="57232AA2"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264" w:type="pct"/>
          </w:tcPr>
          <w:p w14:paraId="5CF4B536" w14:textId="532554F6"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D714E6" w:rsidRPr="00220C73" w14:paraId="39D1E597"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3E0986C3" w14:textId="77777777" w:rsidR="00D714E6" w:rsidRPr="00220C73" w:rsidRDefault="00D714E6" w:rsidP="00D714E6">
            <w:pPr>
              <w:rPr>
                <w:rFonts w:ascii="Helvetica" w:hAnsi="Helvetica" w:cs="Helvetica"/>
                <w:i/>
                <w:iCs/>
                <w:sz w:val="24"/>
                <w:szCs w:val="24"/>
              </w:rPr>
            </w:pPr>
            <w:r w:rsidRPr="00220C73">
              <w:rPr>
                <w:rFonts w:ascii="Helvetica" w:hAnsi="Helvetica" w:cs="Helvetica"/>
                <w:sz w:val="24"/>
                <w:szCs w:val="24"/>
              </w:rPr>
              <w:t>NS-SEC</w:t>
            </w:r>
          </w:p>
        </w:tc>
        <w:tc>
          <w:tcPr>
            <w:tcW w:w="422" w:type="pct"/>
          </w:tcPr>
          <w:p w14:paraId="0E83C5ED"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38" w:type="pct"/>
          </w:tcPr>
          <w:p w14:paraId="704CDBD4"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4F9A3FD6"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6B8FDD44"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tcPr>
          <w:p w14:paraId="09286275"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6D55D394"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10A2D3FF"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tcPr>
          <w:p w14:paraId="51ABA199"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40633AC1"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8A6467" w:rsidRPr="00220C73" w14:paraId="4BA38F34" w14:textId="77777777" w:rsidTr="00E4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4461A5C6" w14:textId="77777777" w:rsidR="008A6467" w:rsidRPr="00220C73" w:rsidRDefault="008A6467" w:rsidP="008A6467">
            <w:pPr>
              <w:rPr>
                <w:rFonts w:ascii="Helvetica" w:hAnsi="Helvetica" w:cs="Helvetica"/>
                <w:i/>
                <w:iCs/>
                <w:sz w:val="24"/>
                <w:szCs w:val="24"/>
              </w:rPr>
            </w:pPr>
            <w:r w:rsidRPr="00220C73">
              <w:rPr>
                <w:rFonts w:ascii="Helvetica" w:hAnsi="Helvetica" w:cs="Helvetica"/>
                <w:i/>
                <w:iCs/>
                <w:sz w:val="24"/>
                <w:szCs w:val="24"/>
              </w:rPr>
              <w:t xml:space="preserve">  Higher Managerial</w:t>
            </w:r>
          </w:p>
        </w:tc>
        <w:tc>
          <w:tcPr>
            <w:tcW w:w="422" w:type="pct"/>
          </w:tcPr>
          <w:p w14:paraId="7121878D" w14:textId="79D74F7D"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338" w:type="pct"/>
          </w:tcPr>
          <w:p w14:paraId="2E5A1845" w14:textId="39C22652"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5161E635" w14:textId="77777777"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33C9629C" w14:textId="6844E6E9"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02" w:type="pct"/>
          </w:tcPr>
          <w:p w14:paraId="4FD8CEF7" w14:textId="365B71A8"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4B88C0D5" w14:textId="77777777"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585A82D2" w14:textId="6D23FAEB"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02" w:type="pct"/>
          </w:tcPr>
          <w:p w14:paraId="23598B28" w14:textId="185DEEC0"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3D3C4158" w14:textId="669D0C72"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r>
      <w:tr w:rsidR="00D714E6" w:rsidRPr="00220C73" w14:paraId="17A43C12"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5CB9AD9B" w14:textId="77777777" w:rsidR="00D714E6" w:rsidRPr="00220C73" w:rsidRDefault="00D714E6" w:rsidP="00D714E6">
            <w:pPr>
              <w:rPr>
                <w:rFonts w:ascii="Helvetica" w:hAnsi="Helvetica" w:cs="Helvetica"/>
                <w:sz w:val="24"/>
                <w:szCs w:val="24"/>
              </w:rPr>
            </w:pPr>
            <w:r w:rsidRPr="00220C73">
              <w:rPr>
                <w:rFonts w:ascii="Helvetica" w:hAnsi="Helvetica" w:cs="Helvetica"/>
                <w:i/>
                <w:iCs/>
                <w:sz w:val="24"/>
                <w:szCs w:val="24"/>
              </w:rPr>
              <w:t xml:space="preserve">  Lower Managerial</w:t>
            </w:r>
          </w:p>
        </w:tc>
        <w:tc>
          <w:tcPr>
            <w:tcW w:w="422" w:type="pct"/>
            <w:vAlign w:val="bottom"/>
          </w:tcPr>
          <w:p w14:paraId="5A460CD7" w14:textId="052186CD"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-0.05</w:t>
            </w:r>
          </w:p>
        </w:tc>
        <w:tc>
          <w:tcPr>
            <w:tcW w:w="338" w:type="pct"/>
            <w:vAlign w:val="bottom"/>
          </w:tcPr>
          <w:p w14:paraId="4C6785C5" w14:textId="723D1CA5"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264" w:type="pct"/>
          </w:tcPr>
          <w:p w14:paraId="3A83C576" w14:textId="2D80CC4B"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27" w:type="pct"/>
            <w:vAlign w:val="bottom"/>
          </w:tcPr>
          <w:p w14:paraId="6C3B131C"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vAlign w:val="bottom"/>
          </w:tcPr>
          <w:p w14:paraId="315911CF"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410CF6C2"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vAlign w:val="bottom"/>
          </w:tcPr>
          <w:p w14:paraId="29635209" w14:textId="01EEC4DE"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vAlign w:val="bottom"/>
          </w:tcPr>
          <w:p w14:paraId="624EE9C6"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vAlign w:val="bottom"/>
          </w:tcPr>
          <w:p w14:paraId="086B4E37"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8A6467" w:rsidRPr="00220C73" w14:paraId="00E0FDC8"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12A138D6" w14:textId="77777777" w:rsidR="00D714E6" w:rsidRPr="00220C73" w:rsidRDefault="00D714E6" w:rsidP="00D714E6">
            <w:pPr>
              <w:rPr>
                <w:rFonts w:ascii="Helvetica" w:hAnsi="Helvetica" w:cs="Helvetica"/>
                <w:sz w:val="24"/>
                <w:szCs w:val="24"/>
              </w:rPr>
            </w:pPr>
            <w:r w:rsidRPr="00220C73">
              <w:rPr>
                <w:rFonts w:ascii="Helvetica" w:hAnsi="Helvetica" w:cs="Helvetica"/>
                <w:i/>
                <w:iCs/>
                <w:sz w:val="24"/>
                <w:szCs w:val="24"/>
              </w:rPr>
              <w:t xml:space="preserve">  Intermediate Occupations</w:t>
            </w:r>
          </w:p>
        </w:tc>
        <w:tc>
          <w:tcPr>
            <w:tcW w:w="422" w:type="pct"/>
            <w:vAlign w:val="bottom"/>
          </w:tcPr>
          <w:p w14:paraId="4E0E295B" w14:textId="412A37E1"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-0.12</w:t>
            </w:r>
          </w:p>
        </w:tc>
        <w:tc>
          <w:tcPr>
            <w:tcW w:w="338" w:type="pct"/>
            <w:vAlign w:val="bottom"/>
          </w:tcPr>
          <w:p w14:paraId="10556A11" w14:textId="0BAE9C64"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(0.03)</w:t>
            </w:r>
          </w:p>
        </w:tc>
        <w:tc>
          <w:tcPr>
            <w:tcW w:w="264" w:type="pct"/>
            <w:vAlign w:val="bottom"/>
          </w:tcPr>
          <w:p w14:paraId="37D2D821" w14:textId="44B26026"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27" w:type="pct"/>
          </w:tcPr>
          <w:p w14:paraId="2EBA4E8B"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tcPr>
          <w:p w14:paraId="3C63FB32"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62A878B1"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742AFBBC"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tcPr>
          <w:p w14:paraId="3008488B"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48D3D00A"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D714E6" w:rsidRPr="00220C73" w14:paraId="2CED28E3"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52749595" w14:textId="77777777" w:rsidR="00D714E6" w:rsidRPr="00220C73" w:rsidRDefault="00D714E6" w:rsidP="00D714E6">
            <w:pPr>
              <w:rPr>
                <w:rFonts w:ascii="Helvetica" w:hAnsi="Helvetica" w:cs="Helvetica"/>
                <w:sz w:val="24"/>
                <w:szCs w:val="24"/>
              </w:rPr>
            </w:pPr>
            <w:r w:rsidRPr="00220C73">
              <w:rPr>
                <w:rFonts w:ascii="Helvetica" w:hAnsi="Helvetica" w:cs="Helvetica"/>
                <w:i/>
                <w:iCs/>
                <w:sz w:val="24"/>
                <w:szCs w:val="24"/>
              </w:rPr>
              <w:t xml:space="preserve">  Small Employers</w:t>
            </w:r>
          </w:p>
        </w:tc>
        <w:tc>
          <w:tcPr>
            <w:tcW w:w="422" w:type="pct"/>
            <w:vAlign w:val="bottom"/>
          </w:tcPr>
          <w:p w14:paraId="5D9B4A3F" w14:textId="0A1F7803"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-0.12</w:t>
            </w:r>
          </w:p>
        </w:tc>
        <w:tc>
          <w:tcPr>
            <w:tcW w:w="338" w:type="pct"/>
            <w:vAlign w:val="bottom"/>
          </w:tcPr>
          <w:p w14:paraId="297C4561" w14:textId="744BB546"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(0.02)</w:t>
            </w:r>
          </w:p>
        </w:tc>
        <w:tc>
          <w:tcPr>
            <w:tcW w:w="264" w:type="pct"/>
          </w:tcPr>
          <w:p w14:paraId="1F7E62B2" w14:textId="17762263"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27" w:type="pct"/>
          </w:tcPr>
          <w:p w14:paraId="4E9D12F1"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tcPr>
          <w:p w14:paraId="7AEC7DF1"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5DA870F3"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2201F16C"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tcPr>
          <w:p w14:paraId="3F97793A"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31127A5E"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8A6467" w:rsidRPr="00220C73" w14:paraId="58D548CF"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214663E9" w14:textId="77777777" w:rsidR="00D714E6" w:rsidRPr="00220C73" w:rsidRDefault="00D714E6" w:rsidP="00D714E6">
            <w:pPr>
              <w:rPr>
                <w:rFonts w:ascii="Helvetica" w:hAnsi="Helvetica" w:cs="Helvetica"/>
                <w:sz w:val="24"/>
                <w:szCs w:val="24"/>
              </w:rPr>
            </w:pPr>
            <w:r w:rsidRPr="00220C73">
              <w:rPr>
                <w:rFonts w:ascii="Helvetica" w:hAnsi="Helvetica" w:cs="Helvetica"/>
                <w:i/>
                <w:iCs/>
                <w:sz w:val="24"/>
                <w:szCs w:val="24"/>
              </w:rPr>
              <w:t xml:space="preserve">  Lower Supervisory &amp; Technical Occupations</w:t>
            </w:r>
          </w:p>
        </w:tc>
        <w:tc>
          <w:tcPr>
            <w:tcW w:w="422" w:type="pct"/>
            <w:vAlign w:val="bottom"/>
          </w:tcPr>
          <w:p w14:paraId="24739426" w14:textId="2A11EF6E"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-0.12</w:t>
            </w:r>
          </w:p>
        </w:tc>
        <w:tc>
          <w:tcPr>
            <w:tcW w:w="338" w:type="pct"/>
            <w:vAlign w:val="bottom"/>
          </w:tcPr>
          <w:p w14:paraId="0107399E" w14:textId="0D1B2309"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264" w:type="pct"/>
          </w:tcPr>
          <w:p w14:paraId="0D3A24A3" w14:textId="651BBC1A"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27" w:type="pct"/>
          </w:tcPr>
          <w:p w14:paraId="0A9C4A93"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tcPr>
          <w:p w14:paraId="28E5A1B6"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0C799D12"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308B847C"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tcPr>
          <w:p w14:paraId="73664912"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360E2CB1"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D714E6" w:rsidRPr="00220C73" w14:paraId="28211CB3"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0957041F" w14:textId="77777777" w:rsidR="00D714E6" w:rsidRPr="00220C73" w:rsidRDefault="00D714E6" w:rsidP="00D714E6">
            <w:pPr>
              <w:rPr>
                <w:rFonts w:ascii="Helvetica" w:hAnsi="Helvetica" w:cs="Helvetica"/>
                <w:i/>
                <w:iCs/>
                <w:sz w:val="24"/>
                <w:szCs w:val="24"/>
              </w:rPr>
            </w:pPr>
            <w:r w:rsidRPr="00220C73">
              <w:rPr>
                <w:rFonts w:ascii="Helvetica" w:hAnsi="Helvetica" w:cs="Helvetica"/>
                <w:i/>
                <w:iCs/>
                <w:sz w:val="24"/>
                <w:szCs w:val="24"/>
              </w:rPr>
              <w:t xml:space="preserve">  Semi-Routine Occupations</w:t>
            </w:r>
          </w:p>
        </w:tc>
        <w:tc>
          <w:tcPr>
            <w:tcW w:w="422" w:type="pct"/>
            <w:vAlign w:val="bottom"/>
          </w:tcPr>
          <w:p w14:paraId="6A45C159" w14:textId="740C153F"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-0.11</w:t>
            </w:r>
          </w:p>
        </w:tc>
        <w:tc>
          <w:tcPr>
            <w:tcW w:w="338" w:type="pct"/>
            <w:vAlign w:val="bottom"/>
          </w:tcPr>
          <w:p w14:paraId="111753FE" w14:textId="0E980FFF"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(0.02)</w:t>
            </w:r>
          </w:p>
        </w:tc>
        <w:tc>
          <w:tcPr>
            <w:tcW w:w="264" w:type="pct"/>
          </w:tcPr>
          <w:p w14:paraId="46FDF6E3" w14:textId="7AAA51B8"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27" w:type="pct"/>
            <w:vAlign w:val="bottom"/>
          </w:tcPr>
          <w:p w14:paraId="17F54479"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vAlign w:val="bottom"/>
          </w:tcPr>
          <w:p w14:paraId="37509FEA"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2B139233"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vAlign w:val="bottom"/>
          </w:tcPr>
          <w:p w14:paraId="28DC7F3A"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vAlign w:val="bottom"/>
          </w:tcPr>
          <w:p w14:paraId="2E099F99"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423C8E05"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8A6467" w:rsidRPr="00220C73" w14:paraId="71D691AB"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1956D26D" w14:textId="77777777" w:rsidR="00D714E6" w:rsidRPr="00220C73" w:rsidRDefault="00D714E6" w:rsidP="00D714E6">
            <w:pPr>
              <w:rPr>
                <w:rFonts w:ascii="Helvetica" w:hAnsi="Helvetica" w:cs="Helvetica"/>
                <w:sz w:val="24"/>
                <w:szCs w:val="24"/>
              </w:rPr>
            </w:pPr>
            <w:r w:rsidRPr="00220C73">
              <w:rPr>
                <w:rFonts w:ascii="Helvetica" w:hAnsi="Helvetica" w:cs="Helvetica"/>
                <w:i/>
                <w:iCs/>
                <w:sz w:val="24"/>
                <w:szCs w:val="24"/>
              </w:rPr>
              <w:t xml:space="preserve">  Routine Occupations</w:t>
            </w:r>
          </w:p>
        </w:tc>
        <w:tc>
          <w:tcPr>
            <w:tcW w:w="422" w:type="pct"/>
            <w:vAlign w:val="bottom"/>
          </w:tcPr>
          <w:p w14:paraId="32D35972" w14:textId="730E06DD"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-0.16</w:t>
            </w:r>
          </w:p>
        </w:tc>
        <w:tc>
          <w:tcPr>
            <w:tcW w:w="338" w:type="pct"/>
            <w:vAlign w:val="bottom"/>
          </w:tcPr>
          <w:p w14:paraId="711B2694" w14:textId="7C2A3269"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264" w:type="pct"/>
          </w:tcPr>
          <w:p w14:paraId="39A3F680" w14:textId="79DCD629"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27" w:type="pct"/>
          </w:tcPr>
          <w:p w14:paraId="6234545B"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tcPr>
          <w:p w14:paraId="0C950852"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4C6CDC6C"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075102A4"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tcPr>
          <w:p w14:paraId="49DEF42A"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0949DE01"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220C73" w:rsidRPr="00220C73" w14:paraId="5A75EBEF"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4F9F4DFF" w14:textId="77777777" w:rsidR="00D714E6" w:rsidRPr="00220C73" w:rsidRDefault="00D714E6" w:rsidP="00D714E6">
            <w:pPr>
              <w:rPr>
                <w:rFonts w:ascii="Helvetica" w:hAnsi="Helvetica" w:cs="Helvetica"/>
                <w:sz w:val="24"/>
                <w:szCs w:val="24"/>
              </w:rPr>
            </w:pPr>
            <w:r w:rsidRPr="00220C73">
              <w:rPr>
                <w:rFonts w:ascii="Helvetica" w:hAnsi="Helvetica" w:cs="Helvetica"/>
                <w:sz w:val="24"/>
                <w:szCs w:val="24"/>
              </w:rPr>
              <w:t>CAMSIS</w:t>
            </w:r>
          </w:p>
        </w:tc>
        <w:tc>
          <w:tcPr>
            <w:tcW w:w="422" w:type="pct"/>
            <w:vAlign w:val="bottom"/>
          </w:tcPr>
          <w:p w14:paraId="2D8019A9" w14:textId="09D2B90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38" w:type="pct"/>
            <w:vAlign w:val="bottom"/>
          </w:tcPr>
          <w:p w14:paraId="2665430F" w14:textId="5D831BEA"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15CA680D" w14:textId="63F8DEAA"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vAlign w:val="bottom"/>
          </w:tcPr>
          <w:p w14:paraId="110666C9" w14:textId="7F7CCCA4"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0.04</w:t>
            </w:r>
          </w:p>
        </w:tc>
        <w:tc>
          <w:tcPr>
            <w:tcW w:w="302" w:type="pct"/>
            <w:vAlign w:val="bottom"/>
          </w:tcPr>
          <w:p w14:paraId="3DA1D901" w14:textId="618A2178"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(0.00)</w:t>
            </w:r>
          </w:p>
        </w:tc>
        <w:tc>
          <w:tcPr>
            <w:tcW w:w="264" w:type="pct"/>
            <w:vAlign w:val="bottom"/>
          </w:tcPr>
          <w:p w14:paraId="050EC6BF" w14:textId="06679835"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27" w:type="pct"/>
          </w:tcPr>
          <w:p w14:paraId="22EB3686"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tcPr>
          <w:p w14:paraId="349781CE"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335B8E7C"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D714E6" w:rsidRPr="00220C73" w14:paraId="00382A83"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78E91533" w14:textId="77777777" w:rsidR="00D714E6" w:rsidRPr="00220C73" w:rsidRDefault="00D714E6" w:rsidP="00D714E6">
            <w:pPr>
              <w:rPr>
                <w:rFonts w:ascii="Helvetica" w:hAnsi="Helvetica" w:cs="Helvetica"/>
                <w:sz w:val="24"/>
                <w:szCs w:val="24"/>
              </w:rPr>
            </w:pPr>
            <w:r w:rsidRPr="00220C73">
              <w:rPr>
                <w:rFonts w:ascii="Helvetica" w:hAnsi="Helvetica" w:cs="Helvetica"/>
                <w:sz w:val="24"/>
                <w:szCs w:val="24"/>
              </w:rPr>
              <w:t>RGSC</w:t>
            </w:r>
          </w:p>
        </w:tc>
        <w:tc>
          <w:tcPr>
            <w:tcW w:w="422" w:type="pct"/>
          </w:tcPr>
          <w:p w14:paraId="20DF3C84"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38" w:type="pct"/>
          </w:tcPr>
          <w:p w14:paraId="2F215884"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2D4D7B26"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vAlign w:val="bottom"/>
          </w:tcPr>
          <w:p w14:paraId="107A2751"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vAlign w:val="bottom"/>
          </w:tcPr>
          <w:p w14:paraId="3942FEFB"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5A3CB1A2"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65777482"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tcPr>
          <w:p w14:paraId="32BD8535"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2BABFDE6"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220C73" w:rsidRPr="00220C73" w14:paraId="1AFCC563" w14:textId="77777777" w:rsidTr="007A5B0D">
        <w:tc>
          <w:tcPr>
            <w:cnfStyle w:val="001000000000" w:firstRow="0" w:lastRow="0" w:firstColumn="1" w:lastColumn="0" w:oddVBand="0" w:evenVBand="0" w:oddHBand="0" w:evenHBand="0" w:firstRowFirstColumn="0" w:firstRowLastColumn="0" w:lastRowFirstColumn="0" w:lastRowLastColumn="0"/>
            <w:tcW w:w="2190" w:type="pct"/>
          </w:tcPr>
          <w:p w14:paraId="05C3A1C9" w14:textId="77777777" w:rsidR="008A6467" w:rsidRPr="00220C73" w:rsidRDefault="008A6467" w:rsidP="008A6467">
            <w:pPr>
              <w:rPr>
                <w:rFonts w:ascii="Helvetica" w:hAnsi="Helvetica" w:cs="Helvetica"/>
                <w:i/>
                <w:iCs/>
                <w:sz w:val="24"/>
                <w:szCs w:val="24"/>
              </w:rPr>
            </w:pPr>
            <w:r w:rsidRPr="00220C73">
              <w:rPr>
                <w:rFonts w:ascii="Helvetica" w:hAnsi="Helvetica" w:cs="Helvetica"/>
                <w:i/>
                <w:iCs/>
                <w:sz w:val="24"/>
                <w:szCs w:val="24"/>
              </w:rPr>
              <w:t xml:space="preserve">  Professional</w:t>
            </w:r>
          </w:p>
        </w:tc>
        <w:tc>
          <w:tcPr>
            <w:tcW w:w="422" w:type="pct"/>
          </w:tcPr>
          <w:p w14:paraId="3D22465B" w14:textId="5B498ED7"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338" w:type="pct"/>
          </w:tcPr>
          <w:p w14:paraId="66F1EAF5" w14:textId="2FF9ABFE"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69CFA127" w14:textId="77777777"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5D664170" w14:textId="1847F99B"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02" w:type="pct"/>
          </w:tcPr>
          <w:p w14:paraId="36E95196" w14:textId="1C3F69FB"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2FEBB08C" w14:textId="77777777"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7FE0C884" w14:textId="47D17E47"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02" w:type="pct"/>
          </w:tcPr>
          <w:p w14:paraId="6D79721A" w14:textId="4AE63732"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671B3CEA" w14:textId="77777777"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D714E6" w:rsidRPr="00220C73" w14:paraId="35B313F8"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6E2D1B6A" w14:textId="77777777" w:rsidR="00D714E6" w:rsidRPr="00220C73" w:rsidRDefault="00D714E6" w:rsidP="00D714E6">
            <w:pPr>
              <w:rPr>
                <w:rFonts w:ascii="Helvetica" w:hAnsi="Helvetica" w:cs="Helvetica"/>
                <w:i/>
                <w:iCs/>
                <w:sz w:val="24"/>
                <w:szCs w:val="24"/>
              </w:rPr>
            </w:pPr>
            <w:r w:rsidRPr="00220C73">
              <w:rPr>
                <w:rFonts w:ascii="Helvetica" w:hAnsi="Helvetica" w:cs="Helvetica"/>
                <w:i/>
                <w:iCs/>
                <w:sz w:val="24"/>
                <w:szCs w:val="24"/>
              </w:rPr>
              <w:t xml:space="preserve">  Managerial and Technical</w:t>
            </w:r>
          </w:p>
        </w:tc>
        <w:tc>
          <w:tcPr>
            <w:tcW w:w="422" w:type="pct"/>
          </w:tcPr>
          <w:p w14:paraId="5381910A" w14:textId="24E0D68B"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38" w:type="pct"/>
          </w:tcPr>
          <w:p w14:paraId="2CA61D40" w14:textId="5E0FF2C2"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7BBCFA4F"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vAlign w:val="bottom"/>
          </w:tcPr>
          <w:p w14:paraId="1BDBB5A4"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vAlign w:val="bottom"/>
          </w:tcPr>
          <w:p w14:paraId="56D421AE"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231CE688"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vAlign w:val="bottom"/>
          </w:tcPr>
          <w:p w14:paraId="26C4AC7A" w14:textId="2A9C3DA0"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-0.10</w:t>
            </w:r>
          </w:p>
        </w:tc>
        <w:tc>
          <w:tcPr>
            <w:tcW w:w="302" w:type="pct"/>
            <w:vAlign w:val="bottom"/>
          </w:tcPr>
          <w:p w14:paraId="62197938" w14:textId="5D43F476"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(0.02)</w:t>
            </w:r>
          </w:p>
        </w:tc>
        <w:tc>
          <w:tcPr>
            <w:tcW w:w="264" w:type="pct"/>
          </w:tcPr>
          <w:p w14:paraId="064C3C54" w14:textId="3FC4D7B5"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D714E6" w:rsidRPr="00220C73" w14:paraId="55011492"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3211E670" w14:textId="77777777" w:rsidR="00D714E6" w:rsidRPr="00220C73" w:rsidRDefault="00D714E6" w:rsidP="00D714E6">
            <w:pPr>
              <w:rPr>
                <w:rFonts w:ascii="Helvetica" w:hAnsi="Helvetica" w:cs="Helvetica"/>
                <w:i/>
                <w:iCs/>
                <w:sz w:val="24"/>
                <w:szCs w:val="24"/>
              </w:rPr>
            </w:pPr>
            <w:r w:rsidRPr="00220C73">
              <w:rPr>
                <w:rFonts w:ascii="Helvetica" w:hAnsi="Helvetica" w:cs="Helvetica"/>
                <w:i/>
                <w:iCs/>
                <w:sz w:val="24"/>
                <w:szCs w:val="24"/>
              </w:rPr>
              <w:t xml:space="preserve">  Skilled Non-Manual</w:t>
            </w:r>
          </w:p>
        </w:tc>
        <w:tc>
          <w:tcPr>
            <w:tcW w:w="422" w:type="pct"/>
          </w:tcPr>
          <w:p w14:paraId="73C22C41" w14:textId="0780BD33"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38" w:type="pct"/>
          </w:tcPr>
          <w:p w14:paraId="7B28A415" w14:textId="0AE17CE3"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612BBE2D"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vAlign w:val="bottom"/>
          </w:tcPr>
          <w:p w14:paraId="662BAA9F"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vAlign w:val="bottom"/>
          </w:tcPr>
          <w:p w14:paraId="343D93A4"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3955DA6A"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vAlign w:val="bottom"/>
          </w:tcPr>
          <w:p w14:paraId="2DA8D433" w14:textId="5227AF11"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-0.11</w:t>
            </w:r>
          </w:p>
        </w:tc>
        <w:tc>
          <w:tcPr>
            <w:tcW w:w="302" w:type="pct"/>
            <w:vAlign w:val="bottom"/>
          </w:tcPr>
          <w:p w14:paraId="40E16B24" w14:textId="21321469"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(0.03)</w:t>
            </w:r>
          </w:p>
        </w:tc>
        <w:tc>
          <w:tcPr>
            <w:tcW w:w="264" w:type="pct"/>
            <w:vAlign w:val="bottom"/>
          </w:tcPr>
          <w:p w14:paraId="22D809EA" w14:textId="00883F2F"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D714E6" w:rsidRPr="00220C73" w14:paraId="7C0DA93A"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257F1895" w14:textId="77777777" w:rsidR="00D714E6" w:rsidRPr="00220C73" w:rsidRDefault="00D714E6" w:rsidP="00D714E6">
            <w:pPr>
              <w:rPr>
                <w:rFonts w:ascii="Helvetica" w:hAnsi="Helvetica" w:cs="Helvetica"/>
                <w:i/>
                <w:iCs/>
                <w:sz w:val="24"/>
                <w:szCs w:val="24"/>
              </w:rPr>
            </w:pPr>
            <w:r w:rsidRPr="00220C73">
              <w:rPr>
                <w:rFonts w:ascii="Helvetica" w:hAnsi="Helvetica" w:cs="Helvetica"/>
                <w:i/>
                <w:iCs/>
                <w:sz w:val="24"/>
                <w:szCs w:val="24"/>
              </w:rPr>
              <w:t xml:space="preserve">  Skilled Manual</w:t>
            </w:r>
          </w:p>
        </w:tc>
        <w:tc>
          <w:tcPr>
            <w:tcW w:w="422" w:type="pct"/>
            <w:vAlign w:val="bottom"/>
          </w:tcPr>
          <w:p w14:paraId="17DEC30E" w14:textId="37942522"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38" w:type="pct"/>
            <w:vAlign w:val="bottom"/>
          </w:tcPr>
          <w:p w14:paraId="57EDA908" w14:textId="6BA517EF"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vAlign w:val="bottom"/>
          </w:tcPr>
          <w:p w14:paraId="537A738B" w14:textId="70E711DC"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vAlign w:val="bottom"/>
          </w:tcPr>
          <w:p w14:paraId="1BAF7AF5"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vAlign w:val="bottom"/>
          </w:tcPr>
          <w:p w14:paraId="360CCC37"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24033133"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vAlign w:val="bottom"/>
          </w:tcPr>
          <w:p w14:paraId="2983357D" w14:textId="1955AC14"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-0.18</w:t>
            </w:r>
          </w:p>
        </w:tc>
        <w:tc>
          <w:tcPr>
            <w:tcW w:w="302" w:type="pct"/>
            <w:vAlign w:val="bottom"/>
          </w:tcPr>
          <w:p w14:paraId="29A7CC96" w14:textId="080CEFDE"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(0.02)</w:t>
            </w:r>
          </w:p>
        </w:tc>
        <w:tc>
          <w:tcPr>
            <w:tcW w:w="264" w:type="pct"/>
          </w:tcPr>
          <w:p w14:paraId="2560579B" w14:textId="6401FD3D"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D714E6" w:rsidRPr="00220C73" w14:paraId="7E6A8A53"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332200B2" w14:textId="77777777" w:rsidR="00D714E6" w:rsidRPr="00220C73" w:rsidRDefault="00D714E6" w:rsidP="00D714E6">
            <w:pPr>
              <w:rPr>
                <w:rFonts w:ascii="Helvetica" w:hAnsi="Helvetica" w:cs="Helvetica"/>
                <w:i/>
                <w:iCs/>
                <w:sz w:val="24"/>
                <w:szCs w:val="24"/>
              </w:rPr>
            </w:pPr>
            <w:r w:rsidRPr="00220C73">
              <w:rPr>
                <w:rFonts w:ascii="Helvetica" w:hAnsi="Helvetica" w:cs="Helvetica"/>
                <w:i/>
                <w:iCs/>
                <w:sz w:val="24"/>
                <w:szCs w:val="24"/>
              </w:rPr>
              <w:t xml:space="preserve">  Partly Skilled</w:t>
            </w:r>
          </w:p>
        </w:tc>
        <w:tc>
          <w:tcPr>
            <w:tcW w:w="422" w:type="pct"/>
          </w:tcPr>
          <w:p w14:paraId="3A81726C" w14:textId="50A063EF"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38" w:type="pct"/>
          </w:tcPr>
          <w:p w14:paraId="130F7733" w14:textId="30A8A3CB"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535C8A76"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vAlign w:val="bottom"/>
          </w:tcPr>
          <w:p w14:paraId="2038ADC8"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vAlign w:val="bottom"/>
          </w:tcPr>
          <w:p w14:paraId="396F8E20"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07AC2B82"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vAlign w:val="bottom"/>
          </w:tcPr>
          <w:p w14:paraId="730DD172" w14:textId="23DF7C82"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-0.18</w:t>
            </w:r>
          </w:p>
        </w:tc>
        <w:tc>
          <w:tcPr>
            <w:tcW w:w="302" w:type="pct"/>
            <w:vAlign w:val="bottom"/>
          </w:tcPr>
          <w:p w14:paraId="7428FD98" w14:textId="292EEFA8"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(0.03)</w:t>
            </w:r>
          </w:p>
        </w:tc>
        <w:tc>
          <w:tcPr>
            <w:tcW w:w="264" w:type="pct"/>
            <w:vAlign w:val="bottom"/>
          </w:tcPr>
          <w:p w14:paraId="6395A1BC" w14:textId="28C26C03"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D714E6" w:rsidRPr="00220C73" w14:paraId="3AA207F9"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58499AF8" w14:textId="77777777" w:rsidR="00D714E6" w:rsidRPr="00220C73" w:rsidRDefault="00D714E6" w:rsidP="00D714E6">
            <w:pPr>
              <w:rPr>
                <w:rFonts w:ascii="Helvetica" w:hAnsi="Helvetica" w:cs="Helvetica"/>
                <w:i/>
                <w:iCs/>
                <w:sz w:val="24"/>
                <w:szCs w:val="24"/>
              </w:rPr>
            </w:pPr>
            <w:r w:rsidRPr="00220C73">
              <w:rPr>
                <w:rFonts w:ascii="Helvetica" w:hAnsi="Helvetica" w:cs="Helvetica"/>
                <w:i/>
                <w:iCs/>
                <w:sz w:val="24"/>
                <w:szCs w:val="24"/>
              </w:rPr>
              <w:t xml:space="preserve">  Unskilled</w:t>
            </w:r>
          </w:p>
        </w:tc>
        <w:tc>
          <w:tcPr>
            <w:tcW w:w="422" w:type="pct"/>
          </w:tcPr>
          <w:p w14:paraId="1ACB1003" w14:textId="389A1B4D"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38" w:type="pct"/>
          </w:tcPr>
          <w:p w14:paraId="7B31F67D" w14:textId="49616630"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46CA0A7A"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vAlign w:val="bottom"/>
          </w:tcPr>
          <w:p w14:paraId="5000C7E8"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vAlign w:val="bottom"/>
          </w:tcPr>
          <w:p w14:paraId="4901E41A"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68988499"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vAlign w:val="bottom"/>
          </w:tcPr>
          <w:p w14:paraId="3E23C28A" w14:textId="51CDD0EF"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-0.20</w:t>
            </w:r>
          </w:p>
        </w:tc>
        <w:tc>
          <w:tcPr>
            <w:tcW w:w="302" w:type="pct"/>
            <w:vAlign w:val="bottom"/>
          </w:tcPr>
          <w:p w14:paraId="7CEB039E" w14:textId="4D80258F"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(0.03)</w:t>
            </w:r>
          </w:p>
        </w:tc>
        <w:tc>
          <w:tcPr>
            <w:tcW w:w="264" w:type="pct"/>
          </w:tcPr>
          <w:p w14:paraId="5EF6BC48" w14:textId="00311DBB"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8A6467" w:rsidRPr="00220C73" w14:paraId="19F3083B"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4C34966C" w14:textId="77777777" w:rsidR="00D714E6" w:rsidRPr="00220C73" w:rsidRDefault="00D714E6" w:rsidP="00D714E6">
            <w:pPr>
              <w:rPr>
                <w:rFonts w:ascii="Helvetica" w:hAnsi="Helvetica" w:cs="Helvetica"/>
                <w:sz w:val="24"/>
                <w:szCs w:val="24"/>
              </w:rPr>
            </w:pPr>
          </w:p>
        </w:tc>
        <w:tc>
          <w:tcPr>
            <w:tcW w:w="422" w:type="pct"/>
          </w:tcPr>
          <w:p w14:paraId="187B9C6E" w14:textId="2520C52B"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38" w:type="pct"/>
          </w:tcPr>
          <w:p w14:paraId="592CF0B7" w14:textId="576A53E1"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2C1B84A2" w14:textId="04FC2028"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36BC00C3"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tcPr>
          <w:p w14:paraId="6575FE5F"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7AAC71ED"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449B951F"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tcPr>
          <w:p w14:paraId="1FB4A233"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6FBF537E"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D714E6" w:rsidRPr="00220C73" w14:paraId="7915B950"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1B8F71DD" w14:textId="77777777" w:rsidR="00D714E6" w:rsidRPr="00220C73" w:rsidRDefault="00D714E6" w:rsidP="00D714E6">
            <w:pPr>
              <w:rPr>
                <w:rFonts w:ascii="Helvetica" w:hAnsi="Helvetica" w:cs="Helvetica"/>
                <w:i/>
                <w:iCs/>
                <w:sz w:val="24"/>
                <w:szCs w:val="24"/>
              </w:rPr>
            </w:pPr>
            <w:r w:rsidRPr="00220C73">
              <w:rPr>
                <w:rFonts w:ascii="Helvetica" w:hAnsi="Helvetica" w:cs="Helvetica"/>
                <w:sz w:val="24"/>
                <w:szCs w:val="24"/>
              </w:rPr>
              <w:t>Training &amp; Apprenticeships</w:t>
            </w:r>
          </w:p>
        </w:tc>
        <w:tc>
          <w:tcPr>
            <w:tcW w:w="422" w:type="pct"/>
          </w:tcPr>
          <w:p w14:paraId="690FE820" w14:textId="46A36E14"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38" w:type="pct"/>
          </w:tcPr>
          <w:p w14:paraId="22490059" w14:textId="7DA539B2"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659F1F4F"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vAlign w:val="bottom"/>
          </w:tcPr>
          <w:p w14:paraId="248116C2"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vAlign w:val="bottom"/>
          </w:tcPr>
          <w:p w14:paraId="0752CA06"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0E1D0ED7"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vAlign w:val="bottom"/>
          </w:tcPr>
          <w:p w14:paraId="0BCF0C99"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vAlign w:val="bottom"/>
          </w:tcPr>
          <w:p w14:paraId="21230FCB"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592199CA"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8A6467" w:rsidRPr="00220C73" w14:paraId="3F875D85"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51733796" w14:textId="77777777" w:rsidR="00D714E6" w:rsidRPr="00220C73" w:rsidRDefault="00D714E6" w:rsidP="00D714E6">
            <w:pPr>
              <w:rPr>
                <w:rFonts w:ascii="Helvetica" w:hAnsi="Helvetica" w:cs="Helvetica"/>
                <w:sz w:val="24"/>
                <w:szCs w:val="24"/>
              </w:rPr>
            </w:pPr>
            <w:r w:rsidRPr="00220C73">
              <w:rPr>
                <w:rFonts w:ascii="Helvetica" w:hAnsi="Helvetica" w:cs="Helvetica"/>
                <w:sz w:val="24"/>
                <w:szCs w:val="24"/>
              </w:rPr>
              <w:t>Educational Attainment</w:t>
            </w:r>
          </w:p>
        </w:tc>
        <w:tc>
          <w:tcPr>
            <w:tcW w:w="422" w:type="pct"/>
            <w:vAlign w:val="bottom"/>
          </w:tcPr>
          <w:p w14:paraId="4C284358" w14:textId="7CDA7618"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38" w:type="pct"/>
            <w:vAlign w:val="bottom"/>
          </w:tcPr>
          <w:p w14:paraId="3FAC563E" w14:textId="06C2DE65"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5175691B"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204E0FD2"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tcPr>
          <w:p w14:paraId="6DC1AB0D"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39CC01AB"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6268BEFB"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tcPr>
          <w:p w14:paraId="6773966C"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585E9502"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8A6467" w:rsidRPr="00220C73" w14:paraId="16483045"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471B9174" w14:textId="77777777" w:rsidR="008A6467" w:rsidRPr="00220C73" w:rsidRDefault="008A6467" w:rsidP="008A6467">
            <w:pPr>
              <w:rPr>
                <w:rFonts w:ascii="Helvetica" w:hAnsi="Helvetica" w:cs="Helvetica"/>
                <w:i/>
                <w:iCs/>
                <w:sz w:val="24"/>
                <w:szCs w:val="24"/>
              </w:rPr>
            </w:pPr>
            <w:r w:rsidRPr="00220C73">
              <w:rPr>
                <w:rFonts w:ascii="Helvetica" w:hAnsi="Helvetica" w:cs="Helvetica"/>
                <w:i/>
                <w:iCs/>
                <w:sz w:val="24"/>
                <w:szCs w:val="24"/>
              </w:rPr>
              <w:t xml:space="preserve">  Less than five O-levels</w:t>
            </w:r>
          </w:p>
        </w:tc>
        <w:tc>
          <w:tcPr>
            <w:tcW w:w="422" w:type="pct"/>
          </w:tcPr>
          <w:p w14:paraId="07A7FCB1" w14:textId="069F4B07"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338" w:type="pct"/>
          </w:tcPr>
          <w:p w14:paraId="5295B4D8" w14:textId="3D8422E7"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54479231" w14:textId="77777777"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58C045D4" w14:textId="113BB9EF"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02" w:type="pct"/>
          </w:tcPr>
          <w:p w14:paraId="6343C2A9" w14:textId="3B58BA46"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398FB5C5" w14:textId="77777777"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593D2161" w14:textId="55EEEEF6"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02" w:type="pct"/>
          </w:tcPr>
          <w:p w14:paraId="193665C6" w14:textId="4A5243E9"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56EB271C" w14:textId="77777777"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8A6467" w:rsidRPr="00220C73" w14:paraId="45824F5B"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6A708B66" w14:textId="77777777" w:rsidR="00D714E6" w:rsidRPr="00220C73" w:rsidRDefault="00D714E6" w:rsidP="00D714E6">
            <w:pPr>
              <w:rPr>
                <w:rFonts w:ascii="Helvetica" w:hAnsi="Helvetica" w:cs="Helvetica"/>
                <w:sz w:val="24"/>
                <w:szCs w:val="24"/>
              </w:rPr>
            </w:pPr>
            <w:r w:rsidRPr="00220C73">
              <w:rPr>
                <w:rFonts w:ascii="Helvetica" w:hAnsi="Helvetica" w:cs="Helvetica"/>
                <w:i/>
                <w:iCs/>
                <w:sz w:val="24"/>
                <w:szCs w:val="24"/>
              </w:rPr>
              <w:lastRenderedPageBreak/>
              <w:t xml:space="preserve">  Five or More O-levels</w:t>
            </w:r>
          </w:p>
        </w:tc>
        <w:tc>
          <w:tcPr>
            <w:tcW w:w="422" w:type="pct"/>
            <w:vAlign w:val="bottom"/>
          </w:tcPr>
          <w:p w14:paraId="7AA0BB11" w14:textId="7D3259A6"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-0.17</w:t>
            </w:r>
          </w:p>
        </w:tc>
        <w:tc>
          <w:tcPr>
            <w:tcW w:w="338" w:type="pct"/>
            <w:vAlign w:val="bottom"/>
          </w:tcPr>
          <w:p w14:paraId="0335746A" w14:textId="0FA634C3"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264" w:type="pct"/>
            <w:vAlign w:val="bottom"/>
          </w:tcPr>
          <w:p w14:paraId="34BFB617" w14:textId="7642CF43"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27" w:type="pct"/>
            <w:vAlign w:val="bottom"/>
          </w:tcPr>
          <w:p w14:paraId="39B950F2" w14:textId="20FBBA9D"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-0.17</w:t>
            </w:r>
          </w:p>
        </w:tc>
        <w:tc>
          <w:tcPr>
            <w:tcW w:w="302" w:type="pct"/>
            <w:vAlign w:val="bottom"/>
          </w:tcPr>
          <w:p w14:paraId="1563346D" w14:textId="567C8E7A"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264" w:type="pct"/>
            <w:vAlign w:val="bottom"/>
          </w:tcPr>
          <w:p w14:paraId="19DEEB47" w14:textId="1CF0C62A"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27" w:type="pct"/>
            <w:vAlign w:val="bottom"/>
          </w:tcPr>
          <w:p w14:paraId="17F4C6AE" w14:textId="00844061"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-0.17</w:t>
            </w:r>
          </w:p>
        </w:tc>
        <w:tc>
          <w:tcPr>
            <w:tcW w:w="302" w:type="pct"/>
            <w:vAlign w:val="bottom"/>
          </w:tcPr>
          <w:p w14:paraId="2476CA6B" w14:textId="3E428EF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264" w:type="pct"/>
            <w:vAlign w:val="bottom"/>
          </w:tcPr>
          <w:p w14:paraId="7C40301A" w14:textId="159F830F"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D714E6" w:rsidRPr="00220C73" w14:paraId="723DD0B2"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332B1DEA" w14:textId="77777777" w:rsidR="00D714E6" w:rsidRPr="00220C73" w:rsidRDefault="00D714E6" w:rsidP="00D714E6">
            <w:pPr>
              <w:rPr>
                <w:rFonts w:ascii="Helvetica" w:hAnsi="Helvetica" w:cs="Helvetica"/>
                <w:i/>
                <w:iCs/>
                <w:sz w:val="24"/>
                <w:szCs w:val="24"/>
              </w:rPr>
            </w:pPr>
            <w:r w:rsidRPr="00220C73">
              <w:rPr>
                <w:rFonts w:ascii="Helvetica" w:hAnsi="Helvetica" w:cs="Helvetica"/>
                <w:sz w:val="24"/>
                <w:szCs w:val="24"/>
              </w:rPr>
              <w:t>Sex</w:t>
            </w:r>
          </w:p>
        </w:tc>
        <w:tc>
          <w:tcPr>
            <w:tcW w:w="422" w:type="pct"/>
          </w:tcPr>
          <w:p w14:paraId="18277B44" w14:textId="6EEB3FCE"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38" w:type="pct"/>
          </w:tcPr>
          <w:p w14:paraId="3DB0B0B3" w14:textId="47C1BFE3"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3E77AA6E"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vAlign w:val="bottom"/>
          </w:tcPr>
          <w:p w14:paraId="0FD20AEA"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vAlign w:val="bottom"/>
          </w:tcPr>
          <w:p w14:paraId="07F97B64"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08FF70A4"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4A90F7BA"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tcPr>
          <w:p w14:paraId="367C8498"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61F795E1"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8A6467" w:rsidRPr="00220C73" w14:paraId="38EC30C4"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487C3573" w14:textId="77777777" w:rsidR="008A6467" w:rsidRPr="00220C73" w:rsidRDefault="008A6467" w:rsidP="008A6467">
            <w:pPr>
              <w:rPr>
                <w:rFonts w:ascii="Helvetica" w:hAnsi="Helvetica" w:cs="Helvetica"/>
                <w:i/>
                <w:iCs/>
                <w:sz w:val="24"/>
                <w:szCs w:val="24"/>
              </w:rPr>
            </w:pPr>
            <w:r w:rsidRPr="00220C73">
              <w:rPr>
                <w:rFonts w:ascii="Helvetica" w:hAnsi="Helvetica" w:cs="Helvetica"/>
                <w:sz w:val="24"/>
                <w:szCs w:val="24"/>
              </w:rPr>
              <w:t xml:space="preserve">  </w:t>
            </w:r>
            <w:r w:rsidRPr="00220C73">
              <w:rPr>
                <w:rFonts w:ascii="Helvetica" w:hAnsi="Helvetica" w:cs="Helvetica"/>
                <w:i/>
                <w:iCs/>
                <w:sz w:val="24"/>
                <w:szCs w:val="24"/>
              </w:rPr>
              <w:t>Female</w:t>
            </w:r>
          </w:p>
        </w:tc>
        <w:tc>
          <w:tcPr>
            <w:tcW w:w="422" w:type="pct"/>
          </w:tcPr>
          <w:p w14:paraId="601B4F1F" w14:textId="633A8609"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338" w:type="pct"/>
          </w:tcPr>
          <w:p w14:paraId="12B74A02" w14:textId="235C18F5"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1C9ED7DD" w14:textId="77777777"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14CC086A" w14:textId="1F363331"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02" w:type="pct"/>
          </w:tcPr>
          <w:p w14:paraId="726B76CA" w14:textId="7D569D83"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1FB90AA3" w14:textId="77777777"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18D9CE62" w14:textId="7EE5AC10"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02" w:type="pct"/>
          </w:tcPr>
          <w:p w14:paraId="76CF3DCB" w14:textId="4C06DD38"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07829DCB" w14:textId="77777777"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8A6467" w:rsidRPr="00220C73" w14:paraId="066204C3"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581795A2" w14:textId="77777777" w:rsidR="00D714E6" w:rsidRPr="00220C73" w:rsidRDefault="00D714E6" w:rsidP="00D714E6">
            <w:pPr>
              <w:rPr>
                <w:rFonts w:ascii="Helvetica" w:hAnsi="Helvetica" w:cs="Helvetica"/>
                <w:i/>
                <w:iCs/>
                <w:sz w:val="24"/>
                <w:szCs w:val="24"/>
              </w:rPr>
            </w:pPr>
            <w:r w:rsidRPr="00220C73">
              <w:rPr>
                <w:rFonts w:ascii="Helvetica" w:hAnsi="Helvetica" w:cs="Helvetica"/>
                <w:i/>
                <w:iCs/>
                <w:sz w:val="24"/>
                <w:szCs w:val="24"/>
              </w:rPr>
              <w:t xml:space="preserve">  Male</w:t>
            </w:r>
          </w:p>
        </w:tc>
        <w:tc>
          <w:tcPr>
            <w:tcW w:w="422" w:type="pct"/>
            <w:vAlign w:val="bottom"/>
          </w:tcPr>
          <w:p w14:paraId="1BD45E2A" w14:textId="28D1326C"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0.24</w:t>
            </w:r>
          </w:p>
        </w:tc>
        <w:tc>
          <w:tcPr>
            <w:tcW w:w="338" w:type="pct"/>
            <w:vAlign w:val="bottom"/>
          </w:tcPr>
          <w:p w14:paraId="3D2D43D4" w14:textId="7C88109A"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264" w:type="pct"/>
          </w:tcPr>
          <w:p w14:paraId="0C8FFC4D" w14:textId="0AF1ED11"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27" w:type="pct"/>
            <w:vAlign w:val="bottom"/>
          </w:tcPr>
          <w:p w14:paraId="0ACED91D" w14:textId="209DC189"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0.24</w:t>
            </w:r>
          </w:p>
        </w:tc>
        <w:tc>
          <w:tcPr>
            <w:tcW w:w="302" w:type="pct"/>
            <w:vAlign w:val="bottom"/>
          </w:tcPr>
          <w:p w14:paraId="3C6BD76C" w14:textId="1A1DB5EE"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264" w:type="pct"/>
            <w:vAlign w:val="bottom"/>
          </w:tcPr>
          <w:p w14:paraId="10341252" w14:textId="43A88F05"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27" w:type="pct"/>
            <w:vAlign w:val="bottom"/>
          </w:tcPr>
          <w:p w14:paraId="38AF7D3A" w14:textId="42F2577B"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0.24</w:t>
            </w:r>
          </w:p>
        </w:tc>
        <w:tc>
          <w:tcPr>
            <w:tcW w:w="302" w:type="pct"/>
            <w:vAlign w:val="bottom"/>
          </w:tcPr>
          <w:p w14:paraId="3F63DEB4" w14:textId="13128C3F"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264" w:type="pct"/>
            <w:vAlign w:val="bottom"/>
          </w:tcPr>
          <w:p w14:paraId="756387EA" w14:textId="0260CC5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8A6467" w:rsidRPr="00220C73" w14:paraId="70299D5D"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795D5DEA" w14:textId="77777777" w:rsidR="00D714E6" w:rsidRPr="00220C73" w:rsidRDefault="00D714E6" w:rsidP="00D714E6">
            <w:pPr>
              <w:rPr>
                <w:rFonts w:ascii="Helvetica" w:hAnsi="Helvetica" w:cs="Helvetica"/>
                <w:i/>
                <w:iCs/>
                <w:sz w:val="24"/>
                <w:szCs w:val="24"/>
              </w:rPr>
            </w:pPr>
            <w:r w:rsidRPr="00220C73">
              <w:rPr>
                <w:rFonts w:ascii="Helvetica" w:hAnsi="Helvetica" w:cs="Helvetica"/>
                <w:sz w:val="24"/>
                <w:szCs w:val="24"/>
              </w:rPr>
              <w:t>Housing Tenure</w:t>
            </w:r>
          </w:p>
        </w:tc>
        <w:tc>
          <w:tcPr>
            <w:tcW w:w="422" w:type="pct"/>
          </w:tcPr>
          <w:p w14:paraId="0DE8D93D" w14:textId="641E32D4"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38" w:type="pct"/>
          </w:tcPr>
          <w:p w14:paraId="38E2BD1F" w14:textId="64F69E2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6D7E1E6F" w14:textId="2B047483"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1A626FCE"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tcPr>
          <w:p w14:paraId="4D67DF77"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24F4C9D3"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5DEF6537"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tcPr>
          <w:p w14:paraId="440AC659"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6C68163A"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8A6467" w:rsidRPr="00220C73" w14:paraId="5B1B2669"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0786E104" w14:textId="77777777" w:rsidR="008A6467" w:rsidRPr="00220C73" w:rsidRDefault="008A6467" w:rsidP="008A6467">
            <w:pPr>
              <w:rPr>
                <w:rFonts w:ascii="Helvetica" w:hAnsi="Helvetica" w:cs="Helvetica"/>
                <w:i/>
                <w:iCs/>
                <w:sz w:val="24"/>
                <w:szCs w:val="24"/>
              </w:rPr>
            </w:pPr>
            <w:r w:rsidRPr="00220C73">
              <w:rPr>
                <w:rFonts w:ascii="Helvetica" w:hAnsi="Helvetica" w:cs="Helvetica"/>
                <w:i/>
                <w:iCs/>
                <w:sz w:val="24"/>
                <w:szCs w:val="24"/>
              </w:rPr>
              <w:t xml:space="preserve">  Own Home</w:t>
            </w:r>
          </w:p>
        </w:tc>
        <w:tc>
          <w:tcPr>
            <w:tcW w:w="422" w:type="pct"/>
          </w:tcPr>
          <w:p w14:paraId="5C72FD0A" w14:textId="4ECB72FB"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338" w:type="pct"/>
          </w:tcPr>
          <w:p w14:paraId="42625761" w14:textId="1BADF56E"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51BEE98C" w14:textId="77777777"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24127A60" w14:textId="7BAD2C16"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02" w:type="pct"/>
          </w:tcPr>
          <w:p w14:paraId="73ED7888" w14:textId="3D8151DC"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7835FA6E" w14:textId="77777777"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49D54612" w14:textId="252E4728"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02" w:type="pct"/>
          </w:tcPr>
          <w:p w14:paraId="15EE00FA" w14:textId="7B6C8206"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66A82187" w14:textId="77777777"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8A6467" w:rsidRPr="00220C73" w14:paraId="5BE397F2"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3B9D7957" w14:textId="77777777" w:rsidR="00D714E6" w:rsidRPr="00220C73" w:rsidRDefault="00D714E6" w:rsidP="00D714E6">
            <w:pPr>
              <w:rPr>
                <w:rFonts w:ascii="Helvetica" w:hAnsi="Helvetica" w:cs="Helvetica"/>
                <w:sz w:val="24"/>
                <w:szCs w:val="24"/>
              </w:rPr>
            </w:pPr>
            <w:r w:rsidRPr="00220C73">
              <w:rPr>
                <w:rFonts w:ascii="Helvetica" w:hAnsi="Helvetica" w:cs="Helvetica"/>
                <w:i/>
                <w:iCs/>
                <w:sz w:val="24"/>
                <w:szCs w:val="24"/>
              </w:rPr>
              <w:t xml:space="preserve">  Don't Own Home</w:t>
            </w:r>
          </w:p>
        </w:tc>
        <w:tc>
          <w:tcPr>
            <w:tcW w:w="422" w:type="pct"/>
            <w:vAlign w:val="bottom"/>
          </w:tcPr>
          <w:p w14:paraId="2344C75D" w14:textId="3F7C7C6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338" w:type="pct"/>
            <w:vAlign w:val="bottom"/>
          </w:tcPr>
          <w:p w14:paraId="20A0FC93" w14:textId="25BD58C8"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264" w:type="pct"/>
          </w:tcPr>
          <w:p w14:paraId="5B06594F" w14:textId="5B6DA4AB"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vAlign w:val="bottom"/>
          </w:tcPr>
          <w:p w14:paraId="1D9D1799" w14:textId="73F42003"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302" w:type="pct"/>
            <w:vAlign w:val="bottom"/>
          </w:tcPr>
          <w:p w14:paraId="2E9F11A3" w14:textId="7997ECAD"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264" w:type="pct"/>
            <w:vAlign w:val="bottom"/>
          </w:tcPr>
          <w:p w14:paraId="277477E1" w14:textId="17DD6B46"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vAlign w:val="bottom"/>
          </w:tcPr>
          <w:p w14:paraId="3A27A82A" w14:textId="5B025601"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302" w:type="pct"/>
            <w:vAlign w:val="bottom"/>
          </w:tcPr>
          <w:p w14:paraId="1E6B1A4B" w14:textId="69E6FA6C"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264" w:type="pct"/>
            <w:vAlign w:val="bottom"/>
          </w:tcPr>
          <w:p w14:paraId="0DDC6A38" w14:textId="2B641855"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8A6467" w:rsidRPr="00220C73" w14:paraId="008E53C6"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45490232" w14:textId="77777777" w:rsidR="00D714E6" w:rsidRPr="00220C73" w:rsidRDefault="00D714E6" w:rsidP="00D714E6">
            <w:pPr>
              <w:rPr>
                <w:rFonts w:ascii="Helvetica" w:hAnsi="Helvetica" w:cs="Helvetica"/>
                <w:sz w:val="24"/>
                <w:szCs w:val="24"/>
              </w:rPr>
            </w:pPr>
            <w:r w:rsidRPr="00220C73">
              <w:rPr>
                <w:rFonts w:ascii="Helvetica" w:hAnsi="Helvetica" w:cs="Helvetica"/>
                <w:sz w:val="24"/>
                <w:szCs w:val="24"/>
              </w:rPr>
              <w:t>NS-SEC</w:t>
            </w:r>
          </w:p>
        </w:tc>
        <w:tc>
          <w:tcPr>
            <w:tcW w:w="422" w:type="pct"/>
          </w:tcPr>
          <w:p w14:paraId="1CE6057E" w14:textId="2392A176"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38" w:type="pct"/>
          </w:tcPr>
          <w:p w14:paraId="3F6D77A2" w14:textId="12D8D5E6"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659358EB" w14:textId="12D51023"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60C70BC2"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tcPr>
          <w:p w14:paraId="4F1AE9E4"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568BB68E"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48E7408C"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tcPr>
          <w:p w14:paraId="6AA42854"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36AC06D1"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8A6467" w:rsidRPr="00220C73" w14:paraId="7C64D1F5"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6F309038" w14:textId="77777777" w:rsidR="008A6467" w:rsidRPr="00220C73" w:rsidRDefault="008A6467" w:rsidP="008A6467">
            <w:pPr>
              <w:rPr>
                <w:rFonts w:ascii="Helvetica" w:hAnsi="Helvetica" w:cs="Helvetica"/>
                <w:sz w:val="24"/>
                <w:szCs w:val="24"/>
              </w:rPr>
            </w:pPr>
            <w:r w:rsidRPr="00220C73">
              <w:rPr>
                <w:rFonts w:ascii="Helvetica" w:hAnsi="Helvetica" w:cs="Helvetica"/>
                <w:i/>
                <w:iCs/>
                <w:sz w:val="24"/>
                <w:szCs w:val="24"/>
              </w:rPr>
              <w:t xml:space="preserve">  Higher Managerial</w:t>
            </w:r>
          </w:p>
        </w:tc>
        <w:tc>
          <w:tcPr>
            <w:tcW w:w="422" w:type="pct"/>
          </w:tcPr>
          <w:p w14:paraId="3519A483" w14:textId="54A279FA"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338" w:type="pct"/>
          </w:tcPr>
          <w:p w14:paraId="33C917D2" w14:textId="223BD5AE"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44A3B226" w14:textId="77777777"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56F633FF" w14:textId="6C81414F"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02" w:type="pct"/>
          </w:tcPr>
          <w:p w14:paraId="3E358F75" w14:textId="35B37061"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27CD62D5" w14:textId="77777777"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0D554B5E" w14:textId="3FEB1CAB"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02" w:type="pct"/>
          </w:tcPr>
          <w:p w14:paraId="1C38FB4A" w14:textId="39B7A762"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510D0AD1" w14:textId="77777777"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D714E6" w:rsidRPr="00220C73" w14:paraId="5933A94A"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42D7A2A2" w14:textId="77777777" w:rsidR="00D714E6" w:rsidRPr="00220C73" w:rsidRDefault="00D714E6" w:rsidP="00D714E6">
            <w:pPr>
              <w:rPr>
                <w:rFonts w:ascii="Helvetica" w:hAnsi="Helvetica" w:cs="Helvetica"/>
                <w:sz w:val="24"/>
                <w:szCs w:val="24"/>
              </w:rPr>
            </w:pPr>
            <w:r w:rsidRPr="00220C73">
              <w:rPr>
                <w:rFonts w:ascii="Helvetica" w:hAnsi="Helvetica" w:cs="Helvetica"/>
                <w:i/>
                <w:iCs/>
                <w:sz w:val="24"/>
                <w:szCs w:val="24"/>
              </w:rPr>
              <w:t xml:space="preserve">  Lower Managerial</w:t>
            </w:r>
          </w:p>
        </w:tc>
        <w:tc>
          <w:tcPr>
            <w:tcW w:w="422" w:type="pct"/>
            <w:vAlign w:val="bottom"/>
          </w:tcPr>
          <w:p w14:paraId="6586F9CA" w14:textId="75E42F6B"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-0.02</w:t>
            </w:r>
          </w:p>
        </w:tc>
        <w:tc>
          <w:tcPr>
            <w:tcW w:w="338" w:type="pct"/>
            <w:vAlign w:val="bottom"/>
          </w:tcPr>
          <w:p w14:paraId="0629AB87" w14:textId="4DFC01EC"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(0.02)</w:t>
            </w:r>
          </w:p>
        </w:tc>
        <w:tc>
          <w:tcPr>
            <w:tcW w:w="264" w:type="pct"/>
          </w:tcPr>
          <w:p w14:paraId="07A6182A" w14:textId="0583CB6B"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09F9A6A1"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tcPr>
          <w:p w14:paraId="497A17C6"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6BEEE3FD"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46AD51AD"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tcPr>
          <w:p w14:paraId="022341ED"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1DA4E00A"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8A6467" w:rsidRPr="00220C73" w14:paraId="490DADA7"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2DF25B91" w14:textId="77777777" w:rsidR="00D714E6" w:rsidRPr="00220C73" w:rsidRDefault="00D714E6" w:rsidP="00D714E6">
            <w:pPr>
              <w:rPr>
                <w:rFonts w:ascii="Helvetica" w:hAnsi="Helvetica" w:cs="Helvetica"/>
                <w:i/>
                <w:iCs/>
                <w:sz w:val="24"/>
                <w:szCs w:val="24"/>
              </w:rPr>
            </w:pPr>
            <w:r w:rsidRPr="00220C73">
              <w:rPr>
                <w:rFonts w:ascii="Helvetica" w:hAnsi="Helvetica" w:cs="Helvetica"/>
                <w:i/>
                <w:iCs/>
                <w:sz w:val="24"/>
                <w:szCs w:val="24"/>
              </w:rPr>
              <w:t xml:space="preserve">  Intermediate Occupations</w:t>
            </w:r>
          </w:p>
        </w:tc>
        <w:tc>
          <w:tcPr>
            <w:tcW w:w="422" w:type="pct"/>
            <w:vAlign w:val="bottom"/>
          </w:tcPr>
          <w:p w14:paraId="45AFA1CB" w14:textId="57E2A3DC"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338" w:type="pct"/>
            <w:vAlign w:val="bottom"/>
          </w:tcPr>
          <w:p w14:paraId="7DDEB399" w14:textId="2CB502B1"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(0.03)</w:t>
            </w:r>
          </w:p>
        </w:tc>
        <w:tc>
          <w:tcPr>
            <w:tcW w:w="264" w:type="pct"/>
          </w:tcPr>
          <w:p w14:paraId="639CE007" w14:textId="7F49D1BE"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vAlign w:val="bottom"/>
          </w:tcPr>
          <w:p w14:paraId="144B58AB"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vAlign w:val="bottom"/>
          </w:tcPr>
          <w:p w14:paraId="29954FB8"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60201724"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vAlign w:val="bottom"/>
          </w:tcPr>
          <w:p w14:paraId="4A249CFD"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vAlign w:val="bottom"/>
          </w:tcPr>
          <w:p w14:paraId="79A778BD"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28CFDAE8"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D714E6" w:rsidRPr="00220C73" w14:paraId="695726E3"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2CCBC26D" w14:textId="77777777" w:rsidR="00D714E6" w:rsidRPr="00220C73" w:rsidRDefault="00D714E6" w:rsidP="00D714E6">
            <w:pPr>
              <w:rPr>
                <w:rFonts w:ascii="Helvetica" w:hAnsi="Helvetica" w:cs="Helvetica"/>
                <w:sz w:val="24"/>
                <w:szCs w:val="24"/>
              </w:rPr>
            </w:pPr>
            <w:r w:rsidRPr="00220C73">
              <w:rPr>
                <w:rFonts w:ascii="Helvetica" w:hAnsi="Helvetica" w:cs="Helvetica"/>
                <w:i/>
                <w:iCs/>
                <w:sz w:val="24"/>
                <w:szCs w:val="24"/>
              </w:rPr>
              <w:t xml:space="preserve">  Small Employers</w:t>
            </w:r>
          </w:p>
        </w:tc>
        <w:tc>
          <w:tcPr>
            <w:tcW w:w="422" w:type="pct"/>
            <w:vAlign w:val="bottom"/>
          </w:tcPr>
          <w:p w14:paraId="1FEE9283" w14:textId="37351CFD"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0.05</w:t>
            </w:r>
          </w:p>
        </w:tc>
        <w:tc>
          <w:tcPr>
            <w:tcW w:w="338" w:type="pct"/>
            <w:vAlign w:val="bottom"/>
          </w:tcPr>
          <w:p w14:paraId="1E7766EF" w14:textId="0BA5E3D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(0.02)</w:t>
            </w:r>
          </w:p>
        </w:tc>
        <w:tc>
          <w:tcPr>
            <w:tcW w:w="264" w:type="pct"/>
          </w:tcPr>
          <w:p w14:paraId="65B4B344" w14:textId="76225EFB"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27" w:type="pct"/>
          </w:tcPr>
          <w:p w14:paraId="604E2CBD"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tcPr>
          <w:p w14:paraId="32174439"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41A11852"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5C2EE4EB"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tcPr>
          <w:p w14:paraId="0E10F121"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3AFF25BA"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8A6467" w:rsidRPr="00220C73" w14:paraId="04E7819E"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4F7BB5E5" w14:textId="77777777" w:rsidR="00D714E6" w:rsidRPr="00220C73" w:rsidRDefault="00D714E6" w:rsidP="00D714E6">
            <w:pPr>
              <w:rPr>
                <w:rFonts w:ascii="Helvetica" w:hAnsi="Helvetica" w:cs="Helvetica"/>
                <w:i/>
                <w:iCs/>
                <w:sz w:val="24"/>
                <w:szCs w:val="24"/>
              </w:rPr>
            </w:pPr>
            <w:r w:rsidRPr="00220C73">
              <w:rPr>
                <w:rFonts w:ascii="Helvetica" w:hAnsi="Helvetica" w:cs="Helvetica"/>
                <w:i/>
                <w:iCs/>
                <w:sz w:val="24"/>
                <w:szCs w:val="24"/>
              </w:rPr>
              <w:t xml:space="preserve">  Lower Supervisory &amp; Technical Occupations</w:t>
            </w:r>
          </w:p>
        </w:tc>
        <w:tc>
          <w:tcPr>
            <w:tcW w:w="422" w:type="pct"/>
            <w:vAlign w:val="bottom"/>
          </w:tcPr>
          <w:p w14:paraId="57FDED74" w14:textId="1FA2C603"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0.04</w:t>
            </w:r>
          </w:p>
        </w:tc>
        <w:tc>
          <w:tcPr>
            <w:tcW w:w="338" w:type="pct"/>
            <w:vAlign w:val="bottom"/>
          </w:tcPr>
          <w:p w14:paraId="438B5E1F" w14:textId="42931A43"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(0.02)</w:t>
            </w:r>
          </w:p>
        </w:tc>
        <w:tc>
          <w:tcPr>
            <w:tcW w:w="264" w:type="pct"/>
          </w:tcPr>
          <w:p w14:paraId="54A6A314" w14:textId="20634685"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27" w:type="pct"/>
            <w:vAlign w:val="bottom"/>
          </w:tcPr>
          <w:p w14:paraId="17CB0B9D"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vAlign w:val="bottom"/>
          </w:tcPr>
          <w:p w14:paraId="6389353D"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21CC4FA3"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vAlign w:val="bottom"/>
          </w:tcPr>
          <w:p w14:paraId="3617D7F6"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vAlign w:val="bottom"/>
          </w:tcPr>
          <w:p w14:paraId="4BC4D79A"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5990039D"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D714E6" w:rsidRPr="00220C73" w14:paraId="256B106D"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40644D3C" w14:textId="77777777" w:rsidR="00D714E6" w:rsidRPr="00220C73" w:rsidRDefault="00D714E6" w:rsidP="00D714E6">
            <w:pPr>
              <w:rPr>
                <w:rFonts w:ascii="Helvetica" w:hAnsi="Helvetica" w:cs="Helvetica"/>
                <w:sz w:val="24"/>
                <w:szCs w:val="24"/>
              </w:rPr>
            </w:pPr>
            <w:r w:rsidRPr="00220C73">
              <w:rPr>
                <w:rFonts w:ascii="Helvetica" w:hAnsi="Helvetica" w:cs="Helvetica"/>
                <w:i/>
                <w:iCs/>
                <w:sz w:val="24"/>
                <w:szCs w:val="24"/>
              </w:rPr>
              <w:t xml:space="preserve">  Semi-Routine Occupations</w:t>
            </w:r>
          </w:p>
        </w:tc>
        <w:tc>
          <w:tcPr>
            <w:tcW w:w="422" w:type="pct"/>
            <w:vAlign w:val="bottom"/>
          </w:tcPr>
          <w:p w14:paraId="62F3D189" w14:textId="1B952F6A"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0.03</w:t>
            </w:r>
          </w:p>
        </w:tc>
        <w:tc>
          <w:tcPr>
            <w:tcW w:w="338" w:type="pct"/>
            <w:vAlign w:val="bottom"/>
          </w:tcPr>
          <w:p w14:paraId="3EBA4D56" w14:textId="4548B9D8"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(0.02)</w:t>
            </w:r>
          </w:p>
        </w:tc>
        <w:tc>
          <w:tcPr>
            <w:tcW w:w="264" w:type="pct"/>
          </w:tcPr>
          <w:p w14:paraId="0C35AA8C"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01DC6939"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tcPr>
          <w:p w14:paraId="7FBD5132"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1CE0F2CA"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7CCEF117"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tcPr>
          <w:p w14:paraId="2A040B06"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7827AED5"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8A6467" w:rsidRPr="00220C73" w14:paraId="1D292165"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1761E092" w14:textId="77777777" w:rsidR="00D714E6" w:rsidRPr="00220C73" w:rsidRDefault="00D714E6" w:rsidP="00D714E6">
            <w:pPr>
              <w:rPr>
                <w:rFonts w:ascii="Helvetica" w:hAnsi="Helvetica" w:cs="Helvetica"/>
                <w:i/>
                <w:iCs/>
                <w:sz w:val="24"/>
                <w:szCs w:val="24"/>
              </w:rPr>
            </w:pPr>
            <w:r w:rsidRPr="00220C73">
              <w:rPr>
                <w:rFonts w:ascii="Helvetica" w:hAnsi="Helvetica" w:cs="Helvetica"/>
                <w:i/>
                <w:iCs/>
                <w:sz w:val="24"/>
                <w:szCs w:val="24"/>
              </w:rPr>
              <w:t xml:space="preserve">  Routine Occupations</w:t>
            </w:r>
          </w:p>
        </w:tc>
        <w:tc>
          <w:tcPr>
            <w:tcW w:w="422" w:type="pct"/>
            <w:vAlign w:val="bottom"/>
          </w:tcPr>
          <w:p w14:paraId="20F0F2A5" w14:textId="120E6020"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0.02</w:t>
            </w:r>
          </w:p>
        </w:tc>
        <w:tc>
          <w:tcPr>
            <w:tcW w:w="338" w:type="pct"/>
            <w:vAlign w:val="bottom"/>
          </w:tcPr>
          <w:p w14:paraId="569960DB" w14:textId="4C8A5822"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264" w:type="pct"/>
          </w:tcPr>
          <w:p w14:paraId="5525A53F" w14:textId="48B6E0A4"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vAlign w:val="bottom"/>
          </w:tcPr>
          <w:p w14:paraId="20414D1D"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vAlign w:val="bottom"/>
          </w:tcPr>
          <w:p w14:paraId="0438023E"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73BABA8B"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vAlign w:val="bottom"/>
          </w:tcPr>
          <w:p w14:paraId="5D936546"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vAlign w:val="bottom"/>
          </w:tcPr>
          <w:p w14:paraId="7AA11527"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10B57A7F"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D714E6" w:rsidRPr="00220C73" w14:paraId="6931843C"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4DF2EF90" w14:textId="77777777" w:rsidR="00D714E6" w:rsidRPr="00220C73" w:rsidRDefault="00D714E6" w:rsidP="00D714E6">
            <w:pPr>
              <w:rPr>
                <w:rFonts w:ascii="Helvetica" w:hAnsi="Helvetica" w:cs="Helvetica"/>
                <w:sz w:val="24"/>
                <w:szCs w:val="24"/>
              </w:rPr>
            </w:pPr>
            <w:r w:rsidRPr="00220C73">
              <w:rPr>
                <w:rFonts w:ascii="Helvetica" w:hAnsi="Helvetica" w:cs="Helvetica"/>
                <w:sz w:val="24"/>
                <w:szCs w:val="24"/>
              </w:rPr>
              <w:t>CAMSIS</w:t>
            </w:r>
          </w:p>
        </w:tc>
        <w:tc>
          <w:tcPr>
            <w:tcW w:w="422" w:type="pct"/>
          </w:tcPr>
          <w:p w14:paraId="7BDD5946" w14:textId="79107F16"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38" w:type="pct"/>
          </w:tcPr>
          <w:p w14:paraId="75B6DD32" w14:textId="7C3785AF"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0350B04B" w14:textId="7DE2ADEE"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vAlign w:val="bottom"/>
          </w:tcPr>
          <w:p w14:paraId="4987DABA" w14:textId="4379A445"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302" w:type="pct"/>
            <w:vAlign w:val="bottom"/>
          </w:tcPr>
          <w:p w14:paraId="7BDEF539" w14:textId="0A5DF8AE"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(0.00)</w:t>
            </w:r>
          </w:p>
        </w:tc>
        <w:tc>
          <w:tcPr>
            <w:tcW w:w="264" w:type="pct"/>
            <w:vAlign w:val="bottom"/>
          </w:tcPr>
          <w:p w14:paraId="337292E1" w14:textId="6145C143"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27" w:type="pct"/>
            <w:vAlign w:val="bottom"/>
          </w:tcPr>
          <w:p w14:paraId="4D798F4A"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vAlign w:val="bottom"/>
          </w:tcPr>
          <w:p w14:paraId="4B7AE3A6"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447C2202"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8A6467" w:rsidRPr="00220C73" w14:paraId="395EEBDB"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2BAAE603" w14:textId="77777777" w:rsidR="00D714E6" w:rsidRPr="00220C73" w:rsidRDefault="00D714E6" w:rsidP="00D714E6">
            <w:pPr>
              <w:rPr>
                <w:rFonts w:ascii="Helvetica" w:hAnsi="Helvetica" w:cs="Helvetica"/>
                <w:sz w:val="24"/>
                <w:szCs w:val="24"/>
              </w:rPr>
            </w:pPr>
            <w:r w:rsidRPr="00220C73">
              <w:rPr>
                <w:rFonts w:ascii="Helvetica" w:hAnsi="Helvetica" w:cs="Helvetica"/>
                <w:sz w:val="24"/>
                <w:szCs w:val="24"/>
              </w:rPr>
              <w:t>RGSC</w:t>
            </w:r>
          </w:p>
        </w:tc>
        <w:tc>
          <w:tcPr>
            <w:tcW w:w="422" w:type="pct"/>
          </w:tcPr>
          <w:p w14:paraId="5646D05D" w14:textId="0898F70E"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38" w:type="pct"/>
          </w:tcPr>
          <w:p w14:paraId="75B4605D" w14:textId="5A3A45EA"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23E1D529"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vAlign w:val="bottom"/>
          </w:tcPr>
          <w:p w14:paraId="29BB45A9"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vAlign w:val="bottom"/>
          </w:tcPr>
          <w:p w14:paraId="106C2DFA"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212C9189"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vAlign w:val="bottom"/>
          </w:tcPr>
          <w:p w14:paraId="45D7F3B6"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vAlign w:val="bottom"/>
          </w:tcPr>
          <w:p w14:paraId="08AD56C7"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7CE6B29B"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8A6467" w:rsidRPr="00220C73" w14:paraId="2FFA68D9"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098AFAAB" w14:textId="77777777" w:rsidR="00D714E6" w:rsidRPr="00220C73" w:rsidRDefault="00D714E6" w:rsidP="00D714E6">
            <w:pPr>
              <w:rPr>
                <w:rFonts w:ascii="Helvetica" w:hAnsi="Helvetica" w:cs="Helvetica"/>
                <w:sz w:val="24"/>
                <w:szCs w:val="24"/>
              </w:rPr>
            </w:pPr>
            <w:r w:rsidRPr="00220C73">
              <w:rPr>
                <w:rFonts w:ascii="Helvetica" w:hAnsi="Helvetica" w:cs="Helvetica"/>
                <w:i/>
                <w:iCs/>
                <w:sz w:val="24"/>
                <w:szCs w:val="24"/>
              </w:rPr>
              <w:t xml:space="preserve">  Professional</w:t>
            </w:r>
          </w:p>
        </w:tc>
        <w:tc>
          <w:tcPr>
            <w:tcW w:w="422" w:type="pct"/>
          </w:tcPr>
          <w:p w14:paraId="33BF17E3" w14:textId="54D9C71F"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38" w:type="pct"/>
          </w:tcPr>
          <w:p w14:paraId="450427EC" w14:textId="08E85A38"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4B7C5503"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vAlign w:val="bottom"/>
          </w:tcPr>
          <w:p w14:paraId="7BD62A7B" w14:textId="7D36D0E0"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vAlign w:val="bottom"/>
          </w:tcPr>
          <w:p w14:paraId="62289B14" w14:textId="69F1D2F4"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4AD24BC5"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00B1A7ED" w14:textId="0DA0B94F"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tcPr>
          <w:p w14:paraId="3A83DD08" w14:textId="0821A41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6FC33CA5"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8A6467" w:rsidRPr="00220C73" w14:paraId="0B93B2A6"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34951DAE" w14:textId="77777777" w:rsidR="00D714E6" w:rsidRPr="00220C73" w:rsidRDefault="00D714E6" w:rsidP="00D714E6">
            <w:pPr>
              <w:rPr>
                <w:rFonts w:ascii="Helvetica" w:hAnsi="Helvetica" w:cs="Helvetica"/>
                <w:sz w:val="24"/>
                <w:szCs w:val="24"/>
              </w:rPr>
            </w:pPr>
            <w:r w:rsidRPr="00220C73">
              <w:rPr>
                <w:rFonts w:ascii="Helvetica" w:hAnsi="Helvetica" w:cs="Helvetica"/>
                <w:i/>
                <w:iCs/>
                <w:sz w:val="24"/>
                <w:szCs w:val="24"/>
              </w:rPr>
              <w:t xml:space="preserve">  Managerial and Technical</w:t>
            </w:r>
          </w:p>
        </w:tc>
        <w:tc>
          <w:tcPr>
            <w:tcW w:w="422" w:type="pct"/>
          </w:tcPr>
          <w:p w14:paraId="57A075AD" w14:textId="5D74F56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38" w:type="pct"/>
          </w:tcPr>
          <w:p w14:paraId="41CF430B" w14:textId="6A9B28B1"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474BC4A1" w14:textId="41B8D39E"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vAlign w:val="bottom"/>
          </w:tcPr>
          <w:p w14:paraId="40C320D7"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vAlign w:val="bottom"/>
          </w:tcPr>
          <w:p w14:paraId="18CFB578"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73717C81"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vAlign w:val="bottom"/>
          </w:tcPr>
          <w:p w14:paraId="63C25EBE" w14:textId="0121ED70"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302" w:type="pct"/>
            <w:vAlign w:val="bottom"/>
          </w:tcPr>
          <w:p w14:paraId="32B97EDC" w14:textId="1680F968"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(0.03)</w:t>
            </w:r>
          </w:p>
        </w:tc>
        <w:tc>
          <w:tcPr>
            <w:tcW w:w="264" w:type="pct"/>
          </w:tcPr>
          <w:p w14:paraId="11447D9D"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8A6467" w:rsidRPr="00220C73" w14:paraId="21DAC260"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3C395023" w14:textId="77777777" w:rsidR="00D714E6" w:rsidRPr="00220C73" w:rsidRDefault="00D714E6" w:rsidP="00D714E6">
            <w:pPr>
              <w:rPr>
                <w:rFonts w:ascii="Helvetica" w:hAnsi="Helvetica" w:cs="Helvetica"/>
                <w:sz w:val="24"/>
                <w:szCs w:val="24"/>
              </w:rPr>
            </w:pPr>
            <w:r w:rsidRPr="00220C73">
              <w:rPr>
                <w:rFonts w:ascii="Helvetica" w:hAnsi="Helvetica" w:cs="Helvetica"/>
                <w:i/>
                <w:iCs/>
                <w:sz w:val="24"/>
                <w:szCs w:val="24"/>
              </w:rPr>
              <w:t xml:space="preserve">  Skilled Non-Manual</w:t>
            </w:r>
          </w:p>
        </w:tc>
        <w:tc>
          <w:tcPr>
            <w:tcW w:w="422" w:type="pct"/>
          </w:tcPr>
          <w:p w14:paraId="7DC433A4" w14:textId="4E09ADE0"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38" w:type="pct"/>
          </w:tcPr>
          <w:p w14:paraId="6AFE0E1E" w14:textId="48FDDCBA"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2F707256"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vAlign w:val="bottom"/>
          </w:tcPr>
          <w:p w14:paraId="07DF1434"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vAlign w:val="bottom"/>
          </w:tcPr>
          <w:p w14:paraId="1416C2E5"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483F80EA"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vAlign w:val="bottom"/>
          </w:tcPr>
          <w:p w14:paraId="474173EA" w14:textId="4A6ABF2B"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302" w:type="pct"/>
            <w:vAlign w:val="bottom"/>
          </w:tcPr>
          <w:p w14:paraId="3508A8DB" w14:textId="5951284C"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(0.03)</w:t>
            </w:r>
          </w:p>
        </w:tc>
        <w:tc>
          <w:tcPr>
            <w:tcW w:w="264" w:type="pct"/>
          </w:tcPr>
          <w:p w14:paraId="2842B306"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8A6467" w:rsidRPr="00220C73" w14:paraId="563F7467"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605FA481" w14:textId="77777777" w:rsidR="00D714E6" w:rsidRPr="00220C73" w:rsidRDefault="00D714E6" w:rsidP="00D714E6">
            <w:pPr>
              <w:rPr>
                <w:rFonts w:ascii="Helvetica" w:hAnsi="Helvetica" w:cs="Helvetica"/>
                <w:sz w:val="24"/>
                <w:szCs w:val="24"/>
              </w:rPr>
            </w:pPr>
            <w:r w:rsidRPr="00220C73">
              <w:rPr>
                <w:rFonts w:ascii="Helvetica" w:hAnsi="Helvetica" w:cs="Helvetica"/>
                <w:i/>
                <w:iCs/>
                <w:sz w:val="24"/>
                <w:szCs w:val="24"/>
              </w:rPr>
              <w:t xml:space="preserve">  Skilled Manual</w:t>
            </w:r>
          </w:p>
        </w:tc>
        <w:tc>
          <w:tcPr>
            <w:tcW w:w="422" w:type="pct"/>
            <w:vAlign w:val="bottom"/>
          </w:tcPr>
          <w:p w14:paraId="5036DB94" w14:textId="1BD1E591"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38" w:type="pct"/>
            <w:vAlign w:val="bottom"/>
          </w:tcPr>
          <w:p w14:paraId="63929A20" w14:textId="5DF1AEF5"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vAlign w:val="bottom"/>
          </w:tcPr>
          <w:p w14:paraId="0A2FA3E8" w14:textId="64605033"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vAlign w:val="bottom"/>
          </w:tcPr>
          <w:p w14:paraId="60AFAC6F"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vAlign w:val="bottom"/>
          </w:tcPr>
          <w:p w14:paraId="4E76FE28"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46012A95"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vAlign w:val="bottom"/>
          </w:tcPr>
          <w:p w14:paraId="35CB7F1B" w14:textId="0D442626"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0.03</w:t>
            </w:r>
          </w:p>
        </w:tc>
        <w:tc>
          <w:tcPr>
            <w:tcW w:w="302" w:type="pct"/>
            <w:vAlign w:val="bottom"/>
          </w:tcPr>
          <w:p w14:paraId="5AD7F4A4" w14:textId="2CB031C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(0.03)</w:t>
            </w:r>
          </w:p>
        </w:tc>
        <w:tc>
          <w:tcPr>
            <w:tcW w:w="264" w:type="pct"/>
          </w:tcPr>
          <w:p w14:paraId="29D11C82"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8A6467" w:rsidRPr="00220C73" w14:paraId="331F022C"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5B6170B4" w14:textId="77777777" w:rsidR="00D714E6" w:rsidRPr="00220C73" w:rsidRDefault="00D714E6" w:rsidP="00D714E6">
            <w:pPr>
              <w:rPr>
                <w:rFonts w:ascii="Helvetica" w:hAnsi="Helvetica" w:cs="Helvetica"/>
                <w:sz w:val="24"/>
                <w:szCs w:val="24"/>
              </w:rPr>
            </w:pPr>
            <w:r w:rsidRPr="00220C73">
              <w:rPr>
                <w:rFonts w:ascii="Helvetica" w:hAnsi="Helvetica" w:cs="Helvetica"/>
                <w:i/>
                <w:iCs/>
                <w:sz w:val="24"/>
                <w:szCs w:val="24"/>
              </w:rPr>
              <w:t xml:space="preserve">  Partly Skilled</w:t>
            </w:r>
          </w:p>
        </w:tc>
        <w:tc>
          <w:tcPr>
            <w:tcW w:w="422" w:type="pct"/>
          </w:tcPr>
          <w:p w14:paraId="442D88B3" w14:textId="01E6F825"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38" w:type="pct"/>
          </w:tcPr>
          <w:p w14:paraId="21E216AB" w14:textId="4C415858"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798C5737" w14:textId="2B8B4A20"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vAlign w:val="bottom"/>
          </w:tcPr>
          <w:p w14:paraId="17FAC28F"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vAlign w:val="bottom"/>
          </w:tcPr>
          <w:p w14:paraId="0A0698E2"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3A23BAAB"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vAlign w:val="bottom"/>
          </w:tcPr>
          <w:p w14:paraId="07BCFE2D" w14:textId="07920C40"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0.03</w:t>
            </w:r>
          </w:p>
        </w:tc>
        <w:tc>
          <w:tcPr>
            <w:tcW w:w="302" w:type="pct"/>
            <w:vAlign w:val="bottom"/>
          </w:tcPr>
          <w:p w14:paraId="786FC5D5" w14:textId="4FA71416"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(0.03)</w:t>
            </w:r>
          </w:p>
        </w:tc>
        <w:tc>
          <w:tcPr>
            <w:tcW w:w="264" w:type="pct"/>
          </w:tcPr>
          <w:p w14:paraId="73057323"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D714E6" w:rsidRPr="00220C73" w14:paraId="06A7B6AA"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47A32096" w14:textId="77777777" w:rsidR="00D714E6" w:rsidRPr="00220C73" w:rsidRDefault="00D714E6" w:rsidP="00D714E6">
            <w:pPr>
              <w:rPr>
                <w:rFonts w:ascii="Helvetica" w:hAnsi="Helvetica" w:cs="Helvetica"/>
                <w:sz w:val="24"/>
                <w:szCs w:val="24"/>
              </w:rPr>
            </w:pPr>
            <w:r w:rsidRPr="00220C73">
              <w:rPr>
                <w:rFonts w:ascii="Helvetica" w:hAnsi="Helvetica" w:cs="Helvetica"/>
                <w:i/>
                <w:iCs/>
                <w:sz w:val="24"/>
                <w:szCs w:val="24"/>
              </w:rPr>
              <w:t xml:space="preserve">  Unskilled</w:t>
            </w:r>
          </w:p>
        </w:tc>
        <w:tc>
          <w:tcPr>
            <w:tcW w:w="422" w:type="pct"/>
          </w:tcPr>
          <w:p w14:paraId="5825E2B9" w14:textId="3D44BBA4"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38" w:type="pct"/>
          </w:tcPr>
          <w:p w14:paraId="4077B0F1" w14:textId="5E60A91E"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4ACBF04E"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vAlign w:val="bottom"/>
          </w:tcPr>
          <w:p w14:paraId="0CCEC99D"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vAlign w:val="bottom"/>
          </w:tcPr>
          <w:p w14:paraId="74194760"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08D428B0"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vAlign w:val="bottom"/>
          </w:tcPr>
          <w:p w14:paraId="4E299053" w14:textId="2A3895B3"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302" w:type="pct"/>
            <w:vAlign w:val="bottom"/>
          </w:tcPr>
          <w:p w14:paraId="2B929652" w14:textId="3D1181F9"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(0.03)</w:t>
            </w:r>
          </w:p>
        </w:tc>
        <w:tc>
          <w:tcPr>
            <w:tcW w:w="264" w:type="pct"/>
            <w:vAlign w:val="bottom"/>
          </w:tcPr>
          <w:p w14:paraId="319D9D49" w14:textId="1F634CE9"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D714E6" w:rsidRPr="00220C73" w14:paraId="523B7C5F"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55034D16" w14:textId="77777777" w:rsidR="00D714E6" w:rsidRPr="00220C73" w:rsidRDefault="00D714E6" w:rsidP="00D714E6">
            <w:pPr>
              <w:rPr>
                <w:rFonts w:ascii="Helvetica" w:hAnsi="Helvetica" w:cs="Helvetica"/>
                <w:i/>
                <w:iCs/>
                <w:sz w:val="24"/>
                <w:szCs w:val="24"/>
              </w:rPr>
            </w:pPr>
          </w:p>
        </w:tc>
        <w:tc>
          <w:tcPr>
            <w:tcW w:w="422" w:type="pct"/>
          </w:tcPr>
          <w:p w14:paraId="7AB12532" w14:textId="6074BFC8"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38" w:type="pct"/>
          </w:tcPr>
          <w:p w14:paraId="78ECF80E" w14:textId="5227EB25"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35F52BE5"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vAlign w:val="bottom"/>
          </w:tcPr>
          <w:p w14:paraId="19A1BEF2"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vAlign w:val="bottom"/>
          </w:tcPr>
          <w:p w14:paraId="6D26F9B7"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0B46DD57"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vAlign w:val="bottom"/>
          </w:tcPr>
          <w:p w14:paraId="38A60FD3"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vAlign w:val="bottom"/>
          </w:tcPr>
          <w:p w14:paraId="55B9D47D"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55199A26"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8A6467" w:rsidRPr="00220C73" w14:paraId="4AB791D4"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4F1F16D0" w14:textId="77777777" w:rsidR="00D714E6" w:rsidRPr="00220C73" w:rsidRDefault="00D714E6" w:rsidP="00D714E6">
            <w:pPr>
              <w:rPr>
                <w:rFonts w:ascii="Helvetica" w:hAnsi="Helvetica" w:cs="Helvetica"/>
                <w:sz w:val="24"/>
                <w:szCs w:val="24"/>
              </w:rPr>
            </w:pPr>
            <w:r w:rsidRPr="00220C73">
              <w:rPr>
                <w:rFonts w:ascii="Helvetica" w:hAnsi="Helvetica" w:cs="Helvetica"/>
                <w:sz w:val="24"/>
                <w:szCs w:val="24"/>
              </w:rPr>
              <w:t>Unemployment &amp; Out of Labour Force</w:t>
            </w:r>
          </w:p>
        </w:tc>
        <w:tc>
          <w:tcPr>
            <w:tcW w:w="422" w:type="pct"/>
          </w:tcPr>
          <w:p w14:paraId="76BAFC48" w14:textId="199D179A"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38" w:type="pct"/>
          </w:tcPr>
          <w:p w14:paraId="7E6D445F" w14:textId="6252B2AA"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40E4F835"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2B12E14C"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tcPr>
          <w:p w14:paraId="0E59E47F"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299FA558"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6C96E633"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tcPr>
          <w:p w14:paraId="740A2C6F"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45578C8B"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D714E6" w:rsidRPr="00220C73" w14:paraId="7EAC941E"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7F6249FA" w14:textId="77777777" w:rsidR="00D714E6" w:rsidRPr="00220C73" w:rsidRDefault="00D714E6" w:rsidP="00D714E6">
            <w:pPr>
              <w:rPr>
                <w:rFonts w:ascii="Helvetica" w:hAnsi="Helvetica" w:cs="Helvetica"/>
                <w:i/>
                <w:iCs/>
                <w:sz w:val="24"/>
                <w:szCs w:val="24"/>
              </w:rPr>
            </w:pPr>
            <w:r w:rsidRPr="00220C73">
              <w:rPr>
                <w:rFonts w:ascii="Helvetica" w:hAnsi="Helvetica" w:cs="Helvetica"/>
                <w:sz w:val="24"/>
                <w:szCs w:val="24"/>
              </w:rPr>
              <w:t>Educational Attainment</w:t>
            </w:r>
          </w:p>
        </w:tc>
        <w:tc>
          <w:tcPr>
            <w:tcW w:w="422" w:type="pct"/>
            <w:vAlign w:val="bottom"/>
          </w:tcPr>
          <w:p w14:paraId="78BD0576" w14:textId="25E96DF3"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38" w:type="pct"/>
            <w:vAlign w:val="bottom"/>
          </w:tcPr>
          <w:p w14:paraId="068773A3" w14:textId="04EA2711"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156BD9C2" w14:textId="3A9F1B61"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658D9B06"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tcPr>
          <w:p w14:paraId="04813430"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6BBBC457"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1D683292"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tcPr>
          <w:p w14:paraId="4168D358"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6D80BBAB"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8A6467" w:rsidRPr="00220C73" w14:paraId="08796E78"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3DBB2C9F" w14:textId="77777777" w:rsidR="008A6467" w:rsidRPr="00220C73" w:rsidRDefault="008A6467" w:rsidP="008A6467">
            <w:pPr>
              <w:rPr>
                <w:rFonts w:ascii="Helvetica" w:hAnsi="Helvetica" w:cs="Helvetica"/>
                <w:i/>
                <w:iCs/>
                <w:sz w:val="24"/>
                <w:szCs w:val="24"/>
              </w:rPr>
            </w:pPr>
            <w:r w:rsidRPr="00220C73">
              <w:rPr>
                <w:rFonts w:ascii="Helvetica" w:hAnsi="Helvetica" w:cs="Helvetica"/>
                <w:i/>
                <w:iCs/>
                <w:sz w:val="24"/>
                <w:szCs w:val="24"/>
              </w:rPr>
              <w:t xml:space="preserve">  Less than five O-levels</w:t>
            </w:r>
          </w:p>
        </w:tc>
        <w:tc>
          <w:tcPr>
            <w:tcW w:w="422" w:type="pct"/>
          </w:tcPr>
          <w:p w14:paraId="50ABB4FD" w14:textId="0DD4BD76"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338" w:type="pct"/>
          </w:tcPr>
          <w:p w14:paraId="664B36F5" w14:textId="66CAFA6E"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6E88482B" w14:textId="7AF0AB10"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7D457A6D" w14:textId="13F647B9"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02" w:type="pct"/>
          </w:tcPr>
          <w:p w14:paraId="6D769B82" w14:textId="6A2A3E0D"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7A38CA6D" w14:textId="77777777"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6FBAAFB5" w14:textId="719B5B40"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02" w:type="pct"/>
          </w:tcPr>
          <w:p w14:paraId="67F3932F" w14:textId="7008A0FB"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06626997" w14:textId="77777777"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8A6467" w:rsidRPr="00220C73" w14:paraId="161726E9"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358FB64E" w14:textId="77777777" w:rsidR="00D714E6" w:rsidRPr="00220C73" w:rsidRDefault="00D714E6" w:rsidP="00D714E6">
            <w:pPr>
              <w:rPr>
                <w:rFonts w:ascii="Helvetica" w:hAnsi="Helvetica" w:cs="Helvetica"/>
                <w:i/>
                <w:iCs/>
                <w:sz w:val="24"/>
                <w:szCs w:val="24"/>
              </w:rPr>
            </w:pPr>
            <w:r w:rsidRPr="00220C73">
              <w:rPr>
                <w:rFonts w:ascii="Helvetica" w:hAnsi="Helvetica" w:cs="Helvetica"/>
                <w:i/>
                <w:iCs/>
                <w:sz w:val="24"/>
                <w:szCs w:val="24"/>
              </w:rPr>
              <w:t xml:space="preserve">  Five or More O-levels</w:t>
            </w:r>
          </w:p>
        </w:tc>
        <w:tc>
          <w:tcPr>
            <w:tcW w:w="422" w:type="pct"/>
            <w:vAlign w:val="bottom"/>
          </w:tcPr>
          <w:p w14:paraId="65519777" w14:textId="36DE926E"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-0.04</w:t>
            </w:r>
          </w:p>
        </w:tc>
        <w:tc>
          <w:tcPr>
            <w:tcW w:w="338" w:type="pct"/>
            <w:vAlign w:val="bottom"/>
          </w:tcPr>
          <w:p w14:paraId="062C94DD" w14:textId="13A45936"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(0.00)</w:t>
            </w:r>
          </w:p>
        </w:tc>
        <w:tc>
          <w:tcPr>
            <w:tcW w:w="264" w:type="pct"/>
            <w:vAlign w:val="bottom"/>
          </w:tcPr>
          <w:p w14:paraId="77579396" w14:textId="22FF188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27" w:type="pct"/>
            <w:vAlign w:val="bottom"/>
          </w:tcPr>
          <w:p w14:paraId="75C5CF42" w14:textId="5BC5FB83"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-0.03</w:t>
            </w:r>
          </w:p>
        </w:tc>
        <w:tc>
          <w:tcPr>
            <w:tcW w:w="302" w:type="pct"/>
            <w:vAlign w:val="bottom"/>
          </w:tcPr>
          <w:p w14:paraId="40AD1B3A" w14:textId="6EB5C0DD"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(0.00)</w:t>
            </w:r>
          </w:p>
        </w:tc>
        <w:tc>
          <w:tcPr>
            <w:tcW w:w="264" w:type="pct"/>
          </w:tcPr>
          <w:p w14:paraId="4BFA4A79" w14:textId="700E1EB3"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27" w:type="pct"/>
            <w:vAlign w:val="bottom"/>
          </w:tcPr>
          <w:p w14:paraId="5C07EBF5" w14:textId="55423ED3"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-0.03</w:t>
            </w:r>
          </w:p>
        </w:tc>
        <w:tc>
          <w:tcPr>
            <w:tcW w:w="302" w:type="pct"/>
            <w:vAlign w:val="bottom"/>
          </w:tcPr>
          <w:p w14:paraId="36F3F457" w14:textId="63492939"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(0.00)</w:t>
            </w:r>
          </w:p>
        </w:tc>
        <w:tc>
          <w:tcPr>
            <w:tcW w:w="264" w:type="pct"/>
            <w:vAlign w:val="bottom"/>
          </w:tcPr>
          <w:p w14:paraId="47F17B62" w14:textId="239949A9"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8A6467" w:rsidRPr="00220C73" w14:paraId="588A7A71"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113C76FD" w14:textId="77777777" w:rsidR="00D714E6" w:rsidRPr="00220C73" w:rsidRDefault="00D714E6" w:rsidP="00D714E6">
            <w:pPr>
              <w:rPr>
                <w:rFonts w:ascii="Helvetica" w:hAnsi="Helvetica" w:cs="Helvetica"/>
                <w:i/>
                <w:iCs/>
                <w:sz w:val="24"/>
                <w:szCs w:val="24"/>
              </w:rPr>
            </w:pPr>
            <w:r w:rsidRPr="00220C73">
              <w:rPr>
                <w:rFonts w:ascii="Helvetica" w:hAnsi="Helvetica" w:cs="Helvetica"/>
                <w:sz w:val="24"/>
                <w:szCs w:val="24"/>
              </w:rPr>
              <w:t>Sex</w:t>
            </w:r>
          </w:p>
        </w:tc>
        <w:tc>
          <w:tcPr>
            <w:tcW w:w="422" w:type="pct"/>
          </w:tcPr>
          <w:p w14:paraId="57AD802E" w14:textId="71D29645"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38" w:type="pct"/>
          </w:tcPr>
          <w:p w14:paraId="361B4E5C" w14:textId="3BD191C9"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5099FD9B" w14:textId="10D9472B"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3EA30983"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tcPr>
          <w:p w14:paraId="0FB0B724"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096E9DAC"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73A38ECC"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tcPr>
          <w:p w14:paraId="64AA149B"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6BE558BF"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8A6467" w:rsidRPr="00220C73" w14:paraId="2E0062C5"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53881FFC" w14:textId="77777777" w:rsidR="008A6467" w:rsidRPr="00220C73" w:rsidRDefault="008A6467" w:rsidP="008A6467">
            <w:pPr>
              <w:rPr>
                <w:rFonts w:ascii="Helvetica" w:hAnsi="Helvetica" w:cs="Helvetica"/>
                <w:i/>
                <w:iCs/>
                <w:sz w:val="24"/>
                <w:szCs w:val="24"/>
              </w:rPr>
            </w:pPr>
            <w:r w:rsidRPr="00220C73">
              <w:rPr>
                <w:rFonts w:ascii="Helvetica" w:hAnsi="Helvetica" w:cs="Helvetica"/>
                <w:sz w:val="24"/>
                <w:szCs w:val="24"/>
              </w:rPr>
              <w:t xml:space="preserve">  </w:t>
            </w:r>
            <w:r w:rsidRPr="00220C73">
              <w:rPr>
                <w:rFonts w:ascii="Helvetica" w:hAnsi="Helvetica" w:cs="Helvetica"/>
                <w:i/>
                <w:iCs/>
                <w:sz w:val="24"/>
                <w:szCs w:val="24"/>
              </w:rPr>
              <w:t>Female</w:t>
            </w:r>
          </w:p>
        </w:tc>
        <w:tc>
          <w:tcPr>
            <w:tcW w:w="422" w:type="pct"/>
          </w:tcPr>
          <w:p w14:paraId="283FE5B5" w14:textId="5887A834"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338" w:type="pct"/>
          </w:tcPr>
          <w:p w14:paraId="365C1E75" w14:textId="08064002"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07092FD8" w14:textId="7461E490"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067D33EF" w14:textId="72D24512"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02" w:type="pct"/>
          </w:tcPr>
          <w:p w14:paraId="0C3E0FB9" w14:textId="07B0B429"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43EDF304" w14:textId="77777777"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1A90ACE2" w14:textId="20FC3CAC"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02" w:type="pct"/>
          </w:tcPr>
          <w:p w14:paraId="3B451811" w14:textId="07B059AC"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64B92654" w14:textId="77777777"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D714E6" w:rsidRPr="00220C73" w14:paraId="0505D1FF"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5FD9FBE0" w14:textId="77777777" w:rsidR="00D714E6" w:rsidRPr="00220C73" w:rsidRDefault="00D714E6" w:rsidP="00D714E6">
            <w:pPr>
              <w:rPr>
                <w:rFonts w:ascii="Helvetica" w:hAnsi="Helvetica" w:cs="Helvetica"/>
                <w:sz w:val="24"/>
                <w:szCs w:val="24"/>
              </w:rPr>
            </w:pPr>
            <w:r w:rsidRPr="00220C73">
              <w:rPr>
                <w:rFonts w:ascii="Helvetica" w:hAnsi="Helvetica" w:cs="Helvetica"/>
                <w:i/>
                <w:iCs/>
                <w:sz w:val="24"/>
                <w:szCs w:val="24"/>
              </w:rPr>
              <w:t xml:space="preserve">  Male</w:t>
            </w:r>
          </w:p>
        </w:tc>
        <w:tc>
          <w:tcPr>
            <w:tcW w:w="422" w:type="pct"/>
            <w:vAlign w:val="bottom"/>
          </w:tcPr>
          <w:p w14:paraId="48A0B82F" w14:textId="1CE7F798"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338" w:type="pct"/>
            <w:vAlign w:val="bottom"/>
          </w:tcPr>
          <w:p w14:paraId="58C6CDEC" w14:textId="0A12320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(0.00)</w:t>
            </w:r>
          </w:p>
        </w:tc>
        <w:tc>
          <w:tcPr>
            <w:tcW w:w="264" w:type="pct"/>
          </w:tcPr>
          <w:p w14:paraId="5DD6B152" w14:textId="7715E5AB"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27" w:type="pct"/>
            <w:vAlign w:val="bottom"/>
          </w:tcPr>
          <w:p w14:paraId="105D87C9" w14:textId="1223FEC1"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302" w:type="pct"/>
            <w:vAlign w:val="bottom"/>
          </w:tcPr>
          <w:p w14:paraId="6F2EDA32" w14:textId="7BE2F1A1"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(0.00)</w:t>
            </w:r>
          </w:p>
        </w:tc>
        <w:tc>
          <w:tcPr>
            <w:tcW w:w="264" w:type="pct"/>
            <w:vAlign w:val="bottom"/>
          </w:tcPr>
          <w:p w14:paraId="7375A87F" w14:textId="0113717E"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27" w:type="pct"/>
            <w:vAlign w:val="bottom"/>
          </w:tcPr>
          <w:p w14:paraId="03CE058E" w14:textId="079CEFDD"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302" w:type="pct"/>
            <w:vAlign w:val="bottom"/>
          </w:tcPr>
          <w:p w14:paraId="11B7BDFA" w14:textId="585464F4"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(0.00)</w:t>
            </w:r>
          </w:p>
        </w:tc>
        <w:tc>
          <w:tcPr>
            <w:tcW w:w="264" w:type="pct"/>
            <w:vAlign w:val="bottom"/>
          </w:tcPr>
          <w:p w14:paraId="50FFEBCC" w14:textId="7CF480F6"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D714E6" w:rsidRPr="00220C73" w14:paraId="5B5C00E0"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4B55D1CB" w14:textId="77777777" w:rsidR="00D714E6" w:rsidRPr="00220C73" w:rsidRDefault="00D714E6" w:rsidP="00D714E6">
            <w:pPr>
              <w:rPr>
                <w:rFonts w:ascii="Helvetica" w:hAnsi="Helvetica" w:cs="Helvetica"/>
                <w:sz w:val="24"/>
                <w:szCs w:val="24"/>
              </w:rPr>
            </w:pPr>
            <w:r w:rsidRPr="00220C73">
              <w:rPr>
                <w:rFonts w:ascii="Helvetica" w:hAnsi="Helvetica" w:cs="Helvetica"/>
                <w:sz w:val="24"/>
                <w:szCs w:val="24"/>
              </w:rPr>
              <w:t>Housing Tenure</w:t>
            </w:r>
          </w:p>
        </w:tc>
        <w:tc>
          <w:tcPr>
            <w:tcW w:w="422" w:type="pct"/>
          </w:tcPr>
          <w:p w14:paraId="365E2E64" w14:textId="77DC6935"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38" w:type="pct"/>
          </w:tcPr>
          <w:p w14:paraId="56267D68" w14:textId="3A37559E"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1DA5D8C6"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7E79DD2C"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tcPr>
          <w:p w14:paraId="2426D87F"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014C4F31"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6786B01D"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tcPr>
          <w:p w14:paraId="351F33E9"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09173BC1"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8A6467" w:rsidRPr="00220C73" w14:paraId="65499EB5"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739A8031" w14:textId="77777777" w:rsidR="008A6467" w:rsidRPr="00220C73" w:rsidRDefault="008A6467" w:rsidP="008A6467">
            <w:pPr>
              <w:rPr>
                <w:rFonts w:ascii="Helvetica" w:hAnsi="Helvetica" w:cs="Helvetica"/>
                <w:sz w:val="24"/>
                <w:szCs w:val="24"/>
              </w:rPr>
            </w:pPr>
            <w:r w:rsidRPr="00220C73">
              <w:rPr>
                <w:rFonts w:ascii="Helvetica" w:hAnsi="Helvetica" w:cs="Helvetica"/>
                <w:i/>
                <w:iCs/>
                <w:sz w:val="24"/>
                <w:szCs w:val="24"/>
              </w:rPr>
              <w:lastRenderedPageBreak/>
              <w:t xml:space="preserve">  Own Home</w:t>
            </w:r>
          </w:p>
        </w:tc>
        <w:tc>
          <w:tcPr>
            <w:tcW w:w="422" w:type="pct"/>
          </w:tcPr>
          <w:p w14:paraId="0934CA72" w14:textId="701FE2F2"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338" w:type="pct"/>
          </w:tcPr>
          <w:p w14:paraId="49472798" w14:textId="7A707368"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49C6C431" w14:textId="3B745FC1"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69615AB3" w14:textId="47085ACF"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02" w:type="pct"/>
          </w:tcPr>
          <w:p w14:paraId="56E16921" w14:textId="2690A51F"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208B0A9B" w14:textId="77777777"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11229A34" w14:textId="161B5BA6"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02" w:type="pct"/>
          </w:tcPr>
          <w:p w14:paraId="778271B6" w14:textId="3297AA6D"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6251557E" w14:textId="77777777"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8A6467" w:rsidRPr="00220C73" w14:paraId="21FB094C"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545A8116" w14:textId="77777777" w:rsidR="00D714E6" w:rsidRPr="00220C73" w:rsidRDefault="00D714E6" w:rsidP="00D714E6">
            <w:pPr>
              <w:rPr>
                <w:rFonts w:ascii="Helvetica" w:hAnsi="Helvetica" w:cs="Helvetica"/>
                <w:sz w:val="24"/>
                <w:szCs w:val="24"/>
              </w:rPr>
            </w:pPr>
            <w:r w:rsidRPr="00220C73">
              <w:rPr>
                <w:rFonts w:ascii="Helvetica" w:hAnsi="Helvetica" w:cs="Helvetica"/>
                <w:i/>
                <w:iCs/>
                <w:sz w:val="24"/>
                <w:szCs w:val="24"/>
              </w:rPr>
              <w:t xml:space="preserve">  Don't Own Home</w:t>
            </w:r>
          </w:p>
        </w:tc>
        <w:tc>
          <w:tcPr>
            <w:tcW w:w="422" w:type="pct"/>
            <w:vAlign w:val="bottom"/>
          </w:tcPr>
          <w:p w14:paraId="2F170215" w14:textId="274389F0"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338" w:type="pct"/>
            <w:vAlign w:val="bottom"/>
          </w:tcPr>
          <w:p w14:paraId="20B7B859" w14:textId="650F9460"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(0.00)</w:t>
            </w:r>
          </w:p>
        </w:tc>
        <w:tc>
          <w:tcPr>
            <w:tcW w:w="264" w:type="pct"/>
          </w:tcPr>
          <w:p w14:paraId="4327E435" w14:textId="21BC1F10"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27" w:type="pct"/>
            <w:vAlign w:val="bottom"/>
          </w:tcPr>
          <w:p w14:paraId="6C6A8FBB" w14:textId="753AAACF"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302" w:type="pct"/>
            <w:vAlign w:val="bottom"/>
          </w:tcPr>
          <w:p w14:paraId="4F18E7E7" w14:textId="464C37F2"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(0.00)</w:t>
            </w:r>
          </w:p>
        </w:tc>
        <w:tc>
          <w:tcPr>
            <w:tcW w:w="264" w:type="pct"/>
            <w:vAlign w:val="bottom"/>
          </w:tcPr>
          <w:p w14:paraId="09856336" w14:textId="71BE51E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27" w:type="pct"/>
            <w:vAlign w:val="bottom"/>
          </w:tcPr>
          <w:p w14:paraId="5D3BBD5F" w14:textId="14C934D5"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302" w:type="pct"/>
            <w:vAlign w:val="bottom"/>
          </w:tcPr>
          <w:p w14:paraId="57DCCC89" w14:textId="2004C80C"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(0.00)</w:t>
            </w:r>
          </w:p>
        </w:tc>
        <w:tc>
          <w:tcPr>
            <w:tcW w:w="264" w:type="pct"/>
          </w:tcPr>
          <w:p w14:paraId="4C9F9A9B" w14:textId="129F8068"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8A6467" w:rsidRPr="00220C73" w14:paraId="45B8FCDB"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36A06C0C" w14:textId="77777777" w:rsidR="00D714E6" w:rsidRPr="00220C73" w:rsidRDefault="00D714E6" w:rsidP="00D714E6">
            <w:pPr>
              <w:rPr>
                <w:rFonts w:ascii="Helvetica" w:hAnsi="Helvetica" w:cs="Helvetica"/>
                <w:i/>
                <w:iCs/>
                <w:sz w:val="24"/>
                <w:szCs w:val="24"/>
              </w:rPr>
            </w:pPr>
            <w:r w:rsidRPr="00220C73">
              <w:rPr>
                <w:rFonts w:ascii="Helvetica" w:hAnsi="Helvetica" w:cs="Helvetica"/>
                <w:sz w:val="24"/>
                <w:szCs w:val="24"/>
              </w:rPr>
              <w:t>NS-SEC</w:t>
            </w:r>
          </w:p>
        </w:tc>
        <w:tc>
          <w:tcPr>
            <w:tcW w:w="422" w:type="pct"/>
          </w:tcPr>
          <w:p w14:paraId="435DCE1E" w14:textId="6664CB02"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38" w:type="pct"/>
          </w:tcPr>
          <w:p w14:paraId="00B932DD" w14:textId="01AD09FC"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5BE0F338" w14:textId="6E20F6E8"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vAlign w:val="bottom"/>
          </w:tcPr>
          <w:p w14:paraId="5FDF8841"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vAlign w:val="bottom"/>
          </w:tcPr>
          <w:p w14:paraId="1D7B13E9"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15B79382"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vAlign w:val="bottom"/>
          </w:tcPr>
          <w:p w14:paraId="3EA2AF1A"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vAlign w:val="bottom"/>
          </w:tcPr>
          <w:p w14:paraId="0224603A"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488C3423"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8A6467" w:rsidRPr="00220C73" w14:paraId="3F7FD3CF"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64C93BBE" w14:textId="77777777" w:rsidR="008A6467" w:rsidRPr="00220C73" w:rsidRDefault="008A6467" w:rsidP="008A6467">
            <w:pPr>
              <w:rPr>
                <w:rFonts w:ascii="Helvetica" w:hAnsi="Helvetica" w:cs="Helvetica"/>
                <w:sz w:val="24"/>
                <w:szCs w:val="24"/>
              </w:rPr>
            </w:pPr>
            <w:r w:rsidRPr="00220C73">
              <w:rPr>
                <w:rFonts w:ascii="Helvetica" w:hAnsi="Helvetica" w:cs="Helvetica"/>
                <w:i/>
                <w:iCs/>
                <w:sz w:val="24"/>
                <w:szCs w:val="24"/>
              </w:rPr>
              <w:t xml:space="preserve">  Higher Managerial</w:t>
            </w:r>
          </w:p>
        </w:tc>
        <w:tc>
          <w:tcPr>
            <w:tcW w:w="422" w:type="pct"/>
          </w:tcPr>
          <w:p w14:paraId="1705CE3A" w14:textId="19C45236"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338" w:type="pct"/>
          </w:tcPr>
          <w:p w14:paraId="54C5579E" w14:textId="6107100B"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31BF2C5B" w14:textId="77777777"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0E155E60" w14:textId="66FF70A7"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02" w:type="pct"/>
          </w:tcPr>
          <w:p w14:paraId="64D24F02" w14:textId="70919DC4"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732DDA2A" w14:textId="77777777"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41176050" w14:textId="1D5E6603"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02" w:type="pct"/>
          </w:tcPr>
          <w:p w14:paraId="38D6BBFF" w14:textId="497C33AB"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20F704CC" w14:textId="77777777" w:rsidR="008A6467" w:rsidRPr="00220C73" w:rsidRDefault="008A6467" w:rsidP="008A6467">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D714E6" w:rsidRPr="00220C73" w14:paraId="71561512"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25ED93E7" w14:textId="77777777" w:rsidR="00D714E6" w:rsidRPr="00220C73" w:rsidRDefault="00D714E6" w:rsidP="00D714E6">
            <w:pPr>
              <w:rPr>
                <w:rFonts w:ascii="Helvetica" w:hAnsi="Helvetica" w:cs="Helvetica"/>
                <w:i/>
                <w:iCs/>
                <w:sz w:val="24"/>
                <w:szCs w:val="24"/>
              </w:rPr>
            </w:pPr>
            <w:r w:rsidRPr="00220C73">
              <w:rPr>
                <w:rFonts w:ascii="Helvetica" w:hAnsi="Helvetica" w:cs="Helvetica"/>
                <w:i/>
                <w:iCs/>
                <w:sz w:val="24"/>
                <w:szCs w:val="24"/>
              </w:rPr>
              <w:t xml:space="preserve">  Lower Managerial</w:t>
            </w:r>
          </w:p>
        </w:tc>
        <w:tc>
          <w:tcPr>
            <w:tcW w:w="422" w:type="pct"/>
            <w:vAlign w:val="bottom"/>
          </w:tcPr>
          <w:p w14:paraId="264FC762" w14:textId="41F8194C"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338" w:type="pct"/>
            <w:vAlign w:val="bottom"/>
          </w:tcPr>
          <w:p w14:paraId="5DA0B27F" w14:textId="65EF3D8B"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264" w:type="pct"/>
          </w:tcPr>
          <w:p w14:paraId="78EC9F4E" w14:textId="37E8F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vAlign w:val="bottom"/>
          </w:tcPr>
          <w:p w14:paraId="28A86621"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vAlign w:val="bottom"/>
          </w:tcPr>
          <w:p w14:paraId="5F62BDF4"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vAlign w:val="bottom"/>
          </w:tcPr>
          <w:p w14:paraId="6A1E1BCB"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vAlign w:val="bottom"/>
          </w:tcPr>
          <w:p w14:paraId="201D3901"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vAlign w:val="bottom"/>
          </w:tcPr>
          <w:p w14:paraId="1C209150"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vAlign w:val="bottom"/>
          </w:tcPr>
          <w:p w14:paraId="28737B83"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D714E6" w:rsidRPr="00220C73" w14:paraId="791B444D"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0E73547E" w14:textId="77777777" w:rsidR="00D714E6" w:rsidRPr="00220C73" w:rsidRDefault="00D714E6" w:rsidP="00D714E6">
            <w:pPr>
              <w:rPr>
                <w:rFonts w:ascii="Helvetica" w:hAnsi="Helvetica" w:cs="Helvetica"/>
                <w:sz w:val="24"/>
                <w:szCs w:val="24"/>
              </w:rPr>
            </w:pPr>
            <w:r w:rsidRPr="00220C73">
              <w:rPr>
                <w:rFonts w:ascii="Helvetica" w:hAnsi="Helvetica" w:cs="Helvetica"/>
                <w:i/>
                <w:iCs/>
                <w:sz w:val="24"/>
                <w:szCs w:val="24"/>
              </w:rPr>
              <w:t xml:space="preserve">  Intermediate Occupations</w:t>
            </w:r>
          </w:p>
        </w:tc>
        <w:tc>
          <w:tcPr>
            <w:tcW w:w="422" w:type="pct"/>
            <w:vAlign w:val="bottom"/>
          </w:tcPr>
          <w:p w14:paraId="797D3079" w14:textId="2618DB88"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338" w:type="pct"/>
            <w:vAlign w:val="bottom"/>
          </w:tcPr>
          <w:p w14:paraId="52B995D4" w14:textId="22AAC8AD"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264" w:type="pct"/>
          </w:tcPr>
          <w:p w14:paraId="34B5DA3B" w14:textId="610CB891"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3F81D8B5"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tcPr>
          <w:p w14:paraId="73637855"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4A0C5A40"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56EF2F60"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tcPr>
          <w:p w14:paraId="30F965D2"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6AC3EB00"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8A6467" w:rsidRPr="00220C73" w14:paraId="2C7B0CD0"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26182DFE" w14:textId="77777777" w:rsidR="00D714E6" w:rsidRPr="00220C73" w:rsidRDefault="00D714E6" w:rsidP="00D714E6">
            <w:pPr>
              <w:rPr>
                <w:rFonts w:ascii="Helvetica" w:hAnsi="Helvetica" w:cs="Helvetica"/>
                <w:i/>
                <w:iCs/>
                <w:sz w:val="24"/>
                <w:szCs w:val="24"/>
              </w:rPr>
            </w:pPr>
            <w:r w:rsidRPr="00220C73">
              <w:rPr>
                <w:rFonts w:ascii="Helvetica" w:hAnsi="Helvetica" w:cs="Helvetica"/>
                <w:i/>
                <w:iCs/>
                <w:sz w:val="24"/>
                <w:szCs w:val="24"/>
              </w:rPr>
              <w:t xml:space="preserve">  Small Employers</w:t>
            </w:r>
          </w:p>
        </w:tc>
        <w:tc>
          <w:tcPr>
            <w:tcW w:w="422" w:type="pct"/>
            <w:vAlign w:val="bottom"/>
          </w:tcPr>
          <w:p w14:paraId="08A93208" w14:textId="0CE1474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338" w:type="pct"/>
            <w:vAlign w:val="bottom"/>
          </w:tcPr>
          <w:p w14:paraId="5DF11EB1" w14:textId="39782BA3"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264" w:type="pct"/>
          </w:tcPr>
          <w:p w14:paraId="06335893"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vAlign w:val="bottom"/>
          </w:tcPr>
          <w:p w14:paraId="7AD9C4EF"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vAlign w:val="bottom"/>
          </w:tcPr>
          <w:p w14:paraId="0F64F43F"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2EFACC43"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vAlign w:val="bottom"/>
          </w:tcPr>
          <w:p w14:paraId="667AE2BB"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vAlign w:val="bottom"/>
          </w:tcPr>
          <w:p w14:paraId="13590936"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59C317F6"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D714E6" w:rsidRPr="00220C73" w14:paraId="4A7F383A"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07A7563E" w14:textId="77777777" w:rsidR="00D714E6" w:rsidRPr="00220C73" w:rsidRDefault="00D714E6" w:rsidP="00D714E6">
            <w:pPr>
              <w:rPr>
                <w:rFonts w:ascii="Helvetica" w:hAnsi="Helvetica" w:cs="Helvetica"/>
                <w:sz w:val="24"/>
                <w:szCs w:val="24"/>
              </w:rPr>
            </w:pPr>
            <w:r w:rsidRPr="00220C73">
              <w:rPr>
                <w:rFonts w:ascii="Helvetica" w:hAnsi="Helvetica" w:cs="Helvetica"/>
                <w:i/>
                <w:iCs/>
                <w:sz w:val="24"/>
                <w:szCs w:val="24"/>
              </w:rPr>
              <w:t xml:space="preserve">  Lower Supervisory &amp; Technical Occupations</w:t>
            </w:r>
          </w:p>
        </w:tc>
        <w:tc>
          <w:tcPr>
            <w:tcW w:w="422" w:type="pct"/>
            <w:vAlign w:val="bottom"/>
          </w:tcPr>
          <w:p w14:paraId="39A4315C" w14:textId="522ED292"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-0.00</w:t>
            </w:r>
          </w:p>
        </w:tc>
        <w:tc>
          <w:tcPr>
            <w:tcW w:w="338" w:type="pct"/>
            <w:vAlign w:val="bottom"/>
          </w:tcPr>
          <w:p w14:paraId="6B067009" w14:textId="69511A61"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264" w:type="pct"/>
          </w:tcPr>
          <w:p w14:paraId="7104EC66" w14:textId="10B56868"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64EDEAE1"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tcPr>
          <w:p w14:paraId="1658B440"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6407AE0D"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15AD0869"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tcPr>
          <w:p w14:paraId="2A2855E6"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68742368"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D714E6" w:rsidRPr="00220C73" w14:paraId="69DC27A1"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0D9CF50C" w14:textId="77777777" w:rsidR="00D714E6" w:rsidRPr="00220C73" w:rsidRDefault="00D714E6" w:rsidP="00D714E6">
            <w:pPr>
              <w:rPr>
                <w:rFonts w:ascii="Helvetica" w:hAnsi="Helvetica" w:cs="Helvetica"/>
                <w:i/>
                <w:iCs/>
                <w:sz w:val="24"/>
                <w:szCs w:val="24"/>
              </w:rPr>
            </w:pPr>
            <w:r w:rsidRPr="00220C73">
              <w:rPr>
                <w:rFonts w:ascii="Helvetica" w:hAnsi="Helvetica" w:cs="Helvetica"/>
                <w:i/>
                <w:iCs/>
                <w:sz w:val="24"/>
                <w:szCs w:val="24"/>
              </w:rPr>
              <w:t xml:space="preserve">  Semi-Routine Occupations</w:t>
            </w:r>
          </w:p>
        </w:tc>
        <w:tc>
          <w:tcPr>
            <w:tcW w:w="422" w:type="pct"/>
            <w:vAlign w:val="bottom"/>
          </w:tcPr>
          <w:p w14:paraId="59717705" w14:textId="676DF84B"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0.00</w:t>
            </w:r>
          </w:p>
        </w:tc>
        <w:tc>
          <w:tcPr>
            <w:tcW w:w="338" w:type="pct"/>
            <w:vAlign w:val="bottom"/>
          </w:tcPr>
          <w:p w14:paraId="70EFD45A" w14:textId="00DB3529"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(0.02)</w:t>
            </w:r>
          </w:p>
        </w:tc>
        <w:tc>
          <w:tcPr>
            <w:tcW w:w="264" w:type="pct"/>
          </w:tcPr>
          <w:p w14:paraId="3BB28339" w14:textId="0C960B2F"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vAlign w:val="bottom"/>
          </w:tcPr>
          <w:p w14:paraId="4A60E55E"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vAlign w:val="bottom"/>
          </w:tcPr>
          <w:p w14:paraId="024C21D1"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vAlign w:val="bottom"/>
          </w:tcPr>
          <w:p w14:paraId="3DB9FA29"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vAlign w:val="bottom"/>
          </w:tcPr>
          <w:p w14:paraId="22BEC952"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vAlign w:val="bottom"/>
          </w:tcPr>
          <w:p w14:paraId="0C3E11C7"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vAlign w:val="bottom"/>
          </w:tcPr>
          <w:p w14:paraId="443CC19B"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D714E6" w:rsidRPr="00220C73" w14:paraId="1F62488D"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3DE940E7" w14:textId="77777777" w:rsidR="00D714E6" w:rsidRPr="00220C73" w:rsidRDefault="00D714E6" w:rsidP="00D714E6">
            <w:pPr>
              <w:rPr>
                <w:rFonts w:ascii="Helvetica" w:hAnsi="Helvetica" w:cs="Helvetica"/>
                <w:sz w:val="24"/>
                <w:szCs w:val="24"/>
              </w:rPr>
            </w:pPr>
            <w:r w:rsidRPr="00220C73">
              <w:rPr>
                <w:rFonts w:ascii="Helvetica" w:hAnsi="Helvetica" w:cs="Helvetica"/>
                <w:i/>
                <w:iCs/>
                <w:sz w:val="24"/>
                <w:szCs w:val="24"/>
              </w:rPr>
              <w:t xml:space="preserve">  Routine Occupations</w:t>
            </w:r>
          </w:p>
        </w:tc>
        <w:tc>
          <w:tcPr>
            <w:tcW w:w="422" w:type="pct"/>
            <w:vAlign w:val="bottom"/>
          </w:tcPr>
          <w:p w14:paraId="386BA999" w14:textId="74930630"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-0.00</w:t>
            </w:r>
          </w:p>
        </w:tc>
        <w:tc>
          <w:tcPr>
            <w:tcW w:w="338" w:type="pct"/>
            <w:vAlign w:val="bottom"/>
          </w:tcPr>
          <w:p w14:paraId="15561798" w14:textId="4761444B"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264" w:type="pct"/>
          </w:tcPr>
          <w:p w14:paraId="22D3E0DC"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35662C11"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tcPr>
          <w:p w14:paraId="2BB56158"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68642649"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651DBCFF"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tcPr>
          <w:p w14:paraId="40E873DB"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30B15DA5"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D714E6" w:rsidRPr="00220C73" w14:paraId="074E6A30"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18861940" w14:textId="77777777" w:rsidR="00D714E6" w:rsidRPr="00220C73" w:rsidRDefault="00D714E6" w:rsidP="00D714E6">
            <w:pPr>
              <w:rPr>
                <w:rFonts w:ascii="Helvetica" w:hAnsi="Helvetica" w:cs="Helvetica"/>
                <w:sz w:val="24"/>
                <w:szCs w:val="24"/>
              </w:rPr>
            </w:pPr>
            <w:r w:rsidRPr="00220C73">
              <w:rPr>
                <w:rFonts w:ascii="Helvetica" w:hAnsi="Helvetica" w:cs="Helvetica"/>
                <w:sz w:val="24"/>
                <w:szCs w:val="24"/>
              </w:rPr>
              <w:t>CAMSIS</w:t>
            </w:r>
          </w:p>
        </w:tc>
        <w:tc>
          <w:tcPr>
            <w:tcW w:w="422" w:type="pct"/>
            <w:vAlign w:val="bottom"/>
          </w:tcPr>
          <w:p w14:paraId="6B835F6C" w14:textId="0E60CE90"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38" w:type="pct"/>
            <w:vAlign w:val="bottom"/>
          </w:tcPr>
          <w:p w14:paraId="29F0B4C3" w14:textId="01E6CD5B"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12536081" w14:textId="44AB7CFD"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vAlign w:val="bottom"/>
          </w:tcPr>
          <w:p w14:paraId="23A9E92A" w14:textId="46264293"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302" w:type="pct"/>
            <w:vAlign w:val="bottom"/>
          </w:tcPr>
          <w:p w14:paraId="4862C1DB" w14:textId="7475FFB8"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(0.00)</w:t>
            </w:r>
          </w:p>
        </w:tc>
        <w:tc>
          <w:tcPr>
            <w:tcW w:w="264" w:type="pct"/>
          </w:tcPr>
          <w:p w14:paraId="0FB3C0FC" w14:textId="665D77B0"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27" w:type="pct"/>
          </w:tcPr>
          <w:p w14:paraId="7DFF2F87"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tcPr>
          <w:p w14:paraId="41CF3FC9"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46CED1AB"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8A6467" w:rsidRPr="00220C73" w14:paraId="2D47FF8D"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664C577A" w14:textId="77777777" w:rsidR="00D714E6" w:rsidRPr="00220C73" w:rsidRDefault="00D714E6" w:rsidP="00D714E6">
            <w:pPr>
              <w:rPr>
                <w:rFonts w:ascii="Helvetica" w:hAnsi="Helvetica" w:cs="Helvetica"/>
                <w:sz w:val="24"/>
                <w:szCs w:val="24"/>
              </w:rPr>
            </w:pPr>
            <w:r w:rsidRPr="00220C73">
              <w:rPr>
                <w:rFonts w:ascii="Helvetica" w:hAnsi="Helvetica" w:cs="Helvetica"/>
                <w:sz w:val="24"/>
                <w:szCs w:val="24"/>
              </w:rPr>
              <w:t>RGSC</w:t>
            </w:r>
          </w:p>
        </w:tc>
        <w:tc>
          <w:tcPr>
            <w:tcW w:w="422" w:type="pct"/>
          </w:tcPr>
          <w:p w14:paraId="19C4CB53" w14:textId="177398E9"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38" w:type="pct"/>
          </w:tcPr>
          <w:p w14:paraId="2DB8E720" w14:textId="66604CEA"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29878467"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vAlign w:val="bottom"/>
          </w:tcPr>
          <w:p w14:paraId="4EEF2BB9"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vAlign w:val="bottom"/>
          </w:tcPr>
          <w:p w14:paraId="486D3CE9"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21C69548"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tcPr>
          <w:p w14:paraId="5A59AE71"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tcPr>
          <w:p w14:paraId="3D86033C"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5936FAFF"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r>
      <w:tr w:rsidR="008A6467" w:rsidRPr="00220C73" w14:paraId="372FFBD3" w14:textId="77777777" w:rsidTr="00556276">
        <w:tc>
          <w:tcPr>
            <w:cnfStyle w:val="001000000000" w:firstRow="0" w:lastRow="0" w:firstColumn="1" w:lastColumn="0" w:oddVBand="0" w:evenVBand="0" w:oddHBand="0" w:evenHBand="0" w:firstRowFirstColumn="0" w:firstRowLastColumn="0" w:lastRowFirstColumn="0" w:lastRowLastColumn="0"/>
            <w:tcW w:w="2190" w:type="pct"/>
          </w:tcPr>
          <w:p w14:paraId="3E2381D0" w14:textId="77777777" w:rsidR="008A6467" w:rsidRPr="00220C73" w:rsidRDefault="008A6467" w:rsidP="008A6467">
            <w:pPr>
              <w:rPr>
                <w:rFonts w:ascii="Helvetica" w:hAnsi="Helvetica" w:cs="Helvetica"/>
                <w:sz w:val="24"/>
                <w:szCs w:val="24"/>
              </w:rPr>
            </w:pPr>
            <w:r w:rsidRPr="00220C73">
              <w:rPr>
                <w:rFonts w:ascii="Helvetica" w:hAnsi="Helvetica" w:cs="Helvetica"/>
                <w:i/>
                <w:iCs/>
                <w:sz w:val="24"/>
                <w:szCs w:val="24"/>
              </w:rPr>
              <w:t xml:space="preserve">  Professional</w:t>
            </w:r>
          </w:p>
        </w:tc>
        <w:tc>
          <w:tcPr>
            <w:tcW w:w="422" w:type="pct"/>
          </w:tcPr>
          <w:p w14:paraId="7337EE3D" w14:textId="1B793ED6"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Ref</w:t>
            </w:r>
          </w:p>
        </w:tc>
        <w:tc>
          <w:tcPr>
            <w:tcW w:w="338" w:type="pct"/>
          </w:tcPr>
          <w:p w14:paraId="43BB86A8" w14:textId="156C557C"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0C29B579" w14:textId="345FAB8E"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37239FA6" w14:textId="7818434B"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02" w:type="pct"/>
          </w:tcPr>
          <w:p w14:paraId="6CB08216" w14:textId="55DA9EDD"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4A7B7D94" w14:textId="77777777"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7E8D6CB4" w14:textId="3F0D5FA0"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302" w:type="pct"/>
          </w:tcPr>
          <w:p w14:paraId="129042B5" w14:textId="7F1A40B5"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c>
          <w:tcPr>
            <w:tcW w:w="264" w:type="pct"/>
          </w:tcPr>
          <w:p w14:paraId="435BE369" w14:textId="77777777" w:rsidR="008A6467" w:rsidRPr="00220C73" w:rsidRDefault="008A6467" w:rsidP="008A6467">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8A6467" w:rsidRPr="00220C73" w14:paraId="6698AA1E"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46DCAED6" w14:textId="77777777" w:rsidR="00D714E6" w:rsidRPr="00220C73" w:rsidRDefault="00D714E6" w:rsidP="00D714E6">
            <w:pPr>
              <w:rPr>
                <w:rFonts w:ascii="Helvetica" w:hAnsi="Helvetica" w:cs="Helvetica"/>
                <w:sz w:val="24"/>
                <w:szCs w:val="24"/>
              </w:rPr>
            </w:pPr>
            <w:r w:rsidRPr="00220C73">
              <w:rPr>
                <w:rFonts w:ascii="Helvetica" w:hAnsi="Helvetica" w:cs="Helvetica"/>
                <w:i/>
                <w:iCs/>
                <w:sz w:val="24"/>
                <w:szCs w:val="24"/>
              </w:rPr>
              <w:t xml:space="preserve">  Managerial and Technical</w:t>
            </w:r>
          </w:p>
        </w:tc>
        <w:tc>
          <w:tcPr>
            <w:tcW w:w="422" w:type="pct"/>
          </w:tcPr>
          <w:p w14:paraId="1B2C11C6" w14:textId="6BB65F42"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38" w:type="pct"/>
          </w:tcPr>
          <w:p w14:paraId="04B29E18" w14:textId="5B050C51"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5367A4EE" w14:textId="12B1B6F1"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vAlign w:val="bottom"/>
          </w:tcPr>
          <w:p w14:paraId="4A2F30BA"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vAlign w:val="bottom"/>
          </w:tcPr>
          <w:p w14:paraId="0F6D297D"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69DD52AF"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vAlign w:val="bottom"/>
          </w:tcPr>
          <w:p w14:paraId="6AB9FF34" w14:textId="7564E81C"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0.02</w:t>
            </w:r>
          </w:p>
        </w:tc>
        <w:tc>
          <w:tcPr>
            <w:tcW w:w="302" w:type="pct"/>
            <w:vAlign w:val="bottom"/>
          </w:tcPr>
          <w:p w14:paraId="7C8062DA" w14:textId="4EFA568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264" w:type="pct"/>
          </w:tcPr>
          <w:p w14:paraId="645D33CA" w14:textId="4FA947C8"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8A6467" w:rsidRPr="00220C73" w14:paraId="42821972"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09C323A8" w14:textId="77777777" w:rsidR="00D714E6" w:rsidRPr="00220C73" w:rsidRDefault="00D714E6" w:rsidP="00D714E6">
            <w:pPr>
              <w:rPr>
                <w:rFonts w:ascii="Helvetica" w:hAnsi="Helvetica" w:cs="Helvetica"/>
                <w:sz w:val="24"/>
                <w:szCs w:val="24"/>
              </w:rPr>
            </w:pPr>
            <w:r w:rsidRPr="00220C73">
              <w:rPr>
                <w:rFonts w:ascii="Helvetica" w:hAnsi="Helvetica" w:cs="Helvetica"/>
                <w:i/>
                <w:iCs/>
                <w:sz w:val="24"/>
                <w:szCs w:val="24"/>
              </w:rPr>
              <w:t xml:space="preserve">  Skilled Non-Manual</w:t>
            </w:r>
          </w:p>
        </w:tc>
        <w:tc>
          <w:tcPr>
            <w:tcW w:w="422" w:type="pct"/>
          </w:tcPr>
          <w:p w14:paraId="1E3BA6F2" w14:textId="53AFD64E"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38" w:type="pct"/>
          </w:tcPr>
          <w:p w14:paraId="71804D41" w14:textId="720F6558"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6220B16B" w14:textId="557AD849"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vAlign w:val="bottom"/>
          </w:tcPr>
          <w:p w14:paraId="1B434AFD"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vAlign w:val="bottom"/>
          </w:tcPr>
          <w:p w14:paraId="7FA07BB6"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4AB6F0F9"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vAlign w:val="bottom"/>
          </w:tcPr>
          <w:p w14:paraId="67476409" w14:textId="110676E3"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302" w:type="pct"/>
            <w:vAlign w:val="bottom"/>
          </w:tcPr>
          <w:p w14:paraId="38D59678" w14:textId="1A28FD22"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264" w:type="pct"/>
          </w:tcPr>
          <w:p w14:paraId="74FA5454"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8A6467" w:rsidRPr="00220C73" w14:paraId="2A38E391"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1416F8DE" w14:textId="77777777" w:rsidR="00D714E6" w:rsidRPr="00220C73" w:rsidRDefault="00D714E6" w:rsidP="00D714E6">
            <w:pPr>
              <w:rPr>
                <w:rFonts w:ascii="Helvetica" w:hAnsi="Helvetica" w:cs="Helvetica"/>
                <w:sz w:val="24"/>
                <w:szCs w:val="24"/>
              </w:rPr>
            </w:pPr>
            <w:r w:rsidRPr="00220C73">
              <w:rPr>
                <w:rFonts w:ascii="Helvetica" w:hAnsi="Helvetica" w:cs="Helvetica"/>
                <w:i/>
                <w:iCs/>
                <w:sz w:val="24"/>
                <w:szCs w:val="24"/>
              </w:rPr>
              <w:t xml:space="preserve">  Skilled Manual</w:t>
            </w:r>
          </w:p>
        </w:tc>
        <w:tc>
          <w:tcPr>
            <w:tcW w:w="422" w:type="pct"/>
          </w:tcPr>
          <w:p w14:paraId="505616F1" w14:textId="2042EEEC"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38" w:type="pct"/>
          </w:tcPr>
          <w:p w14:paraId="11BB0188" w14:textId="6CE820E5"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4E367A0C" w14:textId="1BBD5990"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vAlign w:val="bottom"/>
          </w:tcPr>
          <w:p w14:paraId="1AF50EAE"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vAlign w:val="bottom"/>
          </w:tcPr>
          <w:p w14:paraId="4640E767"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42FA2B1E"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vAlign w:val="bottom"/>
          </w:tcPr>
          <w:p w14:paraId="1254E96E" w14:textId="7D520EEC"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0.02</w:t>
            </w:r>
          </w:p>
        </w:tc>
        <w:tc>
          <w:tcPr>
            <w:tcW w:w="302" w:type="pct"/>
            <w:vAlign w:val="bottom"/>
          </w:tcPr>
          <w:p w14:paraId="5E8BD808" w14:textId="52DDB354"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264" w:type="pct"/>
            <w:vAlign w:val="bottom"/>
          </w:tcPr>
          <w:p w14:paraId="35EB9827" w14:textId="318BD1B5"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8A6467" w:rsidRPr="00220C73" w14:paraId="6B0C4E29"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637EEB85" w14:textId="77777777" w:rsidR="00D714E6" w:rsidRPr="00220C73" w:rsidRDefault="00D714E6" w:rsidP="00D714E6">
            <w:pPr>
              <w:rPr>
                <w:rFonts w:ascii="Helvetica" w:hAnsi="Helvetica" w:cs="Helvetica"/>
                <w:sz w:val="24"/>
                <w:szCs w:val="24"/>
              </w:rPr>
            </w:pPr>
            <w:r w:rsidRPr="00220C73">
              <w:rPr>
                <w:rFonts w:ascii="Helvetica" w:hAnsi="Helvetica" w:cs="Helvetica"/>
                <w:i/>
                <w:iCs/>
                <w:sz w:val="24"/>
                <w:szCs w:val="24"/>
              </w:rPr>
              <w:t xml:space="preserve">  Partly Skilled</w:t>
            </w:r>
          </w:p>
        </w:tc>
        <w:tc>
          <w:tcPr>
            <w:tcW w:w="422" w:type="pct"/>
          </w:tcPr>
          <w:p w14:paraId="171E2FDA" w14:textId="660857A9"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38" w:type="pct"/>
          </w:tcPr>
          <w:p w14:paraId="7C1E6C33" w14:textId="72E8BF85"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3629CE99" w14:textId="42D4A5C8"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vAlign w:val="bottom"/>
          </w:tcPr>
          <w:p w14:paraId="7CE796F9"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vAlign w:val="bottom"/>
          </w:tcPr>
          <w:p w14:paraId="5B97D507"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6AD45012"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vAlign w:val="bottom"/>
          </w:tcPr>
          <w:p w14:paraId="6E10BD45" w14:textId="60307A60"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0.03</w:t>
            </w:r>
          </w:p>
        </w:tc>
        <w:tc>
          <w:tcPr>
            <w:tcW w:w="302" w:type="pct"/>
            <w:vAlign w:val="bottom"/>
          </w:tcPr>
          <w:p w14:paraId="1339EE4A" w14:textId="396EC3AE"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264" w:type="pct"/>
          </w:tcPr>
          <w:p w14:paraId="307747DA" w14:textId="52DEE8EB"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8A6467" w:rsidRPr="00220C73" w14:paraId="6BAD1B31"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521F5E2C" w14:textId="77777777" w:rsidR="00D714E6" w:rsidRPr="00220C73" w:rsidRDefault="00D714E6" w:rsidP="00D714E6">
            <w:pPr>
              <w:rPr>
                <w:rFonts w:ascii="Helvetica" w:hAnsi="Helvetica" w:cs="Helvetica"/>
                <w:sz w:val="24"/>
                <w:szCs w:val="24"/>
              </w:rPr>
            </w:pPr>
            <w:r w:rsidRPr="00220C73">
              <w:rPr>
                <w:rFonts w:ascii="Helvetica" w:hAnsi="Helvetica" w:cs="Helvetica"/>
                <w:i/>
                <w:iCs/>
                <w:sz w:val="24"/>
                <w:szCs w:val="24"/>
              </w:rPr>
              <w:t xml:space="preserve">  Unskilled</w:t>
            </w:r>
          </w:p>
        </w:tc>
        <w:tc>
          <w:tcPr>
            <w:tcW w:w="422" w:type="pct"/>
          </w:tcPr>
          <w:p w14:paraId="186CB1C0" w14:textId="6BA4EEAA"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38" w:type="pct"/>
          </w:tcPr>
          <w:p w14:paraId="1CEBDE94" w14:textId="4E714D0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1FC6A6B7"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vAlign w:val="bottom"/>
          </w:tcPr>
          <w:p w14:paraId="22F670E1"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02" w:type="pct"/>
            <w:vAlign w:val="bottom"/>
          </w:tcPr>
          <w:p w14:paraId="63553CA1"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264" w:type="pct"/>
          </w:tcPr>
          <w:p w14:paraId="5803E4F9" w14:textId="77777777"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p>
        </w:tc>
        <w:tc>
          <w:tcPr>
            <w:tcW w:w="327" w:type="pct"/>
            <w:vAlign w:val="bottom"/>
          </w:tcPr>
          <w:p w14:paraId="2874014C" w14:textId="18F57014"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0.04</w:t>
            </w:r>
          </w:p>
        </w:tc>
        <w:tc>
          <w:tcPr>
            <w:tcW w:w="302" w:type="pct"/>
            <w:vAlign w:val="bottom"/>
          </w:tcPr>
          <w:p w14:paraId="0562761D" w14:textId="120F45D3"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(0.01)</w:t>
            </w:r>
          </w:p>
        </w:tc>
        <w:tc>
          <w:tcPr>
            <w:tcW w:w="264" w:type="pct"/>
          </w:tcPr>
          <w:p w14:paraId="2D59DE2C" w14:textId="0396BDB0"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w:t>
            </w:r>
          </w:p>
        </w:tc>
      </w:tr>
      <w:tr w:rsidR="00D714E6" w:rsidRPr="00220C73" w14:paraId="385EB866" w14:textId="77777777" w:rsidTr="008A6467">
        <w:tc>
          <w:tcPr>
            <w:cnfStyle w:val="001000000000" w:firstRow="0" w:lastRow="0" w:firstColumn="1" w:lastColumn="0" w:oddVBand="0" w:evenVBand="0" w:oddHBand="0" w:evenHBand="0" w:firstRowFirstColumn="0" w:firstRowLastColumn="0" w:lastRowFirstColumn="0" w:lastRowLastColumn="0"/>
            <w:tcW w:w="2190" w:type="pct"/>
          </w:tcPr>
          <w:p w14:paraId="67B92D68" w14:textId="77777777" w:rsidR="00D714E6" w:rsidRPr="00220C73" w:rsidRDefault="00D714E6" w:rsidP="00D714E6">
            <w:pPr>
              <w:rPr>
                <w:rFonts w:ascii="Helvetica" w:hAnsi="Helvetica" w:cs="Helvetica"/>
                <w:sz w:val="24"/>
                <w:szCs w:val="24"/>
              </w:rPr>
            </w:pPr>
          </w:p>
        </w:tc>
        <w:tc>
          <w:tcPr>
            <w:tcW w:w="422" w:type="pct"/>
          </w:tcPr>
          <w:p w14:paraId="460FD309" w14:textId="53DCABBD"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38" w:type="pct"/>
          </w:tcPr>
          <w:p w14:paraId="681FDB75" w14:textId="3D5DD5B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2932F384"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tcPr>
          <w:p w14:paraId="22B4EAE4"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tcPr>
          <w:p w14:paraId="11A401CD"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5BE5C833"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27" w:type="pct"/>
            <w:vAlign w:val="bottom"/>
          </w:tcPr>
          <w:p w14:paraId="193E253F"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302" w:type="pct"/>
            <w:vAlign w:val="bottom"/>
          </w:tcPr>
          <w:p w14:paraId="002797C4"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c>
          <w:tcPr>
            <w:tcW w:w="264" w:type="pct"/>
          </w:tcPr>
          <w:p w14:paraId="09F5DE52" w14:textId="77777777" w:rsidR="00D714E6" w:rsidRPr="00220C73" w:rsidRDefault="00D714E6" w:rsidP="00D714E6">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4"/>
                <w:szCs w:val="24"/>
              </w:rPr>
            </w:pPr>
          </w:p>
        </w:tc>
      </w:tr>
      <w:tr w:rsidR="00D714E6" w:rsidRPr="00220C73" w14:paraId="304D8C6D" w14:textId="77777777" w:rsidTr="008A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24D4E349" w14:textId="77777777" w:rsidR="00D714E6" w:rsidRPr="00220C73" w:rsidRDefault="00D714E6" w:rsidP="00D714E6">
            <w:pPr>
              <w:rPr>
                <w:rFonts w:ascii="Helvetica" w:hAnsi="Helvetica" w:cs="Helvetica"/>
                <w:sz w:val="24"/>
                <w:szCs w:val="24"/>
              </w:rPr>
            </w:pPr>
            <w:r w:rsidRPr="00220C73">
              <w:rPr>
                <w:rFonts w:ascii="Helvetica" w:hAnsi="Helvetica" w:cs="Helvetica"/>
                <w:sz w:val="24"/>
                <w:szCs w:val="24"/>
              </w:rPr>
              <w:t>Number of observations</w:t>
            </w:r>
          </w:p>
        </w:tc>
        <w:tc>
          <w:tcPr>
            <w:tcW w:w="2810" w:type="pct"/>
            <w:gridSpan w:val="9"/>
          </w:tcPr>
          <w:p w14:paraId="706D6877" w14:textId="1F4919A9" w:rsidR="00D714E6" w:rsidRPr="00220C73" w:rsidRDefault="00D714E6" w:rsidP="00D714E6">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4"/>
                <w:szCs w:val="24"/>
              </w:rPr>
            </w:pPr>
            <w:r w:rsidRPr="00220C73">
              <w:rPr>
                <w:rFonts w:ascii="Helvetica" w:hAnsi="Helvetica" w:cs="Helvetica"/>
                <w:sz w:val="24"/>
                <w:szCs w:val="24"/>
              </w:rPr>
              <w:t>8448</w:t>
            </w:r>
          </w:p>
        </w:tc>
      </w:tr>
    </w:tbl>
    <w:p w14:paraId="77D2760B" w14:textId="77777777" w:rsidR="00996C6F" w:rsidRPr="00220C73" w:rsidRDefault="00996C6F" w:rsidP="00996C6F">
      <w:pPr>
        <w:rPr>
          <w:rFonts w:ascii="Helvetica" w:hAnsi="Helvetica" w:cs="Helvetica"/>
          <w:sz w:val="24"/>
          <w:szCs w:val="24"/>
        </w:rPr>
      </w:pPr>
    </w:p>
    <w:p w14:paraId="18ED0E49" w14:textId="77777777" w:rsidR="00996C6F" w:rsidRPr="00220C73" w:rsidRDefault="00996C6F" w:rsidP="00E80C31">
      <w:pPr>
        <w:tabs>
          <w:tab w:val="left" w:pos="5120"/>
        </w:tabs>
        <w:rPr>
          <w:rFonts w:ascii="Helvetica" w:hAnsi="Helvetica" w:cs="Helvetica"/>
          <w:sz w:val="24"/>
          <w:szCs w:val="24"/>
        </w:rPr>
      </w:pPr>
    </w:p>
    <w:p w14:paraId="7D123610" w14:textId="77777777" w:rsidR="00F17A1F" w:rsidRPr="00220C73" w:rsidRDefault="00F17A1F" w:rsidP="00E80C31">
      <w:pPr>
        <w:tabs>
          <w:tab w:val="left" w:pos="5120"/>
        </w:tabs>
        <w:rPr>
          <w:rFonts w:ascii="Helvetica" w:hAnsi="Helvetica" w:cs="Helvetica"/>
          <w:sz w:val="24"/>
          <w:szCs w:val="24"/>
        </w:rPr>
      </w:pPr>
    </w:p>
    <w:p w14:paraId="27CBA103" w14:textId="77777777" w:rsidR="00F17A1F" w:rsidRPr="00220C73" w:rsidRDefault="00F17A1F" w:rsidP="00E80C31">
      <w:pPr>
        <w:tabs>
          <w:tab w:val="left" w:pos="5120"/>
        </w:tabs>
        <w:rPr>
          <w:rFonts w:ascii="Helvetica" w:hAnsi="Helvetica" w:cs="Helvetica"/>
          <w:sz w:val="24"/>
          <w:szCs w:val="24"/>
        </w:rPr>
      </w:pPr>
    </w:p>
    <w:p w14:paraId="1A2B76BC" w14:textId="77777777" w:rsidR="00F17A1F" w:rsidRPr="00220C73" w:rsidRDefault="00F17A1F" w:rsidP="00E80C31">
      <w:pPr>
        <w:tabs>
          <w:tab w:val="left" w:pos="5120"/>
        </w:tabs>
        <w:rPr>
          <w:rFonts w:ascii="Helvetica" w:hAnsi="Helvetica" w:cs="Helvetica"/>
          <w:sz w:val="24"/>
          <w:szCs w:val="24"/>
        </w:rPr>
      </w:pPr>
    </w:p>
    <w:p w14:paraId="35F0CB63" w14:textId="77777777" w:rsidR="00F17A1F" w:rsidRPr="00220C73" w:rsidRDefault="00F17A1F" w:rsidP="00E80C31">
      <w:pPr>
        <w:tabs>
          <w:tab w:val="left" w:pos="5120"/>
        </w:tabs>
        <w:rPr>
          <w:rFonts w:ascii="Helvetica" w:hAnsi="Helvetica" w:cs="Helvetica"/>
          <w:sz w:val="24"/>
          <w:szCs w:val="24"/>
        </w:rPr>
      </w:pPr>
    </w:p>
    <w:p w14:paraId="24EC08F8" w14:textId="77777777" w:rsidR="00F17A1F" w:rsidRPr="00220C73" w:rsidRDefault="00F17A1F" w:rsidP="00E80C31">
      <w:pPr>
        <w:tabs>
          <w:tab w:val="left" w:pos="5120"/>
        </w:tabs>
        <w:rPr>
          <w:rFonts w:ascii="Helvetica" w:hAnsi="Helvetica" w:cs="Helvetica"/>
          <w:sz w:val="24"/>
          <w:szCs w:val="24"/>
        </w:rPr>
      </w:pPr>
    </w:p>
    <w:p w14:paraId="0D5BE04D" w14:textId="75BC9D52" w:rsidR="00F17A1F" w:rsidRPr="00220C73" w:rsidRDefault="00F17A1F" w:rsidP="00E80C31">
      <w:pPr>
        <w:tabs>
          <w:tab w:val="left" w:pos="5120"/>
        </w:tabs>
        <w:rPr>
          <w:rFonts w:ascii="Helvetica" w:hAnsi="Helvetica" w:cs="Helvetica"/>
          <w:sz w:val="24"/>
          <w:szCs w:val="24"/>
        </w:rPr>
        <w:sectPr w:rsidR="00F17A1F" w:rsidRPr="00220C73" w:rsidSect="00E80C31">
          <w:pgSz w:w="16838" w:h="11906" w:orient="landscape"/>
          <w:pgMar w:top="1440" w:right="1440" w:bottom="1440" w:left="1440" w:header="709" w:footer="709" w:gutter="0"/>
          <w:cols w:space="708"/>
          <w:docGrid w:linePitch="360"/>
        </w:sectPr>
      </w:pPr>
    </w:p>
    <w:p w14:paraId="4A0F710C" w14:textId="77777777" w:rsidR="00F17A1F" w:rsidRPr="00220C73" w:rsidRDefault="00F17A1F" w:rsidP="00600D07">
      <w:pPr>
        <w:rPr>
          <w:rFonts w:ascii="Helvetica" w:hAnsi="Helvetica" w:cs="Helvetica"/>
          <w:sz w:val="24"/>
          <w:szCs w:val="24"/>
        </w:rPr>
      </w:pPr>
      <w:r w:rsidRPr="00220C73">
        <w:rPr>
          <w:rFonts w:ascii="Helvetica" w:hAnsi="Helvetica" w:cs="Helvetica"/>
          <w:noProof/>
          <w:sz w:val="24"/>
          <w:szCs w:val="24"/>
        </w:rPr>
        <w:lastRenderedPageBreak/>
        <w:drawing>
          <wp:inline distT="0" distB="0" distL="0" distR="0" wp14:anchorId="4B3E60B5" wp14:editId="43D51E62">
            <wp:extent cx="5029200" cy="36576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29200" cy="3657600"/>
                    </a:xfrm>
                    <a:prstGeom prst="rect">
                      <a:avLst/>
                    </a:prstGeom>
                  </pic:spPr>
                </pic:pic>
              </a:graphicData>
            </a:graphic>
          </wp:inline>
        </w:drawing>
      </w:r>
    </w:p>
    <w:p w14:paraId="4D70C6AE" w14:textId="67ADDB77" w:rsidR="00F17A1F" w:rsidRPr="00220C73" w:rsidRDefault="00F17A1F" w:rsidP="00F17A1F">
      <w:pPr>
        <w:pStyle w:val="Caption"/>
        <w:rPr>
          <w:rFonts w:ascii="Helvetica" w:hAnsi="Helvetica" w:cs="Helvetica"/>
          <w:sz w:val="24"/>
          <w:szCs w:val="24"/>
        </w:rPr>
      </w:pPr>
      <w:r w:rsidRPr="00220C73">
        <w:rPr>
          <w:rFonts w:ascii="Helvetica" w:hAnsi="Helvetica" w:cs="Helvetica"/>
          <w:sz w:val="24"/>
          <w:szCs w:val="24"/>
        </w:rPr>
        <w:t xml:space="preserve">Figure </w:t>
      </w:r>
      <w:r w:rsidRPr="00220C73">
        <w:rPr>
          <w:rFonts w:ascii="Helvetica" w:hAnsi="Helvetica" w:cs="Helvetica"/>
          <w:sz w:val="24"/>
          <w:szCs w:val="24"/>
        </w:rPr>
        <w:fldChar w:fldCharType="begin"/>
      </w:r>
      <w:r w:rsidRPr="00220C73">
        <w:rPr>
          <w:rFonts w:ascii="Helvetica" w:hAnsi="Helvetica" w:cs="Helvetica"/>
          <w:sz w:val="24"/>
          <w:szCs w:val="24"/>
        </w:rPr>
        <w:instrText xml:space="preserve"> SEQ Figure \* ARABIC </w:instrText>
      </w:r>
      <w:r w:rsidRPr="00220C73">
        <w:rPr>
          <w:rFonts w:ascii="Helvetica" w:hAnsi="Helvetica" w:cs="Helvetica"/>
          <w:sz w:val="24"/>
          <w:szCs w:val="24"/>
        </w:rPr>
        <w:fldChar w:fldCharType="separate"/>
      </w:r>
      <w:r w:rsidR="002020E2">
        <w:rPr>
          <w:rFonts w:ascii="Helvetica" w:hAnsi="Helvetica" w:cs="Helvetica"/>
          <w:noProof/>
          <w:sz w:val="24"/>
          <w:szCs w:val="24"/>
        </w:rPr>
        <w:t>2</w:t>
      </w:r>
      <w:r w:rsidRPr="00220C73">
        <w:rPr>
          <w:rFonts w:ascii="Helvetica" w:hAnsi="Helvetica" w:cs="Helvetica"/>
          <w:sz w:val="24"/>
          <w:szCs w:val="24"/>
        </w:rPr>
        <w:fldChar w:fldCharType="end"/>
      </w:r>
      <w:r w:rsidRPr="00220C73">
        <w:rPr>
          <w:rFonts w:ascii="Helvetica" w:hAnsi="Helvetica" w:cs="Helvetica"/>
          <w:sz w:val="24"/>
          <w:szCs w:val="24"/>
        </w:rPr>
        <w:t xml:space="preserve"> </w:t>
      </w:r>
      <w:r w:rsidR="00236307" w:rsidRPr="00220C73">
        <w:rPr>
          <w:rFonts w:ascii="Helvetica" w:hAnsi="Helvetica" w:cs="Helvetica"/>
          <w:sz w:val="24"/>
          <w:szCs w:val="24"/>
        </w:rPr>
        <w:t>Stabilization</w:t>
      </w:r>
      <w:r w:rsidRPr="00220C73">
        <w:rPr>
          <w:rFonts w:ascii="Helvetica" w:hAnsi="Helvetica" w:cs="Helvetica"/>
          <w:sz w:val="24"/>
          <w:szCs w:val="24"/>
        </w:rPr>
        <w:t xml:space="preserve"> of Iterations of mean and std. after burn-in periods for Aconn512</w:t>
      </w:r>
    </w:p>
    <w:p w14:paraId="156E3490" w14:textId="77777777" w:rsidR="00F17A1F" w:rsidRPr="00220C73" w:rsidRDefault="00F17A1F" w:rsidP="00600D07">
      <w:pPr>
        <w:rPr>
          <w:rFonts w:ascii="Helvetica" w:hAnsi="Helvetica" w:cs="Helvetica"/>
          <w:sz w:val="24"/>
          <w:szCs w:val="24"/>
        </w:rPr>
      </w:pPr>
      <w:r w:rsidRPr="00220C73">
        <w:rPr>
          <w:rFonts w:ascii="Helvetica" w:hAnsi="Helvetica" w:cs="Helvetica"/>
          <w:noProof/>
          <w:sz w:val="24"/>
          <w:szCs w:val="24"/>
        </w:rPr>
        <w:drawing>
          <wp:inline distT="0" distB="0" distL="0" distR="0" wp14:anchorId="4446A422" wp14:editId="04C9E0EB">
            <wp:extent cx="5029200" cy="3657600"/>
            <wp:effectExtent l="0" t="0" r="0" b="0"/>
            <wp:docPr id="14" name="Picture 1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29200" cy="3657600"/>
                    </a:xfrm>
                    <a:prstGeom prst="rect">
                      <a:avLst/>
                    </a:prstGeom>
                  </pic:spPr>
                </pic:pic>
              </a:graphicData>
            </a:graphic>
          </wp:inline>
        </w:drawing>
      </w:r>
    </w:p>
    <w:p w14:paraId="3FE33BC0" w14:textId="129F3369" w:rsidR="00F17A1F" w:rsidRPr="00220C73" w:rsidRDefault="00F17A1F" w:rsidP="00F17A1F">
      <w:pPr>
        <w:pStyle w:val="Caption"/>
        <w:rPr>
          <w:rFonts w:ascii="Helvetica" w:hAnsi="Helvetica" w:cs="Helvetica"/>
          <w:sz w:val="24"/>
          <w:szCs w:val="24"/>
        </w:rPr>
      </w:pPr>
      <w:r w:rsidRPr="00220C73">
        <w:rPr>
          <w:rFonts w:ascii="Helvetica" w:hAnsi="Helvetica" w:cs="Helvetica"/>
          <w:sz w:val="24"/>
          <w:szCs w:val="24"/>
        </w:rPr>
        <w:t xml:space="preserve">Figure </w:t>
      </w:r>
      <w:r w:rsidRPr="00220C73">
        <w:rPr>
          <w:rFonts w:ascii="Helvetica" w:hAnsi="Helvetica" w:cs="Helvetica"/>
          <w:sz w:val="24"/>
          <w:szCs w:val="24"/>
        </w:rPr>
        <w:fldChar w:fldCharType="begin"/>
      </w:r>
      <w:r w:rsidRPr="00220C73">
        <w:rPr>
          <w:rFonts w:ascii="Helvetica" w:hAnsi="Helvetica" w:cs="Helvetica"/>
          <w:sz w:val="24"/>
          <w:szCs w:val="24"/>
        </w:rPr>
        <w:instrText xml:space="preserve"> SEQ Figure \* ARABIC </w:instrText>
      </w:r>
      <w:r w:rsidRPr="00220C73">
        <w:rPr>
          <w:rFonts w:ascii="Helvetica" w:hAnsi="Helvetica" w:cs="Helvetica"/>
          <w:sz w:val="24"/>
          <w:szCs w:val="24"/>
        </w:rPr>
        <w:fldChar w:fldCharType="separate"/>
      </w:r>
      <w:r w:rsidR="002020E2">
        <w:rPr>
          <w:rFonts w:ascii="Helvetica" w:hAnsi="Helvetica" w:cs="Helvetica"/>
          <w:noProof/>
          <w:sz w:val="24"/>
          <w:szCs w:val="24"/>
        </w:rPr>
        <w:t>3</w:t>
      </w:r>
      <w:r w:rsidRPr="00220C73">
        <w:rPr>
          <w:rFonts w:ascii="Helvetica" w:hAnsi="Helvetica" w:cs="Helvetica"/>
          <w:sz w:val="24"/>
          <w:szCs w:val="24"/>
        </w:rPr>
        <w:fldChar w:fldCharType="end"/>
      </w:r>
      <w:r w:rsidRPr="00220C73">
        <w:rPr>
          <w:rFonts w:ascii="Helvetica" w:hAnsi="Helvetica" w:cs="Helvetica"/>
          <w:sz w:val="24"/>
          <w:szCs w:val="24"/>
        </w:rPr>
        <w:t xml:space="preserve"> </w:t>
      </w:r>
      <w:r w:rsidR="00236307" w:rsidRPr="00220C73">
        <w:rPr>
          <w:rFonts w:ascii="Helvetica" w:hAnsi="Helvetica" w:cs="Helvetica"/>
          <w:sz w:val="24"/>
          <w:szCs w:val="24"/>
        </w:rPr>
        <w:t>Stabilization</w:t>
      </w:r>
      <w:r w:rsidRPr="00220C73">
        <w:rPr>
          <w:rFonts w:ascii="Helvetica" w:hAnsi="Helvetica" w:cs="Helvetica"/>
          <w:sz w:val="24"/>
          <w:szCs w:val="24"/>
        </w:rPr>
        <w:t xml:space="preserve"> of Iterations of mean and std. after burn-in periods for dconnage16dv46</w:t>
      </w:r>
    </w:p>
    <w:p w14:paraId="1CB69B75" w14:textId="77777777" w:rsidR="00F17A1F" w:rsidRPr="00220C73" w:rsidRDefault="00F17A1F" w:rsidP="00600D07">
      <w:pPr>
        <w:rPr>
          <w:rFonts w:ascii="Helvetica" w:hAnsi="Helvetica" w:cs="Helvetica"/>
          <w:sz w:val="24"/>
          <w:szCs w:val="24"/>
        </w:rPr>
      </w:pPr>
      <w:r w:rsidRPr="00220C73">
        <w:rPr>
          <w:rFonts w:ascii="Helvetica" w:hAnsi="Helvetica" w:cs="Helvetica"/>
          <w:noProof/>
          <w:sz w:val="24"/>
          <w:szCs w:val="24"/>
        </w:rPr>
        <w:lastRenderedPageBreak/>
        <w:drawing>
          <wp:inline distT="0" distB="0" distL="0" distR="0" wp14:anchorId="3B528BD6" wp14:editId="2CF2A108">
            <wp:extent cx="5029200" cy="36576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29200" cy="3657600"/>
                    </a:xfrm>
                    <a:prstGeom prst="rect">
                      <a:avLst/>
                    </a:prstGeom>
                  </pic:spPr>
                </pic:pic>
              </a:graphicData>
            </a:graphic>
          </wp:inline>
        </w:drawing>
      </w:r>
    </w:p>
    <w:p w14:paraId="24768B48" w14:textId="5FB452A8" w:rsidR="00F17A1F" w:rsidRPr="00220C73" w:rsidRDefault="00F17A1F" w:rsidP="00F17A1F">
      <w:pPr>
        <w:pStyle w:val="Caption"/>
        <w:rPr>
          <w:rFonts w:ascii="Helvetica" w:hAnsi="Helvetica" w:cs="Helvetica"/>
          <w:sz w:val="24"/>
          <w:szCs w:val="24"/>
        </w:rPr>
      </w:pPr>
      <w:r w:rsidRPr="00220C73">
        <w:rPr>
          <w:rFonts w:ascii="Helvetica" w:hAnsi="Helvetica" w:cs="Helvetica"/>
          <w:sz w:val="24"/>
          <w:szCs w:val="24"/>
        </w:rPr>
        <w:t xml:space="preserve">Figure </w:t>
      </w:r>
      <w:r w:rsidRPr="00220C73">
        <w:rPr>
          <w:rFonts w:ascii="Helvetica" w:hAnsi="Helvetica" w:cs="Helvetica"/>
          <w:sz w:val="24"/>
          <w:szCs w:val="24"/>
        </w:rPr>
        <w:fldChar w:fldCharType="begin"/>
      </w:r>
      <w:r w:rsidRPr="00220C73">
        <w:rPr>
          <w:rFonts w:ascii="Helvetica" w:hAnsi="Helvetica" w:cs="Helvetica"/>
          <w:sz w:val="24"/>
          <w:szCs w:val="24"/>
        </w:rPr>
        <w:instrText xml:space="preserve"> SEQ Figure \* ARABIC </w:instrText>
      </w:r>
      <w:r w:rsidRPr="00220C73">
        <w:rPr>
          <w:rFonts w:ascii="Helvetica" w:hAnsi="Helvetica" w:cs="Helvetica"/>
          <w:sz w:val="24"/>
          <w:szCs w:val="24"/>
        </w:rPr>
        <w:fldChar w:fldCharType="separate"/>
      </w:r>
      <w:r w:rsidR="002020E2">
        <w:rPr>
          <w:rFonts w:ascii="Helvetica" w:hAnsi="Helvetica" w:cs="Helvetica"/>
          <w:noProof/>
          <w:sz w:val="24"/>
          <w:szCs w:val="24"/>
        </w:rPr>
        <w:t>4</w:t>
      </w:r>
      <w:r w:rsidRPr="00220C73">
        <w:rPr>
          <w:rFonts w:ascii="Helvetica" w:hAnsi="Helvetica" w:cs="Helvetica"/>
          <w:sz w:val="24"/>
          <w:szCs w:val="24"/>
        </w:rPr>
        <w:fldChar w:fldCharType="end"/>
      </w:r>
      <w:r w:rsidRPr="00220C73">
        <w:rPr>
          <w:rFonts w:ascii="Helvetica" w:hAnsi="Helvetica" w:cs="Helvetica"/>
          <w:sz w:val="24"/>
          <w:szCs w:val="24"/>
        </w:rPr>
        <w:t xml:space="preserve"> </w:t>
      </w:r>
      <w:r w:rsidR="00236307" w:rsidRPr="00220C73">
        <w:rPr>
          <w:rFonts w:ascii="Helvetica" w:hAnsi="Helvetica" w:cs="Helvetica"/>
          <w:sz w:val="24"/>
          <w:szCs w:val="24"/>
        </w:rPr>
        <w:t>Stabilization</w:t>
      </w:r>
      <w:r w:rsidRPr="00220C73">
        <w:rPr>
          <w:rFonts w:ascii="Helvetica" w:hAnsi="Helvetica" w:cs="Helvetica"/>
          <w:sz w:val="24"/>
          <w:szCs w:val="24"/>
        </w:rPr>
        <w:t xml:space="preserve"> of Iterations of mean and std. after burn-in periods for econ201</w:t>
      </w:r>
    </w:p>
    <w:p w14:paraId="7ADF2984" w14:textId="74C74BDF" w:rsidR="00F17A1F" w:rsidRPr="00220C73" w:rsidRDefault="00F17A1F" w:rsidP="00600D07">
      <w:pPr>
        <w:rPr>
          <w:rFonts w:ascii="Helvetica" w:hAnsi="Helvetica" w:cs="Helvetica"/>
          <w:sz w:val="24"/>
          <w:szCs w:val="24"/>
        </w:rPr>
      </w:pPr>
      <w:r w:rsidRPr="00220C73">
        <w:rPr>
          <w:rFonts w:ascii="Helvetica" w:hAnsi="Helvetica" w:cs="Helvetica"/>
          <w:noProof/>
          <w:sz w:val="24"/>
          <w:szCs w:val="24"/>
        </w:rPr>
        <w:drawing>
          <wp:inline distT="0" distB="0" distL="0" distR="0" wp14:anchorId="219AA33E" wp14:editId="73188CD1">
            <wp:extent cx="5029200" cy="3657600"/>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29200" cy="3657600"/>
                    </a:xfrm>
                    <a:prstGeom prst="rect">
                      <a:avLst/>
                    </a:prstGeom>
                  </pic:spPr>
                </pic:pic>
              </a:graphicData>
            </a:graphic>
          </wp:inline>
        </w:drawing>
      </w:r>
    </w:p>
    <w:p w14:paraId="5E4897CD" w14:textId="5CBE62C2" w:rsidR="00F17A1F" w:rsidRPr="00220C73" w:rsidRDefault="00F17A1F" w:rsidP="00F17A1F">
      <w:pPr>
        <w:pStyle w:val="Caption"/>
        <w:rPr>
          <w:rFonts w:ascii="Helvetica" w:hAnsi="Helvetica" w:cs="Helvetica"/>
          <w:sz w:val="24"/>
          <w:szCs w:val="24"/>
        </w:rPr>
      </w:pPr>
      <w:r w:rsidRPr="00220C73">
        <w:rPr>
          <w:rFonts w:ascii="Helvetica" w:hAnsi="Helvetica" w:cs="Helvetica"/>
          <w:sz w:val="24"/>
          <w:szCs w:val="24"/>
        </w:rPr>
        <w:t xml:space="preserve">Figure </w:t>
      </w:r>
      <w:r w:rsidRPr="00220C73">
        <w:rPr>
          <w:rFonts w:ascii="Helvetica" w:hAnsi="Helvetica" w:cs="Helvetica"/>
          <w:sz w:val="24"/>
          <w:szCs w:val="24"/>
        </w:rPr>
        <w:fldChar w:fldCharType="begin"/>
      </w:r>
      <w:r w:rsidRPr="00220C73">
        <w:rPr>
          <w:rFonts w:ascii="Helvetica" w:hAnsi="Helvetica" w:cs="Helvetica"/>
          <w:sz w:val="24"/>
          <w:szCs w:val="24"/>
        </w:rPr>
        <w:instrText xml:space="preserve"> SEQ Figure \* ARABIC </w:instrText>
      </w:r>
      <w:r w:rsidRPr="00220C73">
        <w:rPr>
          <w:rFonts w:ascii="Helvetica" w:hAnsi="Helvetica" w:cs="Helvetica"/>
          <w:sz w:val="24"/>
          <w:szCs w:val="24"/>
        </w:rPr>
        <w:fldChar w:fldCharType="separate"/>
      </w:r>
      <w:r w:rsidR="002020E2">
        <w:rPr>
          <w:rFonts w:ascii="Helvetica" w:hAnsi="Helvetica" w:cs="Helvetica"/>
          <w:noProof/>
          <w:sz w:val="24"/>
          <w:szCs w:val="24"/>
        </w:rPr>
        <w:t>5</w:t>
      </w:r>
      <w:r w:rsidRPr="00220C73">
        <w:rPr>
          <w:rFonts w:ascii="Helvetica" w:hAnsi="Helvetica" w:cs="Helvetica"/>
          <w:sz w:val="24"/>
          <w:szCs w:val="24"/>
        </w:rPr>
        <w:fldChar w:fldCharType="end"/>
      </w:r>
      <w:r w:rsidRPr="00220C73">
        <w:rPr>
          <w:rFonts w:ascii="Helvetica" w:hAnsi="Helvetica" w:cs="Helvetica"/>
          <w:sz w:val="24"/>
          <w:szCs w:val="24"/>
        </w:rPr>
        <w:t xml:space="preserve"> </w:t>
      </w:r>
      <w:r w:rsidR="00236307" w:rsidRPr="00220C73">
        <w:rPr>
          <w:rFonts w:ascii="Helvetica" w:hAnsi="Helvetica" w:cs="Helvetica"/>
          <w:sz w:val="24"/>
          <w:szCs w:val="24"/>
        </w:rPr>
        <w:t>Stabilization</w:t>
      </w:r>
      <w:r w:rsidRPr="00220C73">
        <w:rPr>
          <w:rFonts w:ascii="Helvetica" w:hAnsi="Helvetica" w:cs="Helvetica"/>
          <w:sz w:val="24"/>
          <w:szCs w:val="24"/>
        </w:rPr>
        <w:t xml:space="preserve"> of Iterations of mean and std. after burn-in periods for itoilet</w:t>
      </w:r>
    </w:p>
    <w:p w14:paraId="1521990B" w14:textId="77777777" w:rsidR="00F17A1F" w:rsidRPr="00220C73" w:rsidRDefault="00F17A1F" w:rsidP="00600D07">
      <w:pPr>
        <w:rPr>
          <w:rFonts w:ascii="Helvetica" w:hAnsi="Helvetica" w:cs="Helvetica"/>
          <w:sz w:val="24"/>
          <w:szCs w:val="24"/>
        </w:rPr>
      </w:pPr>
      <w:r w:rsidRPr="00220C73">
        <w:rPr>
          <w:rFonts w:ascii="Helvetica" w:hAnsi="Helvetica" w:cs="Helvetica"/>
          <w:noProof/>
          <w:sz w:val="24"/>
          <w:szCs w:val="24"/>
        </w:rPr>
        <w:lastRenderedPageBreak/>
        <w:drawing>
          <wp:inline distT="0" distB="0" distL="0" distR="0" wp14:anchorId="6D600CB6" wp14:editId="0FDF10C2">
            <wp:extent cx="5029200" cy="3657600"/>
            <wp:effectExtent l="0" t="0" r="0" b="0"/>
            <wp:docPr id="17" name="Picture 1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029200" cy="3657600"/>
                    </a:xfrm>
                    <a:prstGeom prst="rect">
                      <a:avLst/>
                    </a:prstGeom>
                  </pic:spPr>
                </pic:pic>
              </a:graphicData>
            </a:graphic>
          </wp:inline>
        </w:drawing>
      </w:r>
    </w:p>
    <w:p w14:paraId="44F8FF08" w14:textId="5C9FA4CE" w:rsidR="00F17A1F" w:rsidRPr="00220C73" w:rsidRDefault="00F17A1F" w:rsidP="00F17A1F">
      <w:pPr>
        <w:pStyle w:val="Caption"/>
        <w:rPr>
          <w:rFonts w:ascii="Helvetica" w:hAnsi="Helvetica" w:cs="Helvetica"/>
          <w:sz w:val="24"/>
          <w:szCs w:val="24"/>
        </w:rPr>
      </w:pPr>
      <w:r w:rsidRPr="00220C73">
        <w:rPr>
          <w:rFonts w:ascii="Helvetica" w:hAnsi="Helvetica" w:cs="Helvetica"/>
          <w:sz w:val="24"/>
          <w:szCs w:val="24"/>
        </w:rPr>
        <w:t xml:space="preserve">Figure </w:t>
      </w:r>
      <w:r w:rsidRPr="00220C73">
        <w:rPr>
          <w:rFonts w:ascii="Helvetica" w:hAnsi="Helvetica" w:cs="Helvetica"/>
          <w:sz w:val="24"/>
          <w:szCs w:val="24"/>
        </w:rPr>
        <w:fldChar w:fldCharType="begin"/>
      </w:r>
      <w:r w:rsidRPr="00220C73">
        <w:rPr>
          <w:rFonts w:ascii="Helvetica" w:hAnsi="Helvetica" w:cs="Helvetica"/>
          <w:sz w:val="24"/>
          <w:szCs w:val="24"/>
        </w:rPr>
        <w:instrText xml:space="preserve"> SEQ Figure \* ARABIC </w:instrText>
      </w:r>
      <w:r w:rsidRPr="00220C73">
        <w:rPr>
          <w:rFonts w:ascii="Helvetica" w:hAnsi="Helvetica" w:cs="Helvetica"/>
          <w:sz w:val="24"/>
          <w:szCs w:val="24"/>
        </w:rPr>
        <w:fldChar w:fldCharType="separate"/>
      </w:r>
      <w:r w:rsidR="002020E2">
        <w:rPr>
          <w:rFonts w:ascii="Helvetica" w:hAnsi="Helvetica" w:cs="Helvetica"/>
          <w:noProof/>
          <w:sz w:val="24"/>
          <w:szCs w:val="24"/>
        </w:rPr>
        <w:t>6</w:t>
      </w:r>
      <w:r w:rsidRPr="00220C73">
        <w:rPr>
          <w:rFonts w:ascii="Helvetica" w:hAnsi="Helvetica" w:cs="Helvetica"/>
          <w:sz w:val="24"/>
          <w:szCs w:val="24"/>
        </w:rPr>
        <w:fldChar w:fldCharType="end"/>
      </w:r>
      <w:r w:rsidRPr="00220C73">
        <w:rPr>
          <w:rFonts w:ascii="Helvetica" w:hAnsi="Helvetica" w:cs="Helvetica"/>
          <w:sz w:val="24"/>
          <w:szCs w:val="24"/>
        </w:rPr>
        <w:t xml:space="preserve"> </w:t>
      </w:r>
      <w:r w:rsidR="00236307" w:rsidRPr="00220C73">
        <w:rPr>
          <w:rFonts w:ascii="Helvetica" w:hAnsi="Helvetica" w:cs="Helvetica"/>
          <w:sz w:val="24"/>
          <w:szCs w:val="24"/>
        </w:rPr>
        <w:t>Stabilization</w:t>
      </w:r>
      <w:r w:rsidRPr="00220C73">
        <w:rPr>
          <w:rFonts w:ascii="Helvetica" w:hAnsi="Helvetica" w:cs="Helvetica"/>
          <w:sz w:val="24"/>
          <w:szCs w:val="24"/>
        </w:rPr>
        <w:t xml:space="preserve"> of Iterations of mean and std. after burn-in periods for ns-sec</w:t>
      </w:r>
    </w:p>
    <w:p w14:paraId="3ACFBDD2" w14:textId="77777777" w:rsidR="00F17A1F" w:rsidRPr="00220C73" w:rsidRDefault="00F17A1F" w:rsidP="00600D07">
      <w:pPr>
        <w:rPr>
          <w:rFonts w:ascii="Helvetica" w:hAnsi="Helvetica" w:cs="Helvetica"/>
          <w:sz w:val="24"/>
          <w:szCs w:val="24"/>
        </w:rPr>
      </w:pPr>
      <w:r w:rsidRPr="00220C73">
        <w:rPr>
          <w:rFonts w:ascii="Helvetica" w:hAnsi="Helvetica" w:cs="Helvetica"/>
          <w:noProof/>
          <w:sz w:val="24"/>
          <w:szCs w:val="24"/>
        </w:rPr>
        <w:drawing>
          <wp:inline distT="0" distB="0" distL="0" distR="0" wp14:anchorId="70A56235" wp14:editId="7B92AC6D">
            <wp:extent cx="5029200" cy="3657600"/>
            <wp:effectExtent l="0" t="0" r="0" b="0"/>
            <wp:docPr id="18" name="Picture 18" descr="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hist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29200" cy="3657600"/>
                    </a:xfrm>
                    <a:prstGeom prst="rect">
                      <a:avLst/>
                    </a:prstGeom>
                  </pic:spPr>
                </pic:pic>
              </a:graphicData>
            </a:graphic>
          </wp:inline>
        </w:drawing>
      </w:r>
    </w:p>
    <w:p w14:paraId="4EB1F402" w14:textId="06BC582E" w:rsidR="00F17A1F" w:rsidRPr="00220C73" w:rsidRDefault="00F17A1F" w:rsidP="00F17A1F">
      <w:pPr>
        <w:pStyle w:val="Caption"/>
        <w:rPr>
          <w:rFonts w:ascii="Helvetica" w:hAnsi="Helvetica" w:cs="Helvetica"/>
          <w:sz w:val="24"/>
          <w:szCs w:val="24"/>
        </w:rPr>
      </w:pPr>
      <w:r w:rsidRPr="00220C73">
        <w:rPr>
          <w:rFonts w:ascii="Helvetica" w:hAnsi="Helvetica" w:cs="Helvetica"/>
          <w:sz w:val="24"/>
          <w:szCs w:val="24"/>
        </w:rPr>
        <w:t xml:space="preserve">Figure </w:t>
      </w:r>
      <w:r w:rsidRPr="00220C73">
        <w:rPr>
          <w:rFonts w:ascii="Helvetica" w:hAnsi="Helvetica" w:cs="Helvetica"/>
          <w:sz w:val="24"/>
          <w:szCs w:val="24"/>
        </w:rPr>
        <w:fldChar w:fldCharType="begin"/>
      </w:r>
      <w:r w:rsidRPr="00220C73">
        <w:rPr>
          <w:rFonts w:ascii="Helvetica" w:hAnsi="Helvetica" w:cs="Helvetica"/>
          <w:sz w:val="24"/>
          <w:szCs w:val="24"/>
        </w:rPr>
        <w:instrText xml:space="preserve"> SEQ Figure \* ARABIC </w:instrText>
      </w:r>
      <w:r w:rsidRPr="00220C73">
        <w:rPr>
          <w:rFonts w:ascii="Helvetica" w:hAnsi="Helvetica" w:cs="Helvetica"/>
          <w:sz w:val="24"/>
          <w:szCs w:val="24"/>
        </w:rPr>
        <w:fldChar w:fldCharType="separate"/>
      </w:r>
      <w:r w:rsidR="002020E2">
        <w:rPr>
          <w:rFonts w:ascii="Helvetica" w:hAnsi="Helvetica" w:cs="Helvetica"/>
          <w:noProof/>
          <w:sz w:val="24"/>
          <w:szCs w:val="24"/>
        </w:rPr>
        <w:t>7</w:t>
      </w:r>
      <w:r w:rsidRPr="00220C73">
        <w:rPr>
          <w:rFonts w:ascii="Helvetica" w:hAnsi="Helvetica" w:cs="Helvetica"/>
          <w:sz w:val="24"/>
          <w:szCs w:val="24"/>
        </w:rPr>
        <w:fldChar w:fldCharType="end"/>
      </w:r>
      <w:r w:rsidRPr="00220C73">
        <w:rPr>
          <w:rFonts w:ascii="Helvetica" w:hAnsi="Helvetica" w:cs="Helvetica"/>
          <w:sz w:val="24"/>
          <w:szCs w:val="24"/>
        </w:rPr>
        <w:t xml:space="preserve"> </w:t>
      </w:r>
      <w:r w:rsidR="00236307" w:rsidRPr="00220C73">
        <w:rPr>
          <w:rFonts w:ascii="Helvetica" w:hAnsi="Helvetica" w:cs="Helvetica"/>
          <w:sz w:val="24"/>
          <w:szCs w:val="24"/>
        </w:rPr>
        <w:t>Stabilization</w:t>
      </w:r>
      <w:r w:rsidRPr="00220C73">
        <w:rPr>
          <w:rFonts w:ascii="Helvetica" w:hAnsi="Helvetica" w:cs="Helvetica"/>
          <w:sz w:val="24"/>
          <w:szCs w:val="24"/>
        </w:rPr>
        <w:t xml:space="preserve"> of Iterations of mean and std. after burn-in periods for obin</w:t>
      </w:r>
    </w:p>
    <w:p w14:paraId="09C9983A" w14:textId="77777777" w:rsidR="00F17A1F" w:rsidRPr="00220C73" w:rsidRDefault="00F17A1F" w:rsidP="00600D07">
      <w:pPr>
        <w:rPr>
          <w:rFonts w:ascii="Helvetica" w:hAnsi="Helvetica" w:cs="Helvetica"/>
          <w:sz w:val="24"/>
          <w:szCs w:val="24"/>
        </w:rPr>
      </w:pPr>
      <w:r w:rsidRPr="00220C73">
        <w:rPr>
          <w:rFonts w:ascii="Helvetica" w:hAnsi="Helvetica" w:cs="Helvetica"/>
          <w:noProof/>
          <w:sz w:val="24"/>
          <w:szCs w:val="24"/>
        </w:rPr>
        <w:lastRenderedPageBreak/>
        <w:drawing>
          <wp:inline distT="0" distB="0" distL="0" distR="0" wp14:anchorId="7388A50B" wp14:editId="44EDDC84">
            <wp:extent cx="5029200" cy="365760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29200" cy="3657600"/>
                    </a:xfrm>
                    <a:prstGeom prst="rect">
                      <a:avLst/>
                    </a:prstGeom>
                  </pic:spPr>
                </pic:pic>
              </a:graphicData>
            </a:graphic>
          </wp:inline>
        </w:drawing>
      </w:r>
    </w:p>
    <w:p w14:paraId="15E19C40" w14:textId="66675769" w:rsidR="00F17A1F" w:rsidRPr="00220C73" w:rsidRDefault="00F17A1F" w:rsidP="00F17A1F">
      <w:pPr>
        <w:pStyle w:val="Caption"/>
        <w:rPr>
          <w:rFonts w:ascii="Helvetica" w:hAnsi="Helvetica" w:cs="Helvetica"/>
          <w:sz w:val="24"/>
          <w:szCs w:val="24"/>
        </w:rPr>
      </w:pPr>
      <w:r w:rsidRPr="00220C73">
        <w:rPr>
          <w:rFonts w:ascii="Helvetica" w:hAnsi="Helvetica" w:cs="Helvetica"/>
          <w:sz w:val="24"/>
          <w:szCs w:val="24"/>
        </w:rPr>
        <w:t xml:space="preserve">Figure </w:t>
      </w:r>
      <w:r w:rsidRPr="00220C73">
        <w:rPr>
          <w:rFonts w:ascii="Helvetica" w:hAnsi="Helvetica" w:cs="Helvetica"/>
          <w:sz w:val="24"/>
          <w:szCs w:val="24"/>
        </w:rPr>
        <w:fldChar w:fldCharType="begin"/>
      </w:r>
      <w:r w:rsidRPr="00220C73">
        <w:rPr>
          <w:rFonts w:ascii="Helvetica" w:hAnsi="Helvetica" w:cs="Helvetica"/>
          <w:sz w:val="24"/>
          <w:szCs w:val="24"/>
        </w:rPr>
        <w:instrText xml:space="preserve"> SEQ Figure \* ARABIC </w:instrText>
      </w:r>
      <w:r w:rsidRPr="00220C73">
        <w:rPr>
          <w:rFonts w:ascii="Helvetica" w:hAnsi="Helvetica" w:cs="Helvetica"/>
          <w:sz w:val="24"/>
          <w:szCs w:val="24"/>
        </w:rPr>
        <w:fldChar w:fldCharType="separate"/>
      </w:r>
      <w:r w:rsidR="002020E2">
        <w:rPr>
          <w:rFonts w:ascii="Helvetica" w:hAnsi="Helvetica" w:cs="Helvetica"/>
          <w:noProof/>
          <w:sz w:val="24"/>
          <w:szCs w:val="24"/>
        </w:rPr>
        <w:t>8</w:t>
      </w:r>
      <w:r w:rsidRPr="00220C73">
        <w:rPr>
          <w:rFonts w:ascii="Helvetica" w:hAnsi="Helvetica" w:cs="Helvetica"/>
          <w:sz w:val="24"/>
          <w:szCs w:val="24"/>
        </w:rPr>
        <w:fldChar w:fldCharType="end"/>
      </w:r>
      <w:r w:rsidRPr="00220C73">
        <w:rPr>
          <w:rFonts w:ascii="Helvetica" w:hAnsi="Helvetica" w:cs="Helvetica"/>
          <w:sz w:val="24"/>
          <w:szCs w:val="24"/>
        </w:rPr>
        <w:t xml:space="preserve"> </w:t>
      </w:r>
      <w:r w:rsidR="00236307" w:rsidRPr="00220C73">
        <w:rPr>
          <w:rFonts w:ascii="Helvetica" w:hAnsi="Helvetica" w:cs="Helvetica"/>
          <w:sz w:val="24"/>
          <w:szCs w:val="24"/>
        </w:rPr>
        <w:t>Stabilization</w:t>
      </w:r>
      <w:r w:rsidRPr="00220C73">
        <w:rPr>
          <w:rFonts w:ascii="Helvetica" w:hAnsi="Helvetica" w:cs="Helvetica"/>
          <w:sz w:val="24"/>
          <w:szCs w:val="24"/>
        </w:rPr>
        <w:t xml:space="preserve"> of Iterations of mean and std. after burn-in periods for tenure</w:t>
      </w:r>
    </w:p>
    <w:p w14:paraId="265DD4EA" w14:textId="77777777" w:rsidR="00F17A1F" w:rsidRPr="00220C73" w:rsidRDefault="00F17A1F" w:rsidP="00600D07">
      <w:pPr>
        <w:rPr>
          <w:rFonts w:ascii="Helvetica" w:hAnsi="Helvetica" w:cs="Helvetica"/>
          <w:sz w:val="24"/>
          <w:szCs w:val="24"/>
        </w:rPr>
      </w:pPr>
      <w:r w:rsidRPr="00220C73">
        <w:rPr>
          <w:rFonts w:ascii="Helvetica" w:hAnsi="Helvetica" w:cs="Helvetica"/>
          <w:noProof/>
          <w:sz w:val="24"/>
          <w:szCs w:val="24"/>
        </w:rPr>
        <w:drawing>
          <wp:inline distT="0" distB="0" distL="0" distR="0" wp14:anchorId="5268A7EF" wp14:editId="743184CC">
            <wp:extent cx="5029200" cy="3657600"/>
            <wp:effectExtent l="0" t="0" r="0" b="0"/>
            <wp:docPr id="20" name="Picture 2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29200" cy="3657600"/>
                    </a:xfrm>
                    <a:prstGeom prst="rect">
                      <a:avLst/>
                    </a:prstGeom>
                  </pic:spPr>
                </pic:pic>
              </a:graphicData>
            </a:graphic>
          </wp:inline>
        </w:drawing>
      </w:r>
    </w:p>
    <w:p w14:paraId="78BDD8E4" w14:textId="54184A17" w:rsidR="00F17A1F" w:rsidRPr="00220C73" w:rsidRDefault="00F17A1F" w:rsidP="00F17A1F">
      <w:pPr>
        <w:pStyle w:val="Caption"/>
        <w:rPr>
          <w:rFonts w:ascii="Helvetica" w:hAnsi="Helvetica" w:cs="Helvetica"/>
          <w:sz w:val="24"/>
          <w:szCs w:val="24"/>
        </w:rPr>
      </w:pPr>
      <w:r w:rsidRPr="00220C73">
        <w:rPr>
          <w:rFonts w:ascii="Helvetica" w:hAnsi="Helvetica" w:cs="Helvetica"/>
          <w:sz w:val="24"/>
          <w:szCs w:val="24"/>
        </w:rPr>
        <w:t xml:space="preserve">Figure </w:t>
      </w:r>
      <w:r w:rsidRPr="00220C73">
        <w:rPr>
          <w:rFonts w:ascii="Helvetica" w:hAnsi="Helvetica" w:cs="Helvetica"/>
          <w:sz w:val="24"/>
          <w:szCs w:val="24"/>
        </w:rPr>
        <w:fldChar w:fldCharType="begin"/>
      </w:r>
      <w:r w:rsidRPr="00220C73">
        <w:rPr>
          <w:rFonts w:ascii="Helvetica" w:hAnsi="Helvetica" w:cs="Helvetica"/>
          <w:sz w:val="24"/>
          <w:szCs w:val="24"/>
        </w:rPr>
        <w:instrText xml:space="preserve"> SEQ Figure \* ARABIC </w:instrText>
      </w:r>
      <w:r w:rsidRPr="00220C73">
        <w:rPr>
          <w:rFonts w:ascii="Helvetica" w:hAnsi="Helvetica" w:cs="Helvetica"/>
          <w:sz w:val="24"/>
          <w:szCs w:val="24"/>
        </w:rPr>
        <w:fldChar w:fldCharType="separate"/>
      </w:r>
      <w:r w:rsidR="002020E2">
        <w:rPr>
          <w:rFonts w:ascii="Helvetica" w:hAnsi="Helvetica" w:cs="Helvetica"/>
          <w:noProof/>
          <w:sz w:val="24"/>
          <w:szCs w:val="24"/>
        </w:rPr>
        <w:t>9</w:t>
      </w:r>
      <w:r w:rsidRPr="00220C73">
        <w:rPr>
          <w:rFonts w:ascii="Helvetica" w:hAnsi="Helvetica" w:cs="Helvetica"/>
          <w:sz w:val="24"/>
          <w:szCs w:val="24"/>
        </w:rPr>
        <w:fldChar w:fldCharType="end"/>
      </w:r>
      <w:r w:rsidRPr="00220C73">
        <w:rPr>
          <w:rFonts w:ascii="Helvetica" w:hAnsi="Helvetica" w:cs="Helvetica"/>
          <w:sz w:val="24"/>
          <w:szCs w:val="24"/>
        </w:rPr>
        <w:t xml:space="preserve"> </w:t>
      </w:r>
      <w:r w:rsidR="00236307" w:rsidRPr="00220C73">
        <w:rPr>
          <w:rFonts w:ascii="Helvetica" w:hAnsi="Helvetica" w:cs="Helvetica"/>
          <w:sz w:val="24"/>
          <w:szCs w:val="24"/>
        </w:rPr>
        <w:t>Stabilization</w:t>
      </w:r>
      <w:r w:rsidRPr="00220C73">
        <w:rPr>
          <w:rFonts w:ascii="Helvetica" w:hAnsi="Helvetica" w:cs="Helvetica"/>
          <w:sz w:val="24"/>
          <w:szCs w:val="24"/>
        </w:rPr>
        <w:t xml:space="preserve"> of Iterations of mean and std. after burn-in periods for toilet</w:t>
      </w:r>
    </w:p>
    <w:p w14:paraId="32980052" w14:textId="77777777" w:rsidR="00F17A1F" w:rsidRPr="00220C73" w:rsidRDefault="00F17A1F" w:rsidP="00600D07">
      <w:pPr>
        <w:rPr>
          <w:rFonts w:ascii="Helvetica" w:hAnsi="Helvetica" w:cs="Helvetica"/>
          <w:sz w:val="24"/>
          <w:szCs w:val="24"/>
        </w:rPr>
      </w:pPr>
      <w:r w:rsidRPr="00220C73">
        <w:rPr>
          <w:rFonts w:ascii="Helvetica" w:hAnsi="Helvetica" w:cs="Helvetica"/>
          <w:noProof/>
          <w:sz w:val="24"/>
          <w:szCs w:val="24"/>
        </w:rPr>
        <w:lastRenderedPageBreak/>
        <w:drawing>
          <wp:inline distT="0" distB="0" distL="0" distR="0" wp14:anchorId="17CC1E1C" wp14:editId="409199AB">
            <wp:extent cx="5029200" cy="3657600"/>
            <wp:effectExtent l="0" t="0" r="0"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029200" cy="3657600"/>
                    </a:xfrm>
                    <a:prstGeom prst="rect">
                      <a:avLst/>
                    </a:prstGeom>
                  </pic:spPr>
                </pic:pic>
              </a:graphicData>
            </a:graphic>
          </wp:inline>
        </w:drawing>
      </w:r>
    </w:p>
    <w:p w14:paraId="067B1FFF" w14:textId="32846F51" w:rsidR="00F17A1F" w:rsidRPr="00220C73" w:rsidRDefault="00F17A1F" w:rsidP="00F17A1F">
      <w:pPr>
        <w:pStyle w:val="Caption"/>
        <w:rPr>
          <w:rFonts w:ascii="Helvetica" w:hAnsi="Helvetica" w:cs="Helvetica"/>
          <w:sz w:val="24"/>
          <w:szCs w:val="24"/>
        </w:rPr>
      </w:pPr>
      <w:r w:rsidRPr="00220C73">
        <w:rPr>
          <w:rFonts w:ascii="Helvetica" w:hAnsi="Helvetica" w:cs="Helvetica"/>
          <w:sz w:val="24"/>
          <w:szCs w:val="24"/>
        </w:rPr>
        <w:t xml:space="preserve">Figure </w:t>
      </w:r>
      <w:r w:rsidRPr="00220C73">
        <w:rPr>
          <w:rFonts w:ascii="Helvetica" w:hAnsi="Helvetica" w:cs="Helvetica"/>
          <w:sz w:val="24"/>
          <w:szCs w:val="24"/>
        </w:rPr>
        <w:fldChar w:fldCharType="begin"/>
      </w:r>
      <w:r w:rsidRPr="00220C73">
        <w:rPr>
          <w:rFonts w:ascii="Helvetica" w:hAnsi="Helvetica" w:cs="Helvetica"/>
          <w:sz w:val="24"/>
          <w:szCs w:val="24"/>
        </w:rPr>
        <w:instrText xml:space="preserve"> SEQ Figure \* ARABIC </w:instrText>
      </w:r>
      <w:r w:rsidRPr="00220C73">
        <w:rPr>
          <w:rFonts w:ascii="Helvetica" w:hAnsi="Helvetica" w:cs="Helvetica"/>
          <w:sz w:val="24"/>
          <w:szCs w:val="24"/>
        </w:rPr>
        <w:fldChar w:fldCharType="separate"/>
      </w:r>
      <w:r w:rsidR="002020E2">
        <w:rPr>
          <w:rFonts w:ascii="Helvetica" w:hAnsi="Helvetica" w:cs="Helvetica"/>
          <w:noProof/>
          <w:sz w:val="24"/>
          <w:szCs w:val="24"/>
        </w:rPr>
        <w:t>10</w:t>
      </w:r>
      <w:r w:rsidRPr="00220C73">
        <w:rPr>
          <w:rFonts w:ascii="Helvetica" w:hAnsi="Helvetica" w:cs="Helvetica"/>
          <w:sz w:val="24"/>
          <w:szCs w:val="24"/>
        </w:rPr>
        <w:fldChar w:fldCharType="end"/>
      </w:r>
      <w:r w:rsidRPr="00220C73">
        <w:rPr>
          <w:rFonts w:ascii="Helvetica" w:hAnsi="Helvetica" w:cs="Helvetica"/>
          <w:sz w:val="24"/>
          <w:szCs w:val="24"/>
        </w:rPr>
        <w:t xml:space="preserve"> </w:t>
      </w:r>
      <w:r w:rsidR="00236307" w:rsidRPr="00220C73">
        <w:rPr>
          <w:rFonts w:ascii="Helvetica" w:hAnsi="Helvetica" w:cs="Helvetica"/>
          <w:sz w:val="24"/>
          <w:szCs w:val="24"/>
        </w:rPr>
        <w:t>Stabilization</w:t>
      </w:r>
      <w:r w:rsidRPr="00220C73">
        <w:rPr>
          <w:rFonts w:ascii="Helvetica" w:hAnsi="Helvetica" w:cs="Helvetica"/>
          <w:sz w:val="24"/>
          <w:szCs w:val="24"/>
        </w:rPr>
        <w:t xml:space="preserve"> of Iterations of mean and std. after burn-in periods for water</w:t>
      </w:r>
    </w:p>
    <w:p w14:paraId="26C6BB22" w14:textId="77777777" w:rsidR="00F17A1F" w:rsidRPr="00220C73" w:rsidRDefault="00F17A1F" w:rsidP="0054118B">
      <w:pPr>
        <w:pStyle w:val="Heading1"/>
        <w:rPr>
          <w:rFonts w:ascii="Helvetica" w:hAnsi="Helvetica" w:cs="Helvetica"/>
          <w:sz w:val="24"/>
          <w:szCs w:val="24"/>
        </w:rPr>
      </w:pPr>
    </w:p>
    <w:p w14:paraId="48D0CFA8" w14:textId="77777777" w:rsidR="00F17A1F" w:rsidRPr="00220C73" w:rsidRDefault="00F17A1F" w:rsidP="0054118B">
      <w:pPr>
        <w:pStyle w:val="Heading1"/>
        <w:rPr>
          <w:rFonts w:ascii="Helvetica" w:hAnsi="Helvetica" w:cs="Helvetica"/>
          <w:sz w:val="24"/>
          <w:szCs w:val="24"/>
        </w:rPr>
      </w:pPr>
    </w:p>
    <w:p w14:paraId="6071AB29" w14:textId="77777777" w:rsidR="00F17A1F" w:rsidRPr="00220C73" w:rsidRDefault="00F17A1F" w:rsidP="0054118B">
      <w:pPr>
        <w:pStyle w:val="Heading1"/>
        <w:rPr>
          <w:rFonts w:ascii="Helvetica" w:hAnsi="Helvetica" w:cs="Helvetica"/>
          <w:sz w:val="24"/>
          <w:szCs w:val="24"/>
        </w:rPr>
      </w:pPr>
    </w:p>
    <w:p w14:paraId="7D1EDD02" w14:textId="77777777" w:rsidR="00F17A1F" w:rsidRPr="00220C73" w:rsidRDefault="00F17A1F" w:rsidP="0054118B">
      <w:pPr>
        <w:pStyle w:val="Heading1"/>
        <w:rPr>
          <w:rFonts w:ascii="Helvetica" w:hAnsi="Helvetica" w:cs="Helvetica"/>
          <w:sz w:val="24"/>
          <w:szCs w:val="24"/>
        </w:rPr>
      </w:pPr>
    </w:p>
    <w:p w14:paraId="5010D009" w14:textId="77777777" w:rsidR="00F17A1F" w:rsidRPr="00220C73" w:rsidRDefault="00F17A1F" w:rsidP="0054118B">
      <w:pPr>
        <w:pStyle w:val="Heading1"/>
        <w:rPr>
          <w:rFonts w:ascii="Helvetica" w:hAnsi="Helvetica" w:cs="Helvetica"/>
          <w:sz w:val="24"/>
          <w:szCs w:val="24"/>
        </w:rPr>
      </w:pPr>
    </w:p>
    <w:p w14:paraId="01247FA2" w14:textId="77777777" w:rsidR="00F17A1F" w:rsidRPr="00220C73" w:rsidRDefault="00F17A1F" w:rsidP="0054118B">
      <w:pPr>
        <w:pStyle w:val="Heading1"/>
        <w:rPr>
          <w:rFonts w:ascii="Helvetica" w:hAnsi="Helvetica" w:cs="Helvetica"/>
          <w:sz w:val="24"/>
          <w:szCs w:val="24"/>
        </w:rPr>
      </w:pPr>
    </w:p>
    <w:p w14:paraId="5224623B" w14:textId="039F54E3" w:rsidR="00F17A1F" w:rsidRPr="00220C73" w:rsidRDefault="00F17A1F" w:rsidP="0054118B">
      <w:pPr>
        <w:pStyle w:val="Heading1"/>
        <w:rPr>
          <w:rFonts w:ascii="Helvetica" w:hAnsi="Helvetica" w:cs="Helvetica"/>
          <w:sz w:val="24"/>
          <w:szCs w:val="24"/>
        </w:rPr>
      </w:pPr>
    </w:p>
    <w:p w14:paraId="128830C8" w14:textId="0DC4117F" w:rsidR="00F17A1F" w:rsidRPr="00220C73" w:rsidRDefault="00F17A1F" w:rsidP="00F17A1F">
      <w:pPr>
        <w:rPr>
          <w:rFonts w:ascii="Helvetica" w:hAnsi="Helvetica" w:cs="Helvetica"/>
          <w:sz w:val="24"/>
          <w:szCs w:val="24"/>
        </w:rPr>
      </w:pPr>
    </w:p>
    <w:p w14:paraId="35DFE863" w14:textId="69E30118" w:rsidR="00F17A1F" w:rsidRPr="00220C73" w:rsidRDefault="00F17A1F" w:rsidP="00F17A1F">
      <w:pPr>
        <w:rPr>
          <w:rFonts w:ascii="Helvetica" w:hAnsi="Helvetica" w:cs="Helvetica"/>
          <w:sz w:val="24"/>
          <w:szCs w:val="24"/>
        </w:rPr>
      </w:pPr>
    </w:p>
    <w:p w14:paraId="60030F1D" w14:textId="7067AE83" w:rsidR="00F17A1F" w:rsidRPr="00220C73" w:rsidRDefault="00F17A1F" w:rsidP="00F17A1F">
      <w:pPr>
        <w:rPr>
          <w:rFonts w:ascii="Helvetica" w:hAnsi="Helvetica" w:cs="Helvetica"/>
          <w:sz w:val="24"/>
          <w:szCs w:val="24"/>
        </w:rPr>
      </w:pPr>
    </w:p>
    <w:p w14:paraId="549ED5C5" w14:textId="6C7BBBE8" w:rsidR="00F17A1F" w:rsidRPr="00220C73" w:rsidRDefault="00F17A1F" w:rsidP="00F17A1F">
      <w:pPr>
        <w:rPr>
          <w:rFonts w:ascii="Helvetica" w:hAnsi="Helvetica" w:cs="Helvetica"/>
          <w:sz w:val="24"/>
          <w:szCs w:val="24"/>
        </w:rPr>
      </w:pPr>
    </w:p>
    <w:p w14:paraId="61E4AF36" w14:textId="77777777" w:rsidR="00F17A1F" w:rsidRPr="00220C73" w:rsidRDefault="00F17A1F" w:rsidP="00F17A1F">
      <w:pPr>
        <w:rPr>
          <w:rFonts w:ascii="Helvetica" w:hAnsi="Helvetica" w:cs="Helvetica"/>
          <w:sz w:val="24"/>
          <w:szCs w:val="24"/>
        </w:rPr>
      </w:pPr>
    </w:p>
    <w:p w14:paraId="27F5797A" w14:textId="0F41FBBD" w:rsidR="00236307" w:rsidRPr="00220C73" w:rsidRDefault="00236307" w:rsidP="0054118B">
      <w:pPr>
        <w:pStyle w:val="Heading1"/>
        <w:rPr>
          <w:rFonts w:ascii="Helvetica" w:hAnsi="Helvetica" w:cs="Helvetica"/>
          <w:sz w:val="24"/>
          <w:szCs w:val="24"/>
        </w:rPr>
      </w:pPr>
    </w:p>
    <w:p w14:paraId="716340E6" w14:textId="77777777" w:rsidR="00236307" w:rsidRPr="00220C73" w:rsidRDefault="00236307" w:rsidP="00236307">
      <w:pPr>
        <w:rPr>
          <w:rFonts w:ascii="Helvetica" w:hAnsi="Helvetica" w:cs="Helvetica"/>
          <w:sz w:val="24"/>
          <w:szCs w:val="24"/>
        </w:rPr>
      </w:pPr>
    </w:p>
    <w:p w14:paraId="5EF1F65D" w14:textId="06989E17" w:rsidR="0054118B" w:rsidRPr="00220C73" w:rsidRDefault="0054118B" w:rsidP="0054118B">
      <w:pPr>
        <w:pStyle w:val="Heading1"/>
        <w:rPr>
          <w:rFonts w:ascii="Helvetica" w:hAnsi="Helvetica" w:cs="Helvetica"/>
          <w:sz w:val="24"/>
          <w:szCs w:val="24"/>
        </w:rPr>
      </w:pPr>
      <w:bookmarkStart w:id="221" w:name="_Toc131406734"/>
      <w:r w:rsidRPr="00220C73">
        <w:rPr>
          <w:rFonts w:ascii="Helvetica" w:hAnsi="Helvetica" w:cs="Helvetica"/>
          <w:sz w:val="24"/>
          <w:szCs w:val="24"/>
        </w:rPr>
        <w:lastRenderedPageBreak/>
        <w:t>Data Citation</w:t>
      </w:r>
      <w:bookmarkEnd w:id="221"/>
    </w:p>
    <w:p w14:paraId="480FA1C6" w14:textId="443C87D3" w:rsidR="0054118B" w:rsidRPr="00220C73" w:rsidRDefault="0054118B" w:rsidP="0054118B">
      <w:pPr>
        <w:pStyle w:val="Heading1"/>
        <w:rPr>
          <w:rFonts w:ascii="Helvetica" w:hAnsi="Helvetica" w:cs="Helvetica"/>
          <w:sz w:val="24"/>
          <w:szCs w:val="24"/>
        </w:rPr>
      </w:pPr>
      <w:bookmarkStart w:id="222" w:name="_Toc131406735"/>
      <w:r w:rsidRPr="00220C73">
        <w:rPr>
          <w:rFonts w:ascii="Helvetica" w:hAnsi="Helvetica" w:cs="Helvetica"/>
          <w:sz w:val="24"/>
          <w:szCs w:val="24"/>
        </w:rPr>
        <w:t>Bibliography</w:t>
      </w:r>
      <w:bookmarkEnd w:id="222"/>
    </w:p>
    <w:p w14:paraId="61338C42" w14:textId="4C239CB0" w:rsidR="0054118B" w:rsidRPr="00220C73" w:rsidRDefault="0054118B" w:rsidP="0054118B">
      <w:pPr>
        <w:rPr>
          <w:rFonts w:ascii="Helvetica" w:hAnsi="Helvetica" w:cs="Helvetica"/>
          <w:sz w:val="24"/>
          <w:szCs w:val="24"/>
        </w:rPr>
      </w:pPr>
    </w:p>
    <w:p w14:paraId="6241A0FD"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fldChar w:fldCharType="begin"/>
      </w:r>
      <w:r w:rsidRPr="00220C73">
        <w:rPr>
          <w:rFonts w:ascii="Helvetica" w:hAnsi="Helvetica" w:cs="Helvetica"/>
          <w:sz w:val="24"/>
          <w:szCs w:val="24"/>
        </w:rPr>
        <w:instrText xml:space="preserve"> ADDIN ZOTERO_BIBL {"uncited":[],"omitted":[],"custom":[]} CSL_BIBLIOGRAPHY </w:instrText>
      </w:r>
      <w:r w:rsidRPr="00220C73">
        <w:rPr>
          <w:rFonts w:ascii="Helvetica" w:hAnsi="Helvetica" w:cs="Helvetica"/>
          <w:sz w:val="24"/>
          <w:szCs w:val="24"/>
        </w:rPr>
        <w:fldChar w:fldCharType="separate"/>
      </w:r>
      <w:r w:rsidRPr="00220C73">
        <w:rPr>
          <w:rFonts w:ascii="Helvetica" w:hAnsi="Helvetica" w:cs="Helvetica"/>
          <w:sz w:val="24"/>
          <w:szCs w:val="24"/>
        </w:rPr>
        <w:t xml:space="preserve">Aassve, A., Mazzuco, S. and Mencarini, L. (2005) ‘Childbearing and well-being: a comparative analysis of European welfare regimes’, </w:t>
      </w:r>
      <w:r w:rsidRPr="00220C73">
        <w:rPr>
          <w:rFonts w:ascii="Helvetica" w:hAnsi="Helvetica" w:cs="Helvetica"/>
          <w:i/>
          <w:iCs/>
          <w:sz w:val="24"/>
          <w:szCs w:val="24"/>
        </w:rPr>
        <w:t>Journal of European Social Policy</w:t>
      </w:r>
      <w:r w:rsidRPr="00220C73">
        <w:rPr>
          <w:rFonts w:ascii="Helvetica" w:hAnsi="Helvetica" w:cs="Helvetica"/>
          <w:sz w:val="24"/>
          <w:szCs w:val="24"/>
        </w:rPr>
        <w:t>, 15(4), pp. 283–299. Available at: https://doi.org/10.1177/0958928705057262.</w:t>
      </w:r>
    </w:p>
    <w:p w14:paraId="0AC9E374"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Anders, J. (2017) ‘The influence of socioeconomic status on changes in young people’s expectations of applying to university’, </w:t>
      </w:r>
      <w:r w:rsidRPr="00220C73">
        <w:rPr>
          <w:rFonts w:ascii="Helvetica" w:hAnsi="Helvetica" w:cs="Helvetica"/>
          <w:i/>
          <w:iCs/>
          <w:sz w:val="24"/>
          <w:szCs w:val="24"/>
        </w:rPr>
        <w:t>Oxford Review of Education</w:t>
      </w:r>
      <w:r w:rsidRPr="00220C73">
        <w:rPr>
          <w:rFonts w:ascii="Helvetica" w:hAnsi="Helvetica" w:cs="Helvetica"/>
          <w:sz w:val="24"/>
          <w:szCs w:val="24"/>
        </w:rPr>
        <w:t>, 43(4), pp. 381–401. Available at: https://doi.org/10.1080/03054985.2017.1329722.</w:t>
      </w:r>
    </w:p>
    <w:p w14:paraId="7E278EF0"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Anders, J. and Dorsett, R. (2017) ‘What young English people do once they reach school-leaving age: A cross-cohort comparison for the last 30 years’, </w:t>
      </w:r>
      <w:r w:rsidRPr="00220C73">
        <w:rPr>
          <w:rFonts w:ascii="Helvetica" w:hAnsi="Helvetica" w:cs="Helvetica"/>
          <w:i/>
          <w:iCs/>
          <w:sz w:val="24"/>
          <w:szCs w:val="24"/>
        </w:rPr>
        <w:t>Longitudinal and Life Course Studies</w:t>
      </w:r>
      <w:r w:rsidRPr="00220C73">
        <w:rPr>
          <w:rFonts w:ascii="Helvetica" w:hAnsi="Helvetica" w:cs="Helvetica"/>
          <w:sz w:val="24"/>
          <w:szCs w:val="24"/>
        </w:rPr>
        <w:t>, 8(1). Available at: https://doi.org/10.14301/llcs.v8i1.399.</w:t>
      </w:r>
    </w:p>
    <w:p w14:paraId="4EA37710"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‘Annual report for the 1911 of the registrar-general’ (1913), 182(4708), pp. 1491–1492. Available at: https://doi.org/10.1016/S0140-6736(01)78008-7.</w:t>
      </w:r>
    </w:p>
    <w:p w14:paraId="701B6D9D"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Baker, W. </w:t>
      </w:r>
      <w:r w:rsidRPr="00220C73">
        <w:rPr>
          <w:rFonts w:ascii="Helvetica" w:hAnsi="Helvetica" w:cs="Helvetica"/>
          <w:i/>
          <w:iCs/>
          <w:sz w:val="24"/>
          <w:szCs w:val="24"/>
        </w:rPr>
        <w:t>et al.</w:t>
      </w:r>
      <w:r w:rsidRPr="00220C73">
        <w:rPr>
          <w:rFonts w:ascii="Helvetica" w:hAnsi="Helvetica" w:cs="Helvetica"/>
          <w:sz w:val="24"/>
          <w:szCs w:val="24"/>
        </w:rPr>
        <w:t xml:space="preserve"> (2014) ‘Aspirations, education and inequality in England: insights from the Effective Provision of Pre-school, Primary and Secondary Education Project’, </w:t>
      </w:r>
      <w:r w:rsidRPr="00220C73">
        <w:rPr>
          <w:rFonts w:ascii="Helvetica" w:hAnsi="Helvetica" w:cs="Helvetica"/>
          <w:i/>
          <w:iCs/>
          <w:sz w:val="24"/>
          <w:szCs w:val="24"/>
        </w:rPr>
        <w:t>Oxford Review of Education</w:t>
      </w:r>
      <w:r w:rsidRPr="00220C73">
        <w:rPr>
          <w:rFonts w:ascii="Helvetica" w:hAnsi="Helvetica" w:cs="Helvetica"/>
          <w:sz w:val="24"/>
          <w:szCs w:val="24"/>
        </w:rPr>
        <w:t>, 40(5), pp. 525–542. Available at: https://doi.org/10.1080/03054985.2014.953921.</w:t>
      </w:r>
    </w:p>
    <w:p w14:paraId="674900D7"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Beck, U. (2002) </w:t>
      </w:r>
      <w:r w:rsidRPr="00220C73">
        <w:rPr>
          <w:rFonts w:ascii="Helvetica" w:hAnsi="Helvetica" w:cs="Helvetica"/>
          <w:i/>
          <w:iCs/>
          <w:sz w:val="24"/>
          <w:szCs w:val="24"/>
        </w:rPr>
        <w:t>Individualisation: Institutionalized Individualism and its Social and Political Consequences</w:t>
      </w:r>
      <w:r w:rsidRPr="00220C73">
        <w:rPr>
          <w:rFonts w:ascii="Helvetica" w:hAnsi="Helvetica" w:cs="Helvetica"/>
          <w:sz w:val="24"/>
          <w:szCs w:val="24"/>
        </w:rPr>
        <w:t>. SAGE Publications.</w:t>
      </w:r>
    </w:p>
    <w:p w14:paraId="76B22C04"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Beck, U. (2014) </w:t>
      </w:r>
      <w:r w:rsidRPr="00220C73">
        <w:rPr>
          <w:rFonts w:ascii="Helvetica" w:hAnsi="Helvetica" w:cs="Helvetica"/>
          <w:i/>
          <w:iCs/>
          <w:sz w:val="24"/>
          <w:szCs w:val="24"/>
        </w:rPr>
        <w:t>The brave new world of work</w:t>
      </w:r>
      <w:r w:rsidRPr="00220C73">
        <w:rPr>
          <w:rFonts w:ascii="Helvetica" w:hAnsi="Helvetica" w:cs="Helvetica"/>
          <w:sz w:val="24"/>
          <w:szCs w:val="24"/>
        </w:rPr>
        <w:t>. John Wiley &amp; Sons.</w:t>
      </w:r>
    </w:p>
    <w:p w14:paraId="2C4F9595"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Beck, U., Giddens, A. and Lash, S. (1994) </w:t>
      </w:r>
      <w:r w:rsidRPr="00220C73">
        <w:rPr>
          <w:rFonts w:ascii="Helvetica" w:hAnsi="Helvetica" w:cs="Helvetica"/>
          <w:i/>
          <w:iCs/>
          <w:sz w:val="24"/>
          <w:szCs w:val="24"/>
        </w:rPr>
        <w:t>Reflexive modernization: Politics, tradition and aesthetics in the modern social order</w:t>
      </w:r>
      <w:r w:rsidRPr="00220C73">
        <w:rPr>
          <w:rFonts w:ascii="Helvetica" w:hAnsi="Helvetica" w:cs="Helvetica"/>
          <w:sz w:val="24"/>
          <w:szCs w:val="24"/>
        </w:rPr>
        <w:t>. Stanford University Press.</w:t>
      </w:r>
    </w:p>
    <w:p w14:paraId="042A3FFC"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Bell, D.N.F. and Blanchflower, D.G. (2010) ‘Youth Unemployment: Déjà Vu?’, </w:t>
      </w:r>
      <w:r w:rsidRPr="00220C73">
        <w:rPr>
          <w:rFonts w:ascii="Helvetica" w:hAnsi="Helvetica" w:cs="Helvetica"/>
          <w:i/>
          <w:iCs/>
          <w:sz w:val="24"/>
          <w:szCs w:val="24"/>
        </w:rPr>
        <w:t>SSRN Electronic Journal</w:t>
      </w:r>
      <w:r w:rsidRPr="00220C73">
        <w:rPr>
          <w:rFonts w:ascii="Helvetica" w:hAnsi="Helvetica" w:cs="Helvetica"/>
          <w:sz w:val="24"/>
          <w:szCs w:val="24"/>
        </w:rPr>
        <w:t xml:space="preserve"> [Preprint]. Available at: https://doi.org/10.2139/ssrn.1545132.</w:t>
      </w:r>
    </w:p>
    <w:p w14:paraId="63E56BA1"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Bergman, M.M. and Joye, D. (2001) ‘Comparing Social Stratification Schemas: CAMSIS, CSP-CH, Goldthorpe, ISCO-88, Treiman, and Wright’, </w:t>
      </w:r>
      <w:r w:rsidRPr="00220C73">
        <w:rPr>
          <w:rFonts w:ascii="Helvetica" w:hAnsi="Helvetica" w:cs="Helvetica"/>
          <w:i/>
          <w:iCs/>
          <w:sz w:val="24"/>
          <w:szCs w:val="24"/>
        </w:rPr>
        <w:t>Cambridge studies in Social research</w:t>
      </w:r>
      <w:r w:rsidRPr="00220C73">
        <w:rPr>
          <w:rFonts w:ascii="Helvetica" w:hAnsi="Helvetica" w:cs="Helvetica"/>
          <w:sz w:val="24"/>
          <w:szCs w:val="24"/>
        </w:rPr>
        <w:t>, p. 53.</w:t>
      </w:r>
    </w:p>
    <w:p w14:paraId="735EEB75"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Bernardi, L., Huinink, J. and Settersten, R.A. (2019) ‘The life course cube: A tool for studying lives’, </w:t>
      </w:r>
      <w:r w:rsidRPr="00220C73">
        <w:rPr>
          <w:rFonts w:ascii="Helvetica" w:hAnsi="Helvetica" w:cs="Helvetica"/>
          <w:i/>
          <w:iCs/>
          <w:sz w:val="24"/>
          <w:szCs w:val="24"/>
        </w:rPr>
        <w:t>Advances in Life Course Research</w:t>
      </w:r>
      <w:r w:rsidRPr="00220C73">
        <w:rPr>
          <w:rFonts w:ascii="Helvetica" w:hAnsi="Helvetica" w:cs="Helvetica"/>
          <w:sz w:val="24"/>
          <w:szCs w:val="24"/>
        </w:rPr>
        <w:t>, 41, p. 100258. Available at: https://doi.org/10.1016/j.alcr.2018.11.004.</w:t>
      </w:r>
    </w:p>
    <w:p w14:paraId="1B7BDDE5"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Berrington, A. and Diamond, I. (2000) ‘Marriage or cohabitation: a competing risks analysis of first-partnership formation among the 1958 British birth cohort’, </w:t>
      </w:r>
      <w:r w:rsidRPr="00220C73">
        <w:rPr>
          <w:rFonts w:ascii="Helvetica" w:hAnsi="Helvetica" w:cs="Helvetica"/>
          <w:i/>
          <w:iCs/>
          <w:sz w:val="24"/>
          <w:szCs w:val="24"/>
        </w:rPr>
        <w:t>Journal of the Royal Statistical Society: Series A (Statistics in Society)</w:t>
      </w:r>
      <w:r w:rsidRPr="00220C73">
        <w:rPr>
          <w:rFonts w:ascii="Helvetica" w:hAnsi="Helvetica" w:cs="Helvetica"/>
          <w:sz w:val="24"/>
          <w:szCs w:val="24"/>
        </w:rPr>
        <w:t>, 163(2), pp. 127–151. Available at: https://doi.org/10.1111/1467-985X.00162.</w:t>
      </w:r>
    </w:p>
    <w:p w14:paraId="79FC4D5D"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Berrington, A., Roberts, S. and Tammes, P. (2016) ‘Educational aspirations among UK Young Teenagers: Exploring the role of gender, class and ethnicity’, </w:t>
      </w:r>
      <w:r w:rsidRPr="00220C73">
        <w:rPr>
          <w:rFonts w:ascii="Helvetica" w:hAnsi="Helvetica" w:cs="Helvetica"/>
          <w:i/>
          <w:iCs/>
          <w:sz w:val="24"/>
          <w:szCs w:val="24"/>
        </w:rPr>
        <w:t xml:space="preserve">British </w:t>
      </w:r>
      <w:r w:rsidRPr="00220C73">
        <w:rPr>
          <w:rFonts w:ascii="Helvetica" w:hAnsi="Helvetica" w:cs="Helvetica"/>
          <w:i/>
          <w:iCs/>
          <w:sz w:val="24"/>
          <w:szCs w:val="24"/>
        </w:rPr>
        <w:lastRenderedPageBreak/>
        <w:t>Educational Research Journal</w:t>
      </w:r>
      <w:r w:rsidRPr="00220C73">
        <w:rPr>
          <w:rFonts w:ascii="Helvetica" w:hAnsi="Helvetica" w:cs="Helvetica"/>
          <w:sz w:val="24"/>
          <w:szCs w:val="24"/>
        </w:rPr>
        <w:t>, 42(5), pp. 729–755. Available at: https://doi.org/10.1002/berj.3235.</w:t>
      </w:r>
    </w:p>
    <w:p w14:paraId="5F30EB4F"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Biggart, A. and Furlong, A. (1996) ‘Educating “Discouraged Workers”: cultural diversity in the upper secondary school’, </w:t>
      </w:r>
      <w:r w:rsidRPr="00220C73">
        <w:rPr>
          <w:rFonts w:ascii="Helvetica" w:hAnsi="Helvetica" w:cs="Helvetica"/>
          <w:i/>
          <w:iCs/>
          <w:sz w:val="24"/>
          <w:szCs w:val="24"/>
        </w:rPr>
        <w:t>British Journal of Sociology of Education</w:t>
      </w:r>
      <w:r w:rsidRPr="00220C73">
        <w:rPr>
          <w:rFonts w:ascii="Helvetica" w:hAnsi="Helvetica" w:cs="Helvetica"/>
          <w:sz w:val="24"/>
          <w:szCs w:val="24"/>
        </w:rPr>
        <w:t>, 17(3), pp. 253–266. Available at: https://doi.org/10.1080/0142569960170301.</w:t>
      </w:r>
    </w:p>
    <w:p w14:paraId="72C01FB8"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Bills, D.B. (ed.) (2005) </w:t>
      </w:r>
      <w:r w:rsidRPr="00220C73">
        <w:rPr>
          <w:rFonts w:ascii="Helvetica" w:hAnsi="Helvetica" w:cs="Helvetica"/>
          <w:i/>
          <w:iCs/>
          <w:sz w:val="24"/>
          <w:szCs w:val="24"/>
        </w:rPr>
        <w:t>The shape of social inequality: stratification and ethnicity in comparative perspective</w:t>
      </w:r>
      <w:r w:rsidRPr="00220C73">
        <w:rPr>
          <w:rFonts w:ascii="Helvetica" w:hAnsi="Helvetica" w:cs="Helvetica"/>
          <w:sz w:val="24"/>
          <w:szCs w:val="24"/>
        </w:rPr>
        <w:t>. Amsterdam: Elsevier JAI (Research in social stratification and mobility, 22).</w:t>
      </w:r>
    </w:p>
    <w:p w14:paraId="4F8DD6DF"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Blanchflower, D. and Lynch, L. (1992) </w:t>
      </w:r>
      <w:r w:rsidRPr="00220C73">
        <w:rPr>
          <w:rFonts w:ascii="Helvetica" w:hAnsi="Helvetica" w:cs="Helvetica"/>
          <w:i/>
          <w:iCs/>
          <w:sz w:val="24"/>
          <w:szCs w:val="24"/>
        </w:rPr>
        <w:t>Training at Work: A Comparison of U.S. and British Youths</w:t>
      </w:r>
      <w:r w:rsidRPr="00220C73">
        <w:rPr>
          <w:rFonts w:ascii="Helvetica" w:hAnsi="Helvetica" w:cs="Helvetica"/>
          <w:sz w:val="24"/>
          <w:szCs w:val="24"/>
        </w:rPr>
        <w:t>. w4037. Cambridge, MA: National Bureau of Economic Research, p. w4037. Available at: https://doi.org/10.3386/w4037.</w:t>
      </w:r>
    </w:p>
    <w:p w14:paraId="0F78FAC3"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Blanden, J. and Machin, S. (2004) ‘Educational Inequality and the Expansion of UK Higher Education’, </w:t>
      </w:r>
      <w:r w:rsidRPr="00220C73">
        <w:rPr>
          <w:rFonts w:ascii="Helvetica" w:hAnsi="Helvetica" w:cs="Helvetica"/>
          <w:i/>
          <w:iCs/>
          <w:sz w:val="24"/>
          <w:szCs w:val="24"/>
        </w:rPr>
        <w:t>Scottish Journal of Political Economy</w:t>
      </w:r>
      <w:r w:rsidRPr="00220C73">
        <w:rPr>
          <w:rFonts w:ascii="Helvetica" w:hAnsi="Helvetica" w:cs="Helvetica"/>
          <w:sz w:val="24"/>
          <w:szCs w:val="24"/>
        </w:rPr>
        <w:t>, 51(2), pp. 230–249. Available at: https://doi.org/10.1111/j.0036-9292.2004.00304.x.</w:t>
      </w:r>
    </w:p>
    <w:p w14:paraId="2F38C4D6"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Blustein, D.L. (1997) ‘The Role of Work in Adolescent Development’, </w:t>
      </w:r>
      <w:r w:rsidRPr="00220C73">
        <w:rPr>
          <w:rFonts w:ascii="Helvetica" w:hAnsi="Helvetica" w:cs="Helvetica"/>
          <w:i/>
          <w:iCs/>
          <w:sz w:val="24"/>
          <w:szCs w:val="24"/>
        </w:rPr>
        <w:t>The Career Development Quarterly</w:t>
      </w:r>
      <w:r w:rsidRPr="00220C73">
        <w:rPr>
          <w:rFonts w:ascii="Helvetica" w:hAnsi="Helvetica" w:cs="Helvetica"/>
          <w:sz w:val="24"/>
          <w:szCs w:val="24"/>
        </w:rPr>
        <w:t>, 45(4), pp. 381–389. Available at: https://doi.org/10.1002/j.2161-0045.1997.tb00541.x.</w:t>
      </w:r>
    </w:p>
    <w:p w14:paraId="2FE40FD9"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Broecke, S. and Hamed, J. (2008) ‘Gender gaps in higher education participation: An analysis of the relationship between prior attainment and young participation by gender, socio-economic class and ethnicity’, </w:t>
      </w:r>
      <w:r w:rsidRPr="00220C73">
        <w:rPr>
          <w:rFonts w:ascii="Helvetica" w:hAnsi="Helvetica" w:cs="Helvetica"/>
          <w:i/>
          <w:iCs/>
          <w:sz w:val="24"/>
          <w:szCs w:val="24"/>
        </w:rPr>
        <w:t>Department for Innovation, Universities and Skills</w:t>
      </w:r>
      <w:r w:rsidRPr="00220C73">
        <w:rPr>
          <w:rFonts w:ascii="Helvetica" w:hAnsi="Helvetica" w:cs="Helvetica"/>
          <w:sz w:val="24"/>
          <w:szCs w:val="24"/>
        </w:rPr>
        <w:t xml:space="preserve"> [Preprint].</w:t>
      </w:r>
    </w:p>
    <w:p w14:paraId="5B40C3F5"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Brückner, H. and Mayer, K.U. (2005) ‘De-Standardization of the Life Course: What it Might Mean? And if it Means Anything, Whether it Actually Took Place?’, </w:t>
      </w:r>
      <w:r w:rsidRPr="00220C73">
        <w:rPr>
          <w:rFonts w:ascii="Helvetica" w:hAnsi="Helvetica" w:cs="Helvetica"/>
          <w:i/>
          <w:iCs/>
          <w:sz w:val="24"/>
          <w:szCs w:val="24"/>
        </w:rPr>
        <w:t>Advances in Life Course Research</w:t>
      </w:r>
      <w:r w:rsidRPr="00220C73">
        <w:rPr>
          <w:rFonts w:ascii="Helvetica" w:hAnsi="Helvetica" w:cs="Helvetica"/>
          <w:sz w:val="24"/>
          <w:szCs w:val="24"/>
        </w:rPr>
        <w:t>, 9, pp. 27–53. Available at: https://doi.org/10.1016/S1040-2608(04)09002-1.</w:t>
      </w:r>
    </w:p>
    <w:p w14:paraId="5EAA7CD2"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Brunello, G. and Rocco, L. (2017) ‘The Labor Market Effects of Academic and Vocational Education over the Life Cycle: Evidence Based on a British Cohort’, </w:t>
      </w:r>
      <w:r w:rsidRPr="00220C73">
        <w:rPr>
          <w:rFonts w:ascii="Helvetica" w:hAnsi="Helvetica" w:cs="Helvetica"/>
          <w:i/>
          <w:iCs/>
          <w:sz w:val="24"/>
          <w:szCs w:val="24"/>
        </w:rPr>
        <w:t>Journal of Human Capital</w:t>
      </w:r>
      <w:r w:rsidRPr="00220C73">
        <w:rPr>
          <w:rFonts w:ascii="Helvetica" w:hAnsi="Helvetica" w:cs="Helvetica"/>
          <w:sz w:val="24"/>
          <w:szCs w:val="24"/>
        </w:rPr>
        <w:t>, 11(1), pp. 106–166. Available at: https://doi.org/10.1086/690234.</w:t>
      </w:r>
    </w:p>
    <w:p w14:paraId="4D8376EE"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Bukodi, E. </w:t>
      </w:r>
      <w:r w:rsidRPr="00220C73">
        <w:rPr>
          <w:rFonts w:ascii="Helvetica" w:hAnsi="Helvetica" w:cs="Helvetica"/>
          <w:i/>
          <w:iCs/>
          <w:sz w:val="24"/>
          <w:szCs w:val="24"/>
        </w:rPr>
        <w:t>et al.</w:t>
      </w:r>
      <w:r w:rsidRPr="00220C73">
        <w:rPr>
          <w:rFonts w:ascii="Helvetica" w:hAnsi="Helvetica" w:cs="Helvetica"/>
          <w:sz w:val="24"/>
          <w:szCs w:val="24"/>
        </w:rPr>
        <w:t xml:space="preserve"> (2014) ‘The mobility problem in Britain: new findings from the analysis of birth cohort data’, </w:t>
      </w:r>
      <w:r w:rsidRPr="00220C73">
        <w:rPr>
          <w:rFonts w:ascii="Helvetica" w:hAnsi="Helvetica" w:cs="Helvetica"/>
          <w:i/>
          <w:iCs/>
          <w:sz w:val="24"/>
          <w:szCs w:val="24"/>
        </w:rPr>
        <w:t>British Journal of Sociology</w:t>
      </w:r>
      <w:r w:rsidRPr="00220C73">
        <w:rPr>
          <w:rFonts w:ascii="Helvetica" w:hAnsi="Helvetica" w:cs="Helvetica"/>
          <w:sz w:val="24"/>
          <w:szCs w:val="24"/>
        </w:rPr>
        <w:t>, p. 25.</w:t>
      </w:r>
    </w:p>
    <w:p w14:paraId="47765EDA"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Bukodi, E., Goldthorpe, J.H. and Kuha, J. (2017) ‘The pattern of social fluidity within the British class structure: a topological model’, </w:t>
      </w:r>
      <w:r w:rsidRPr="00220C73">
        <w:rPr>
          <w:rFonts w:ascii="Helvetica" w:hAnsi="Helvetica" w:cs="Helvetica"/>
          <w:i/>
          <w:iCs/>
          <w:sz w:val="24"/>
          <w:szCs w:val="24"/>
        </w:rPr>
        <w:t>Journal of the Royal Statistical Society: Series A (Statistics in Society)</w:t>
      </w:r>
      <w:r w:rsidRPr="00220C73">
        <w:rPr>
          <w:rFonts w:ascii="Helvetica" w:hAnsi="Helvetica" w:cs="Helvetica"/>
          <w:sz w:val="24"/>
          <w:szCs w:val="24"/>
        </w:rPr>
        <w:t>, 180(3), pp. 841–862. Available at: https://doi.org/10.1111/rssa.12234.</w:t>
      </w:r>
    </w:p>
    <w:p w14:paraId="2321BB98"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Bynner, J. (1998) ‘Education and Family Components of Identity in the Transition from School to Work’, </w:t>
      </w:r>
      <w:r w:rsidRPr="00220C73">
        <w:rPr>
          <w:rFonts w:ascii="Helvetica" w:hAnsi="Helvetica" w:cs="Helvetica"/>
          <w:i/>
          <w:iCs/>
          <w:sz w:val="24"/>
          <w:szCs w:val="24"/>
        </w:rPr>
        <w:t>International Journal of Behavioral Development</w:t>
      </w:r>
      <w:r w:rsidRPr="00220C73">
        <w:rPr>
          <w:rFonts w:ascii="Helvetica" w:hAnsi="Helvetica" w:cs="Helvetica"/>
          <w:sz w:val="24"/>
          <w:szCs w:val="24"/>
        </w:rPr>
        <w:t>, 22(1), pp. 29–53. Available at: https://doi.org/10.1080/016502598384504.</w:t>
      </w:r>
    </w:p>
    <w:p w14:paraId="60268D5C"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lastRenderedPageBreak/>
        <w:t xml:space="preserve">Bynner, J. (2005) ‘Rethinking the Youth Phase of the Life-course: The Case for Emerging Adulthood?’, </w:t>
      </w:r>
      <w:r w:rsidRPr="00220C73">
        <w:rPr>
          <w:rFonts w:ascii="Helvetica" w:hAnsi="Helvetica" w:cs="Helvetica"/>
          <w:i/>
          <w:iCs/>
          <w:sz w:val="24"/>
          <w:szCs w:val="24"/>
        </w:rPr>
        <w:t>Journal of Youth Studies</w:t>
      </w:r>
      <w:r w:rsidRPr="00220C73">
        <w:rPr>
          <w:rFonts w:ascii="Helvetica" w:hAnsi="Helvetica" w:cs="Helvetica"/>
          <w:sz w:val="24"/>
          <w:szCs w:val="24"/>
        </w:rPr>
        <w:t>, 8(4), pp. 367–384. Available at: https://doi.org/10.1080/13676260500431628.</w:t>
      </w:r>
    </w:p>
    <w:p w14:paraId="4209E5C7"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Bynner, J. (2012) ‘Policy Reflections Guided by Longitudinal Study, Youth Training, Social Exclusion, and More Recently Neet’, </w:t>
      </w:r>
      <w:r w:rsidRPr="00220C73">
        <w:rPr>
          <w:rFonts w:ascii="Helvetica" w:hAnsi="Helvetica" w:cs="Helvetica"/>
          <w:i/>
          <w:iCs/>
          <w:sz w:val="24"/>
          <w:szCs w:val="24"/>
        </w:rPr>
        <w:t>British Journal of Educational Studies</w:t>
      </w:r>
      <w:r w:rsidRPr="00220C73">
        <w:rPr>
          <w:rFonts w:ascii="Helvetica" w:hAnsi="Helvetica" w:cs="Helvetica"/>
          <w:sz w:val="24"/>
          <w:szCs w:val="24"/>
        </w:rPr>
        <w:t>, 60(1), pp. 39–52. Available at: https://doi.org/10.1080/00071005.2011.650943.</w:t>
      </w:r>
    </w:p>
    <w:p w14:paraId="10C0D797"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Bynner, J. and Parsons, S. (2000) ‘Marginalization and Value Shifts under the Changing Economic Circumstances Surrounding the Transition to Work: A Comparison of Cohorts Born in 1958 and 1970’, </w:t>
      </w:r>
      <w:r w:rsidRPr="00220C73">
        <w:rPr>
          <w:rFonts w:ascii="Helvetica" w:hAnsi="Helvetica" w:cs="Helvetica"/>
          <w:i/>
          <w:iCs/>
          <w:sz w:val="24"/>
          <w:szCs w:val="24"/>
        </w:rPr>
        <w:t>Journal of Youth Studies</w:t>
      </w:r>
      <w:r w:rsidRPr="00220C73">
        <w:rPr>
          <w:rFonts w:ascii="Helvetica" w:hAnsi="Helvetica" w:cs="Helvetica"/>
          <w:sz w:val="24"/>
          <w:szCs w:val="24"/>
        </w:rPr>
        <w:t>, 3(3), pp. 237–249. Available at: https://doi.org/10.1080/713684379.</w:t>
      </w:r>
    </w:p>
    <w:p w14:paraId="511B7C98"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Bynner, J., Woods, L. and Butler, N. (2002) ‘YOUTH FACTORS AND LABOUR MARKET EXPERIENCE IN JOB SATISFACTION’, p. 21.</w:t>
      </w:r>
    </w:p>
    <w:p w14:paraId="2687AAA9"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Cebulla, A. and Tomaszewski, W. (2013) ‘The demise of certainty: shifts in aspirations and achievement at the turn of the century’, </w:t>
      </w:r>
      <w:r w:rsidRPr="00220C73">
        <w:rPr>
          <w:rFonts w:ascii="Helvetica" w:hAnsi="Helvetica" w:cs="Helvetica"/>
          <w:i/>
          <w:iCs/>
          <w:sz w:val="24"/>
          <w:szCs w:val="24"/>
        </w:rPr>
        <w:t>International Journal of Adolescence and Youth</w:t>
      </w:r>
      <w:r w:rsidRPr="00220C73">
        <w:rPr>
          <w:rFonts w:ascii="Helvetica" w:hAnsi="Helvetica" w:cs="Helvetica"/>
          <w:sz w:val="24"/>
          <w:szCs w:val="24"/>
        </w:rPr>
        <w:t>, 18(3), pp. 141–157. Available at: https://doi.org/10.1080/02673843.2013.767743.</w:t>
      </w:r>
    </w:p>
    <w:p w14:paraId="3DAAEE43"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Chevalier, A. and Lanot, G. (2001) ‘The Relative Effect of Family and Financial Characteristics on Educational Achievement’, p. 32.</w:t>
      </w:r>
    </w:p>
    <w:p w14:paraId="61834426"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Chowdry, H. </w:t>
      </w:r>
      <w:r w:rsidRPr="00220C73">
        <w:rPr>
          <w:rFonts w:ascii="Helvetica" w:hAnsi="Helvetica" w:cs="Helvetica"/>
          <w:i/>
          <w:iCs/>
          <w:sz w:val="24"/>
          <w:szCs w:val="24"/>
        </w:rPr>
        <w:t>et al.</w:t>
      </w:r>
      <w:r w:rsidRPr="00220C73">
        <w:rPr>
          <w:rFonts w:ascii="Helvetica" w:hAnsi="Helvetica" w:cs="Helvetica"/>
          <w:sz w:val="24"/>
          <w:szCs w:val="24"/>
        </w:rPr>
        <w:t xml:space="preserve"> (2013) ‘Widening participation in higher education: analysis using linked administrative data’, </w:t>
      </w:r>
      <w:r w:rsidRPr="00220C73">
        <w:rPr>
          <w:rFonts w:ascii="Helvetica" w:hAnsi="Helvetica" w:cs="Helvetica"/>
          <w:i/>
          <w:iCs/>
          <w:sz w:val="24"/>
          <w:szCs w:val="24"/>
        </w:rPr>
        <w:t>Journal of the Royal Statistical Society</w:t>
      </w:r>
      <w:r w:rsidRPr="00220C73">
        <w:rPr>
          <w:rFonts w:ascii="Helvetica" w:hAnsi="Helvetica" w:cs="Helvetica"/>
          <w:sz w:val="24"/>
          <w:szCs w:val="24"/>
        </w:rPr>
        <w:t>, 176(2), pp. 431–457. Available at: https://doi.org/10.1111/j.1467-985X.2012.01043.x.</w:t>
      </w:r>
    </w:p>
    <w:p w14:paraId="03DA4E69"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Chowdry, H., Crawford, C. and Goodman, A. (2010) ‘The role of attitudes and behaviours in explaining socioeconomic differences in attainment at age 16’, </w:t>
      </w:r>
      <w:r w:rsidRPr="00220C73">
        <w:rPr>
          <w:rFonts w:ascii="Helvetica" w:hAnsi="Helvetica" w:cs="Helvetica"/>
          <w:i/>
          <w:iCs/>
          <w:sz w:val="24"/>
          <w:szCs w:val="24"/>
        </w:rPr>
        <w:t>Longitudinal and Lifecourse Studies</w:t>
      </w:r>
      <w:r w:rsidRPr="00220C73">
        <w:rPr>
          <w:rFonts w:ascii="Helvetica" w:hAnsi="Helvetica" w:cs="Helvetica"/>
          <w:sz w:val="24"/>
          <w:szCs w:val="24"/>
        </w:rPr>
        <w:t>, 2(1), pp. 59–76. Available at: http://dx.doi.org/10.14301/llcs.v2i1.141.</w:t>
      </w:r>
    </w:p>
    <w:p w14:paraId="68FEB522"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Clarke, L. (1978) ‘The Transition for School to Work: A critical review of literature’, </w:t>
      </w:r>
      <w:r w:rsidRPr="00220C73">
        <w:rPr>
          <w:rFonts w:ascii="Helvetica" w:hAnsi="Helvetica" w:cs="Helvetica"/>
          <w:i/>
          <w:iCs/>
          <w:sz w:val="24"/>
          <w:szCs w:val="24"/>
        </w:rPr>
        <w:t>Report</w:t>
      </w:r>
      <w:r w:rsidRPr="00220C73">
        <w:rPr>
          <w:rFonts w:ascii="Helvetica" w:hAnsi="Helvetica" w:cs="Helvetica"/>
          <w:sz w:val="24"/>
          <w:szCs w:val="24"/>
        </w:rPr>
        <w:t>, 48.</w:t>
      </w:r>
    </w:p>
    <w:p w14:paraId="0E77D2E3"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Coles, B. (2005) </w:t>
      </w:r>
      <w:r w:rsidRPr="00220C73">
        <w:rPr>
          <w:rFonts w:ascii="Helvetica" w:hAnsi="Helvetica" w:cs="Helvetica"/>
          <w:i/>
          <w:iCs/>
          <w:sz w:val="24"/>
          <w:szCs w:val="24"/>
        </w:rPr>
        <w:t>Youth and social policy: Youth citizenship and young careers</w:t>
      </w:r>
      <w:r w:rsidRPr="00220C73">
        <w:rPr>
          <w:rFonts w:ascii="Helvetica" w:hAnsi="Helvetica" w:cs="Helvetica"/>
          <w:sz w:val="24"/>
          <w:szCs w:val="24"/>
        </w:rPr>
        <w:t>. Routledge.</w:t>
      </w:r>
    </w:p>
    <w:p w14:paraId="25E219C5"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Connelly, R. and Gayle, V. (2019) ‘An investigation of social class inequalities in general cognitive ability in two British birth cohorts’, </w:t>
      </w:r>
      <w:r w:rsidRPr="00220C73">
        <w:rPr>
          <w:rFonts w:ascii="Helvetica" w:hAnsi="Helvetica" w:cs="Helvetica"/>
          <w:i/>
          <w:iCs/>
          <w:sz w:val="24"/>
          <w:szCs w:val="24"/>
        </w:rPr>
        <w:t>British Journal of Sociology</w:t>
      </w:r>
      <w:r w:rsidRPr="00220C73">
        <w:rPr>
          <w:rFonts w:ascii="Helvetica" w:hAnsi="Helvetica" w:cs="Helvetica"/>
          <w:sz w:val="24"/>
          <w:szCs w:val="24"/>
        </w:rPr>
        <w:t>, 70(1), pp. 90–108. Available at: https://doi.org/10.1111/1468-4446.12343.</w:t>
      </w:r>
    </w:p>
    <w:p w14:paraId="6E036318"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Connelly, R., Gayle, V. and Lambert, P.S. (2016) ‘A Review of occupation-based social classifications for social survey research’, </w:t>
      </w:r>
      <w:r w:rsidRPr="00220C73">
        <w:rPr>
          <w:rFonts w:ascii="Helvetica" w:hAnsi="Helvetica" w:cs="Helvetica"/>
          <w:i/>
          <w:iCs/>
          <w:sz w:val="24"/>
          <w:szCs w:val="24"/>
        </w:rPr>
        <w:t>Methodological Innovations</w:t>
      </w:r>
      <w:r w:rsidRPr="00220C73">
        <w:rPr>
          <w:rFonts w:ascii="Helvetica" w:hAnsi="Helvetica" w:cs="Helvetica"/>
          <w:sz w:val="24"/>
          <w:szCs w:val="24"/>
        </w:rPr>
        <w:t>, 9, p. 205979911663800. Available at: https://doi.org/10.1177/2059799116638003.</w:t>
      </w:r>
    </w:p>
    <w:p w14:paraId="12FD8955"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Connolly, P. (2006) ‘The effects of social class and ethnicity on gender differences in GCSE attainment: a secondary analysis of the Youth Cohort Study of England and Wales 1997–2001’, </w:t>
      </w:r>
      <w:r w:rsidRPr="00220C73">
        <w:rPr>
          <w:rFonts w:ascii="Helvetica" w:hAnsi="Helvetica" w:cs="Helvetica"/>
          <w:i/>
          <w:iCs/>
          <w:sz w:val="24"/>
          <w:szCs w:val="24"/>
        </w:rPr>
        <w:t>British Educational Research Journal</w:t>
      </w:r>
      <w:r w:rsidRPr="00220C73">
        <w:rPr>
          <w:rFonts w:ascii="Helvetica" w:hAnsi="Helvetica" w:cs="Helvetica"/>
          <w:sz w:val="24"/>
          <w:szCs w:val="24"/>
        </w:rPr>
        <w:t>, 32(1), pp. 3–21. Available at: https://doi.org/10.1080/01411920500401963.</w:t>
      </w:r>
    </w:p>
    <w:p w14:paraId="238A2DDD"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lastRenderedPageBreak/>
        <w:t>Cregan, C. (2001) ‘What’s happened to the labour market for early school</w:t>
      </w:r>
      <w:r w:rsidRPr="00220C73">
        <w:rPr>
          <w:rFonts w:ascii="Cambria Math" w:hAnsi="Cambria Math" w:cs="Cambria Math"/>
          <w:sz w:val="24"/>
          <w:szCs w:val="24"/>
        </w:rPr>
        <w:t>‐</w:t>
      </w:r>
      <w:r w:rsidRPr="00220C73">
        <w:rPr>
          <w:rFonts w:ascii="Helvetica" w:hAnsi="Helvetica" w:cs="Helvetica"/>
          <w:sz w:val="24"/>
          <w:szCs w:val="24"/>
        </w:rPr>
        <w:t xml:space="preserve">leavers in Britain?’, </w:t>
      </w:r>
      <w:r w:rsidRPr="00220C73">
        <w:rPr>
          <w:rFonts w:ascii="Helvetica" w:hAnsi="Helvetica" w:cs="Helvetica"/>
          <w:i/>
          <w:iCs/>
          <w:sz w:val="24"/>
          <w:szCs w:val="24"/>
        </w:rPr>
        <w:t>Industrial Relations Journal</w:t>
      </w:r>
      <w:r w:rsidRPr="00220C73">
        <w:rPr>
          <w:rFonts w:ascii="Helvetica" w:hAnsi="Helvetica" w:cs="Helvetica"/>
          <w:sz w:val="24"/>
          <w:szCs w:val="24"/>
        </w:rPr>
        <w:t>, 32(2), pp. 126–135. Available at: https://doi.org/10.1111/1468-2338.00188.</w:t>
      </w:r>
    </w:p>
    <w:p w14:paraId="070E42AB"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Croll, P. (2009) ‘EDUCATIONAL PARTICIPATION POST-16: A LONGITUDINAL ANALYSIS OF INTENTIONS AND OUTCOMES’, </w:t>
      </w:r>
      <w:r w:rsidRPr="00220C73">
        <w:rPr>
          <w:rFonts w:ascii="Helvetica" w:hAnsi="Helvetica" w:cs="Helvetica"/>
          <w:i/>
          <w:iCs/>
          <w:sz w:val="24"/>
          <w:szCs w:val="24"/>
        </w:rPr>
        <w:t>British Journal of Educational Studies</w:t>
      </w:r>
      <w:r w:rsidRPr="00220C73">
        <w:rPr>
          <w:rFonts w:ascii="Helvetica" w:hAnsi="Helvetica" w:cs="Helvetica"/>
          <w:sz w:val="24"/>
          <w:szCs w:val="24"/>
        </w:rPr>
        <w:t>, 57(4). Available at: https://doi.org/10.1111/j.1467-8527.2009.00445.x.</w:t>
      </w:r>
    </w:p>
    <w:p w14:paraId="49204342"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Croll, P. and Attwood, G. (2013) ‘Participation In Higher Education: Aspirations, Attainment And Social Background’, </w:t>
      </w:r>
      <w:r w:rsidRPr="00220C73">
        <w:rPr>
          <w:rFonts w:ascii="Helvetica" w:hAnsi="Helvetica" w:cs="Helvetica"/>
          <w:i/>
          <w:iCs/>
          <w:sz w:val="24"/>
          <w:szCs w:val="24"/>
        </w:rPr>
        <w:t>British Journal of Educational Studies</w:t>
      </w:r>
      <w:r w:rsidRPr="00220C73">
        <w:rPr>
          <w:rFonts w:ascii="Helvetica" w:hAnsi="Helvetica" w:cs="Helvetica"/>
          <w:sz w:val="24"/>
          <w:szCs w:val="24"/>
        </w:rPr>
        <w:t>, 61(2), pp. 187–202. Available at: https://doi.org/10.1080/00071005.2013.787386.</w:t>
      </w:r>
    </w:p>
    <w:p w14:paraId="75C10A19"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Dearden, L. </w:t>
      </w:r>
      <w:r w:rsidRPr="00220C73">
        <w:rPr>
          <w:rFonts w:ascii="Helvetica" w:hAnsi="Helvetica" w:cs="Helvetica"/>
          <w:i/>
          <w:iCs/>
          <w:sz w:val="24"/>
          <w:szCs w:val="24"/>
        </w:rPr>
        <w:t>et al.</w:t>
      </w:r>
      <w:r w:rsidRPr="00220C73">
        <w:rPr>
          <w:rFonts w:ascii="Helvetica" w:hAnsi="Helvetica" w:cs="Helvetica"/>
          <w:sz w:val="24"/>
          <w:szCs w:val="24"/>
        </w:rPr>
        <w:t xml:space="preserve"> (2002) ‘The Returns to Academic and Vocational Qualifications in Britain.pdf’, </w:t>
      </w:r>
      <w:r w:rsidRPr="00220C73">
        <w:rPr>
          <w:rFonts w:ascii="Helvetica" w:hAnsi="Helvetica" w:cs="Helvetica"/>
          <w:i/>
          <w:iCs/>
          <w:sz w:val="24"/>
          <w:szCs w:val="24"/>
        </w:rPr>
        <w:t>Bulletin of Economic Research</w:t>
      </w:r>
      <w:r w:rsidRPr="00220C73">
        <w:rPr>
          <w:rFonts w:ascii="Helvetica" w:hAnsi="Helvetica" w:cs="Helvetica"/>
          <w:sz w:val="24"/>
          <w:szCs w:val="24"/>
        </w:rPr>
        <w:t>, 53(3).</w:t>
      </w:r>
    </w:p>
    <w:p w14:paraId="09AD5A18"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Dearden, L. and Machin, S. (1997) ‘INTERGENERATIONAL MOBILITY IN BRITAIN’, </w:t>
      </w:r>
      <w:r w:rsidRPr="00220C73">
        <w:rPr>
          <w:rFonts w:ascii="Helvetica" w:hAnsi="Helvetica" w:cs="Helvetica"/>
          <w:i/>
          <w:iCs/>
          <w:sz w:val="24"/>
          <w:szCs w:val="24"/>
        </w:rPr>
        <w:t>The Economic Journal</w:t>
      </w:r>
      <w:r w:rsidRPr="00220C73">
        <w:rPr>
          <w:rFonts w:ascii="Helvetica" w:hAnsi="Helvetica" w:cs="Helvetica"/>
          <w:sz w:val="24"/>
          <w:szCs w:val="24"/>
        </w:rPr>
        <w:t>, p. 20.</w:t>
      </w:r>
    </w:p>
    <w:p w14:paraId="5A660BAE"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Dex, S. </w:t>
      </w:r>
      <w:r w:rsidRPr="00220C73">
        <w:rPr>
          <w:rFonts w:ascii="Helvetica" w:hAnsi="Helvetica" w:cs="Helvetica"/>
          <w:i/>
          <w:iCs/>
          <w:sz w:val="24"/>
          <w:szCs w:val="24"/>
        </w:rPr>
        <w:t>et al.</w:t>
      </w:r>
      <w:r w:rsidRPr="00220C73">
        <w:rPr>
          <w:rFonts w:ascii="Helvetica" w:hAnsi="Helvetica" w:cs="Helvetica"/>
          <w:sz w:val="24"/>
          <w:szCs w:val="24"/>
        </w:rPr>
        <w:t xml:space="preserve"> (1998) ‘Women’s Employment Transitions Around Childbearing’, </w:t>
      </w:r>
      <w:r w:rsidRPr="00220C73">
        <w:rPr>
          <w:rFonts w:ascii="Helvetica" w:hAnsi="Helvetica" w:cs="Helvetica"/>
          <w:i/>
          <w:iCs/>
          <w:sz w:val="24"/>
          <w:szCs w:val="24"/>
        </w:rPr>
        <w:t>Oxford Bulletin of Economics and Statistics</w:t>
      </w:r>
      <w:r w:rsidRPr="00220C73">
        <w:rPr>
          <w:rFonts w:ascii="Helvetica" w:hAnsi="Helvetica" w:cs="Helvetica"/>
          <w:sz w:val="24"/>
          <w:szCs w:val="24"/>
        </w:rPr>
        <w:t>, 60(1), pp. 79–98. Available at: https://doi.org/10.1111/1468-0084.00087.</w:t>
      </w:r>
    </w:p>
    <w:p w14:paraId="17DAFE8F"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Dex, S. and Bukodi, E. (2012) ‘The Effects of Part-Time Work on Women’s Occupational Mobility in Britain: Evidence from the 1958 Birth Cohort Study’, </w:t>
      </w:r>
      <w:r w:rsidRPr="00220C73">
        <w:rPr>
          <w:rFonts w:ascii="Helvetica" w:hAnsi="Helvetica" w:cs="Helvetica"/>
          <w:i/>
          <w:iCs/>
          <w:sz w:val="24"/>
          <w:szCs w:val="24"/>
        </w:rPr>
        <w:t>National Institute Economic Review</w:t>
      </w:r>
      <w:r w:rsidRPr="00220C73">
        <w:rPr>
          <w:rFonts w:ascii="Helvetica" w:hAnsi="Helvetica" w:cs="Helvetica"/>
          <w:sz w:val="24"/>
          <w:szCs w:val="24"/>
        </w:rPr>
        <w:t>, 222, pp. R20–R37. Available at: https://doi.org/10.1177/002795011222200103.</w:t>
      </w:r>
    </w:p>
    <w:p w14:paraId="47648073"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Di Salvo, P. and Ermisch, J. (1997) ‘Analysis of the Dynamics of Housing Tenure Choice in Britain’, </w:t>
      </w:r>
      <w:r w:rsidRPr="00220C73">
        <w:rPr>
          <w:rFonts w:ascii="Helvetica" w:hAnsi="Helvetica" w:cs="Helvetica"/>
          <w:i/>
          <w:iCs/>
          <w:sz w:val="24"/>
          <w:szCs w:val="24"/>
        </w:rPr>
        <w:t>Journal of Urban Economics</w:t>
      </w:r>
      <w:r w:rsidRPr="00220C73">
        <w:rPr>
          <w:rFonts w:ascii="Helvetica" w:hAnsi="Helvetica" w:cs="Helvetica"/>
          <w:sz w:val="24"/>
          <w:szCs w:val="24"/>
        </w:rPr>
        <w:t>, 42(1), pp. 1–17. Available at: https://doi.org/10.1006/juec.1996.2009.</w:t>
      </w:r>
    </w:p>
    <w:p w14:paraId="75A0A712"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Diewald, M. and Mayer, K.U. (2008) ‘The sociology of the life course and life span psychology: integrated paradigm or complementing pathways?’, p. 24.</w:t>
      </w:r>
    </w:p>
    <w:p w14:paraId="2F3661F0"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Dorsett, R. and Lucchino, P. (2013) ‘Visualising the school-to-work transition: an analysis using optimal matching’.</w:t>
      </w:r>
    </w:p>
    <w:p w14:paraId="54580C87"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Duckworth, K. and Schoon, I. (2012) ‘Beating the Odds: Exploring the Impact of Social Risk on Young People’s School-to-Work Transitions during Recession in the UK’, </w:t>
      </w:r>
      <w:r w:rsidRPr="00220C73">
        <w:rPr>
          <w:rFonts w:ascii="Helvetica" w:hAnsi="Helvetica" w:cs="Helvetica"/>
          <w:i/>
          <w:iCs/>
          <w:sz w:val="24"/>
          <w:szCs w:val="24"/>
        </w:rPr>
        <w:t>National Institute Economic Review</w:t>
      </w:r>
      <w:r w:rsidRPr="00220C73">
        <w:rPr>
          <w:rFonts w:ascii="Helvetica" w:hAnsi="Helvetica" w:cs="Helvetica"/>
          <w:sz w:val="24"/>
          <w:szCs w:val="24"/>
        </w:rPr>
        <w:t>, 222, pp. R38–R51. Available at: https://doi.org/10.1177/002795011222200104.</w:t>
      </w:r>
    </w:p>
    <w:p w14:paraId="50E576CD"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Dustmann, C. </w:t>
      </w:r>
      <w:r w:rsidRPr="00220C73">
        <w:rPr>
          <w:rFonts w:ascii="Helvetica" w:hAnsi="Helvetica" w:cs="Helvetica"/>
          <w:i/>
          <w:iCs/>
          <w:sz w:val="24"/>
          <w:szCs w:val="24"/>
        </w:rPr>
        <w:t>et al.</w:t>
      </w:r>
      <w:r w:rsidRPr="00220C73">
        <w:rPr>
          <w:rFonts w:ascii="Helvetica" w:hAnsi="Helvetica" w:cs="Helvetica"/>
          <w:sz w:val="24"/>
          <w:szCs w:val="24"/>
        </w:rPr>
        <w:t xml:space="preserve"> (1996) ‘Earning and Learning: Educational Policy and the Growth of Part-Time Wurk by Full-Time Pupils’, </w:t>
      </w:r>
      <w:r w:rsidRPr="00220C73">
        <w:rPr>
          <w:rFonts w:ascii="Helvetica" w:hAnsi="Helvetica" w:cs="Helvetica"/>
          <w:i/>
          <w:iCs/>
          <w:sz w:val="24"/>
          <w:szCs w:val="24"/>
        </w:rPr>
        <w:t>The journal of applied public economics</w:t>
      </w:r>
      <w:r w:rsidRPr="00220C73">
        <w:rPr>
          <w:rFonts w:ascii="Helvetica" w:hAnsi="Helvetica" w:cs="Helvetica"/>
          <w:sz w:val="24"/>
          <w:szCs w:val="24"/>
        </w:rPr>
        <w:t xml:space="preserve"> [Preprint].</w:t>
      </w:r>
    </w:p>
    <w:p w14:paraId="0E0B758F"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Duta, A., Iannelli, C. and Breen, R. (2021) ‘Social inequalities in attaining higher education in Scotland: New evidence from sibling data’, </w:t>
      </w:r>
      <w:r w:rsidRPr="00220C73">
        <w:rPr>
          <w:rFonts w:ascii="Helvetica" w:hAnsi="Helvetica" w:cs="Helvetica"/>
          <w:i/>
          <w:iCs/>
          <w:sz w:val="24"/>
          <w:szCs w:val="24"/>
        </w:rPr>
        <w:t>British Educational Research Journal</w:t>
      </w:r>
      <w:r w:rsidRPr="00220C73">
        <w:rPr>
          <w:rFonts w:ascii="Helvetica" w:hAnsi="Helvetica" w:cs="Helvetica"/>
          <w:sz w:val="24"/>
          <w:szCs w:val="24"/>
        </w:rPr>
        <w:t>, 47(5), pp. 1281–1302. Available at: https://doi.org/10.1002/berj.3725.</w:t>
      </w:r>
    </w:p>
    <w:p w14:paraId="68A9B5AE"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lastRenderedPageBreak/>
        <w:t xml:space="preserve">Egan, M., Daly, M. and Delaney, L. (2015) ‘Childhood psychological distress and youth unemployment: Evidence from two British cohort studies’, </w:t>
      </w:r>
      <w:r w:rsidRPr="00220C73">
        <w:rPr>
          <w:rFonts w:ascii="Helvetica" w:hAnsi="Helvetica" w:cs="Helvetica"/>
          <w:i/>
          <w:iCs/>
          <w:sz w:val="24"/>
          <w:szCs w:val="24"/>
        </w:rPr>
        <w:t>Social Science &amp; Medicine</w:t>
      </w:r>
      <w:r w:rsidRPr="00220C73">
        <w:rPr>
          <w:rFonts w:ascii="Helvetica" w:hAnsi="Helvetica" w:cs="Helvetica"/>
          <w:sz w:val="24"/>
          <w:szCs w:val="24"/>
        </w:rPr>
        <w:t>, 124, pp. 11–17. Available at: https://doi.org/10.1016/j.socscimed.2014.11.023.</w:t>
      </w:r>
    </w:p>
    <w:p w14:paraId="51ABC008"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Elder, G., Johnson, M. and Crosnoe, R. (2003) ‘The emergence and development of life course theory’, in </w:t>
      </w:r>
      <w:r w:rsidRPr="00220C73">
        <w:rPr>
          <w:rFonts w:ascii="Helvetica" w:hAnsi="Helvetica" w:cs="Helvetica"/>
          <w:i/>
          <w:iCs/>
          <w:sz w:val="24"/>
          <w:szCs w:val="24"/>
        </w:rPr>
        <w:t>Handbook of the Lifecourse</w:t>
      </w:r>
      <w:r w:rsidRPr="00220C73">
        <w:rPr>
          <w:rFonts w:ascii="Helvetica" w:hAnsi="Helvetica" w:cs="Helvetica"/>
          <w:sz w:val="24"/>
          <w:szCs w:val="24"/>
        </w:rPr>
        <w:t>. Springer.</w:t>
      </w:r>
    </w:p>
    <w:p w14:paraId="44F2DB5B"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Elder, G.H. (1994) ‘Time, Human Agency, and Social Change: Perspectives on the Life Course’, </w:t>
      </w:r>
      <w:r w:rsidRPr="00220C73">
        <w:rPr>
          <w:rFonts w:ascii="Helvetica" w:hAnsi="Helvetica" w:cs="Helvetica"/>
          <w:i/>
          <w:iCs/>
          <w:sz w:val="24"/>
          <w:szCs w:val="24"/>
        </w:rPr>
        <w:t>Social Psychology Quarterly</w:t>
      </w:r>
      <w:r w:rsidRPr="00220C73">
        <w:rPr>
          <w:rFonts w:ascii="Helvetica" w:hAnsi="Helvetica" w:cs="Helvetica"/>
          <w:sz w:val="24"/>
          <w:szCs w:val="24"/>
        </w:rPr>
        <w:t>, 57(1), p. 4. Available at: https://doi.org/10.2307/2786971.</w:t>
      </w:r>
    </w:p>
    <w:p w14:paraId="33D613D7"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Erikson, R. </w:t>
      </w:r>
      <w:r w:rsidRPr="00220C73">
        <w:rPr>
          <w:rFonts w:ascii="Helvetica" w:hAnsi="Helvetica" w:cs="Helvetica"/>
          <w:i/>
          <w:iCs/>
          <w:sz w:val="24"/>
          <w:szCs w:val="24"/>
        </w:rPr>
        <w:t>et al.</w:t>
      </w:r>
      <w:r w:rsidRPr="00220C73">
        <w:rPr>
          <w:rFonts w:ascii="Helvetica" w:hAnsi="Helvetica" w:cs="Helvetica"/>
          <w:sz w:val="24"/>
          <w:szCs w:val="24"/>
        </w:rPr>
        <w:t xml:space="preserve"> (2005) ‘On class differentials in educational attainment’, </w:t>
      </w:r>
      <w:r w:rsidRPr="00220C73">
        <w:rPr>
          <w:rFonts w:ascii="Helvetica" w:hAnsi="Helvetica" w:cs="Helvetica"/>
          <w:i/>
          <w:iCs/>
          <w:sz w:val="24"/>
          <w:szCs w:val="24"/>
        </w:rPr>
        <w:t>Proceedings of the National Academy of Sciences</w:t>
      </w:r>
      <w:r w:rsidRPr="00220C73">
        <w:rPr>
          <w:rFonts w:ascii="Helvetica" w:hAnsi="Helvetica" w:cs="Helvetica"/>
          <w:sz w:val="24"/>
          <w:szCs w:val="24"/>
        </w:rPr>
        <w:t>, 102(27), pp. 9730–9733. Available at: https://doi.org/10.1073/pnas.0502433102.</w:t>
      </w:r>
    </w:p>
    <w:p w14:paraId="36C3FA85"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Erikson, R., Goldthorpe, J.H. and Hällsten, M. (2012) ‘No way back up from ratcheting down? A critique of the “microclass” approach to the analysis of social mobility’, </w:t>
      </w:r>
      <w:r w:rsidRPr="00220C73">
        <w:rPr>
          <w:rFonts w:ascii="Helvetica" w:hAnsi="Helvetica" w:cs="Helvetica"/>
          <w:i/>
          <w:iCs/>
          <w:sz w:val="24"/>
          <w:szCs w:val="24"/>
        </w:rPr>
        <w:t>Acta Sociologica</w:t>
      </w:r>
      <w:r w:rsidRPr="00220C73">
        <w:rPr>
          <w:rFonts w:ascii="Helvetica" w:hAnsi="Helvetica" w:cs="Helvetica"/>
          <w:sz w:val="24"/>
          <w:szCs w:val="24"/>
        </w:rPr>
        <w:t>, 55(3), pp. 211–229. Available at: https://doi.org/10.1177/0001699312447633.</w:t>
      </w:r>
    </w:p>
    <w:p w14:paraId="176E8ADF"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Ermisch, J. and Francesconi, M. (2000) ‘Cohabitation in Great Britain: not for long, but here to stay’, </w:t>
      </w:r>
      <w:r w:rsidRPr="00220C73">
        <w:rPr>
          <w:rFonts w:ascii="Helvetica" w:hAnsi="Helvetica" w:cs="Helvetica"/>
          <w:i/>
          <w:iCs/>
          <w:sz w:val="24"/>
          <w:szCs w:val="24"/>
        </w:rPr>
        <w:t>Journal of the Royal Statistical Society: Series A (Statistics in Society)</w:t>
      </w:r>
      <w:r w:rsidRPr="00220C73">
        <w:rPr>
          <w:rFonts w:ascii="Helvetica" w:hAnsi="Helvetica" w:cs="Helvetica"/>
          <w:sz w:val="24"/>
          <w:szCs w:val="24"/>
        </w:rPr>
        <w:t>, 163(2), pp. 153–171. Available at: https://doi.org/10.1111/1467-985X.00163.</w:t>
      </w:r>
    </w:p>
    <w:p w14:paraId="06D25C97"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Evans, G. (1992) ‘Testing the validity of the Goldthorpe class schema’, </w:t>
      </w:r>
      <w:r w:rsidRPr="00220C73">
        <w:rPr>
          <w:rFonts w:ascii="Helvetica" w:hAnsi="Helvetica" w:cs="Helvetica"/>
          <w:i/>
          <w:iCs/>
          <w:sz w:val="24"/>
          <w:szCs w:val="24"/>
        </w:rPr>
        <w:t>European Sociological Review</w:t>
      </w:r>
      <w:r w:rsidRPr="00220C73">
        <w:rPr>
          <w:rFonts w:ascii="Helvetica" w:hAnsi="Helvetica" w:cs="Helvetica"/>
          <w:sz w:val="24"/>
          <w:szCs w:val="24"/>
        </w:rPr>
        <w:t>, 8(3), pp. 211–232. Available at: https://doi.org/10.1093/oxfordjournals.esr.a036638.</w:t>
      </w:r>
    </w:p>
    <w:p w14:paraId="4F36BC96"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Evans, K. (2007) ‘Concepts of bounded agency in education, work, and the personal lives of young adults’, </w:t>
      </w:r>
      <w:r w:rsidRPr="00220C73">
        <w:rPr>
          <w:rFonts w:ascii="Helvetica" w:hAnsi="Helvetica" w:cs="Helvetica"/>
          <w:i/>
          <w:iCs/>
          <w:sz w:val="24"/>
          <w:szCs w:val="24"/>
        </w:rPr>
        <w:t>International Journal of Psychology</w:t>
      </w:r>
      <w:r w:rsidRPr="00220C73">
        <w:rPr>
          <w:rFonts w:ascii="Helvetica" w:hAnsi="Helvetica" w:cs="Helvetica"/>
          <w:sz w:val="24"/>
          <w:szCs w:val="24"/>
        </w:rPr>
        <w:t>, 42(2), pp. 85–93. Available at: https://doi.org/10.1080/00207590600991237.</w:t>
      </w:r>
    </w:p>
    <w:p w14:paraId="01ED9505"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Feinstein, L. (2022) ‘MOBILITY IN PUPILS’ COGNITIVE ATTAINMENT DURING SCHOOL LIFE’, </w:t>
      </w:r>
      <w:r w:rsidRPr="00220C73">
        <w:rPr>
          <w:rFonts w:ascii="Helvetica" w:hAnsi="Helvetica" w:cs="Helvetica"/>
          <w:i/>
          <w:iCs/>
          <w:sz w:val="24"/>
          <w:szCs w:val="24"/>
        </w:rPr>
        <w:t>OXFORD REVIEW OF ECONOMIC POLICY</w:t>
      </w:r>
      <w:r w:rsidRPr="00220C73">
        <w:rPr>
          <w:rFonts w:ascii="Helvetica" w:hAnsi="Helvetica" w:cs="Helvetica"/>
          <w:sz w:val="24"/>
          <w:szCs w:val="24"/>
        </w:rPr>
        <w:t>, 20(2), p. 18.</w:t>
      </w:r>
    </w:p>
    <w:p w14:paraId="127AA215"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Firth, D. (2003) ‘Overcoming the Reference Category Problem in the Presentation of Statistical Models’, </w:t>
      </w:r>
      <w:r w:rsidRPr="00220C73">
        <w:rPr>
          <w:rFonts w:ascii="Helvetica" w:hAnsi="Helvetica" w:cs="Helvetica"/>
          <w:i/>
          <w:iCs/>
          <w:sz w:val="24"/>
          <w:szCs w:val="24"/>
        </w:rPr>
        <w:t>Sociological Methodology</w:t>
      </w:r>
      <w:r w:rsidRPr="00220C73">
        <w:rPr>
          <w:rFonts w:ascii="Helvetica" w:hAnsi="Helvetica" w:cs="Helvetica"/>
          <w:sz w:val="24"/>
          <w:szCs w:val="24"/>
        </w:rPr>
        <w:t>, 33(1), pp. 1–18. Available at: https://doi.org/10.1111/j.0081-1750.2003.t01-1-00125.x.</w:t>
      </w:r>
    </w:p>
    <w:p w14:paraId="05A8BB21"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Furlong, A. and Biggart, A. (1999) ‘Framing “Choices”: a longitudinal study of occupational aspirations among 13</w:t>
      </w:r>
      <w:r w:rsidRPr="00220C73">
        <w:rPr>
          <w:rFonts w:ascii="Cambria Math" w:hAnsi="Cambria Math" w:cs="Cambria Math"/>
          <w:sz w:val="24"/>
          <w:szCs w:val="24"/>
        </w:rPr>
        <w:t>‐</w:t>
      </w:r>
      <w:r w:rsidRPr="00220C73">
        <w:rPr>
          <w:rFonts w:ascii="Helvetica" w:hAnsi="Helvetica" w:cs="Helvetica"/>
          <w:sz w:val="24"/>
          <w:szCs w:val="24"/>
        </w:rPr>
        <w:t xml:space="preserve"> to 16</w:t>
      </w:r>
      <w:r w:rsidRPr="00220C73">
        <w:rPr>
          <w:rFonts w:ascii="Cambria Math" w:hAnsi="Cambria Math" w:cs="Cambria Math"/>
          <w:sz w:val="24"/>
          <w:szCs w:val="24"/>
        </w:rPr>
        <w:t>‐</w:t>
      </w:r>
      <w:r w:rsidRPr="00220C73">
        <w:rPr>
          <w:rFonts w:ascii="Helvetica" w:hAnsi="Helvetica" w:cs="Helvetica"/>
          <w:sz w:val="24"/>
          <w:szCs w:val="24"/>
        </w:rPr>
        <w:t>year</w:t>
      </w:r>
      <w:r w:rsidRPr="00220C73">
        <w:rPr>
          <w:rFonts w:ascii="Cambria Math" w:hAnsi="Cambria Math" w:cs="Cambria Math"/>
          <w:sz w:val="24"/>
          <w:szCs w:val="24"/>
        </w:rPr>
        <w:t>‐</w:t>
      </w:r>
      <w:r w:rsidRPr="00220C73">
        <w:rPr>
          <w:rFonts w:ascii="Helvetica" w:hAnsi="Helvetica" w:cs="Helvetica"/>
          <w:sz w:val="24"/>
          <w:szCs w:val="24"/>
        </w:rPr>
        <w:t xml:space="preserve">olds’, </w:t>
      </w:r>
      <w:r w:rsidRPr="00220C73">
        <w:rPr>
          <w:rFonts w:ascii="Helvetica" w:hAnsi="Helvetica" w:cs="Helvetica"/>
          <w:i/>
          <w:iCs/>
          <w:sz w:val="24"/>
          <w:szCs w:val="24"/>
        </w:rPr>
        <w:t>Journal of Education and Work</w:t>
      </w:r>
      <w:r w:rsidRPr="00220C73">
        <w:rPr>
          <w:rFonts w:ascii="Helvetica" w:hAnsi="Helvetica" w:cs="Helvetica"/>
          <w:sz w:val="24"/>
          <w:szCs w:val="24"/>
        </w:rPr>
        <w:t>, 12(1), pp. 21–35. Available at: https://doi.org/10.1080/1363908990120102.</w:t>
      </w:r>
    </w:p>
    <w:p w14:paraId="351F8DA6"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Furlong, A. and Cartmel, F. (1997) ‘Risk and uncertainty in the youth transition’, </w:t>
      </w:r>
      <w:r w:rsidRPr="00220C73">
        <w:rPr>
          <w:rFonts w:ascii="Helvetica" w:hAnsi="Helvetica" w:cs="Helvetica"/>
          <w:i/>
          <w:iCs/>
          <w:sz w:val="24"/>
          <w:szCs w:val="24"/>
        </w:rPr>
        <w:t>YOUNG</w:t>
      </w:r>
      <w:r w:rsidRPr="00220C73">
        <w:rPr>
          <w:rFonts w:ascii="Helvetica" w:hAnsi="Helvetica" w:cs="Helvetica"/>
          <w:sz w:val="24"/>
          <w:szCs w:val="24"/>
        </w:rPr>
        <w:t>, 5(1), pp. 3–20. Available at: https://doi.org/10.1177/110330889700500102.</w:t>
      </w:r>
    </w:p>
    <w:p w14:paraId="1689D6AC"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Galindo-Rueda, F., Marcenaro-Gutierrez, O. and Vignoles, A. (2004) ‘The Widening Socio-Economic Gap in UK Higher Education’, </w:t>
      </w:r>
      <w:r w:rsidRPr="00220C73">
        <w:rPr>
          <w:rFonts w:ascii="Helvetica" w:hAnsi="Helvetica" w:cs="Helvetica"/>
          <w:i/>
          <w:iCs/>
          <w:sz w:val="24"/>
          <w:szCs w:val="24"/>
        </w:rPr>
        <w:t>National Institute Economic Review</w:t>
      </w:r>
      <w:r w:rsidRPr="00220C73">
        <w:rPr>
          <w:rFonts w:ascii="Helvetica" w:hAnsi="Helvetica" w:cs="Helvetica"/>
          <w:sz w:val="24"/>
          <w:szCs w:val="24"/>
        </w:rPr>
        <w:t>, 190, pp. 75–88. Available at: https://doi.org/10.1177/002795010419000108.</w:t>
      </w:r>
    </w:p>
    <w:p w14:paraId="40FD5542"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lastRenderedPageBreak/>
        <w:t xml:space="preserve">Galindo-Rueda, F. and Vignoles, A. (2005) ‘The Declining Relative Importance of Ability in Predicting Educational Attainment’, </w:t>
      </w:r>
      <w:r w:rsidRPr="00220C73">
        <w:rPr>
          <w:rFonts w:ascii="Helvetica" w:hAnsi="Helvetica" w:cs="Helvetica"/>
          <w:i/>
          <w:iCs/>
          <w:sz w:val="24"/>
          <w:szCs w:val="24"/>
        </w:rPr>
        <w:t>Journal of Human Resources</w:t>
      </w:r>
      <w:r w:rsidRPr="00220C73">
        <w:rPr>
          <w:rFonts w:ascii="Helvetica" w:hAnsi="Helvetica" w:cs="Helvetica"/>
          <w:sz w:val="24"/>
          <w:szCs w:val="24"/>
        </w:rPr>
        <w:t>, XL(2), pp. 335–353. Available at: https://doi.org/10.3368/jhr.XL.2.335.</w:t>
      </w:r>
    </w:p>
    <w:p w14:paraId="51BC9779"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Galindo-Rueda, F. and Vignoles, A.F. (2004) ‘The Heterogeneous Effect of Selection in Secondary Schools: Understanding the Changing Role of Ability’, </w:t>
      </w:r>
      <w:r w:rsidRPr="00220C73">
        <w:rPr>
          <w:rFonts w:ascii="Helvetica" w:hAnsi="Helvetica" w:cs="Helvetica"/>
          <w:i/>
          <w:iCs/>
          <w:sz w:val="24"/>
          <w:szCs w:val="24"/>
        </w:rPr>
        <w:t>SSRN Electronic Journal</w:t>
      </w:r>
      <w:r w:rsidRPr="00220C73">
        <w:rPr>
          <w:rFonts w:ascii="Helvetica" w:hAnsi="Helvetica" w:cs="Helvetica"/>
          <w:sz w:val="24"/>
          <w:szCs w:val="24"/>
        </w:rPr>
        <w:t xml:space="preserve"> [Preprint]. Available at: https://doi.org/10.2139/ssrn.575089.</w:t>
      </w:r>
    </w:p>
    <w:p w14:paraId="4B0BD645"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García-Peñalosa, C., Petit, F. and van Ypersele, T. (2022) ‘Can workers still climb the social ladder as middling jobs become scarce? Evidence from two British Cohorts’, p. 73.</w:t>
      </w:r>
    </w:p>
    <w:p w14:paraId="202802B0"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Gayle, V. (2005) ‘Youth transitions. In Changing Scotland’, </w:t>
      </w:r>
      <w:r w:rsidRPr="00220C73">
        <w:rPr>
          <w:rFonts w:ascii="Helvetica" w:hAnsi="Helvetica" w:cs="Helvetica"/>
          <w:i/>
          <w:iCs/>
          <w:sz w:val="24"/>
          <w:szCs w:val="24"/>
        </w:rPr>
        <w:t>Policy Press</w:t>
      </w:r>
      <w:r w:rsidRPr="00220C73">
        <w:rPr>
          <w:rFonts w:ascii="Helvetica" w:hAnsi="Helvetica" w:cs="Helvetica"/>
          <w:sz w:val="24"/>
          <w:szCs w:val="24"/>
        </w:rPr>
        <w:t xml:space="preserve"> [Preprint].</w:t>
      </w:r>
    </w:p>
    <w:p w14:paraId="39FBE9D0"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Gayle, V. and Lambert, P. (2011) ‘An analysis of detailed parental occupational differences and their effects on children’s school attainment in Britain.’, </w:t>
      </w:r>
      <w:r w:rsidRPr="00220C73">
        <w:rPr>
          <w:rFonts w:ascii="Helvetica" w:hAnsi="Helvetica" w:cs="Helvetica"/>
          <w:i/>
          <w:iCs/>
          <w:sz w:val="24"/>
          <w:szCs w:val="24"/>
        </w:rPr>
        <w:t>ISA Research Committee</w:t>
      </w:r>
      <w:r w:rsidRPr="00220C73">
        <w:rPr>
          <w:rFonts w:ascii="Helvetica" w:hAnsi="Helvetica" w:cs="Helvetica"/>
          <w:sz w:val="24"/>
          <w:szCs w:val="24"/>
        </w:rPr>
        <w:t>, p. 36.</w:t>
      </w:r>
    </w:p>
    <w:p w14:paraId="10459C2B"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Gayle, V., Lambert, P. and Murray, S. (2009) ‘School-to-Work in the 1990s: Modelling Transitions with Large-Scale Datasets’, in R. Brooks (ed.) </w:t>
      </w:r>
      <w:r w:rsidRPr="00220C73">
        <w:rPr>
          <w:rFonts w:ascii="Helvetica" w:hAnsi="Helvetica" w:cs="Helvetica"/>
          <w:i/>
          <w:iCs/>
          <w:sz w:val="24"/>
          <w:szCs w:val="24"/>
        </w:rPr>
        <w:t>Transitions from Education to Work</w:t>
      </w:r>
      <w:r w:rsidRPr="00220C73">
        <w:rPr>
          <w:rFonts w:ascii="Helvetica" w:hAnsi="Helvetica" w:cs="Helvetica"/>
          <w:sz w:val="24"/>
          <w:szCs w:val="24"/>
        </w:rPr>
        <w:t>. London: Palgrave Macmillan UK, pp. 17–41. Available at: https://doi.org/10.1057/9780230235403_2.</w:t>
      </w:r>
    </w:p>
    <w:p w14:paraId="5984DBA9"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Gayle, V. and Lambert, P.S. (2009) ‘Logistic Regression Models in Sociological Research’, </w:t>
      </w:r>
      <w:r w:rsidRPr="00220C73">
        <w:rPr>
          <w:rFonts w:ascii="Helvetica" w:hAnsi="Helvetica" w:cs="Helvetica"/>
          <w:i/>
          <w:iCs/>
          <w:sz w:val="24"/>
          <w:szCs w:val="24"/>
        </w:rPr>
        <w:t>DAMES Node, Technical Paper</w:t>
      </w:r>
      <w:r w:rsidRPr="00220C73">
        <w:rPr>
          <w:rFonts w:ascii="Helvetica" w:hAnsi="Helvetica" w:cs="Helvetica"/>
          <w:sz w:val="24"/>
          <w:szCs w:val="24"/>
        </w:rPr>
        <w:t xml:space="preserve"> [Preprint].</w:t>
      </w:r>
    </w:p>
    <w:p w14:paraId="58EBCB85"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Giddens, A. </w:t>
      </w:r>
      <w:r w:rsidRPr="00220C73">
        <w:rPr>
          <w:rFonts w:ascii="Helvetica" w:hAnsi="Helvetica" w:cs="Helvetica"/>
          <w:i/>
          <w:iCs/>
          <w:sz w:val="24"/>
          <w:szCs w:val="24"/>
        </w:rPr>
        <w:t>et al.</w:t>
      </w:r>
      <w:r w:rsidRPr="00220C73">
        <w:rPr>
          <w:rFonts w:ascii="Helvetica" w:hAnsi="Helvetica" w:cs="Helvetica"/>
          <w:sz w:val="24"/>
          <w:szCs w:val="24"/>
        </w:rPr>
        <w:t xml:space="preserve"> (1991) </w:t>
      </w:r>
      <w:r w:rsidRPr="00220C73">
        <w:rPr>
          <w:rFonts w:ascii="Helvetica" w:hAnsi="Helvetica" w:cs="Helvetica"/>
          <w:i/>
          <w:iCs/>
          <w:sz w:val="24"/>
          <w:szCs w:val="24"/>
        </w:rPr>
        <w:t>Introduction to Sociology</w:t>
      </w:r>
      <w:r w:rsidRPr="00220C73">
        <w:rPr>
          <w:rFonts w:ascii="Helvetica" w:hAnsi="Helvetica" w:cs="Helvetica"/>
          <w:sz w:val="24"/>
          <w:szCs w:val="24"/>
        </w:rPr>
        <w:t>. New York: Norton.</w:t>
      </w:r>
    </w:p>
    <w:p w14:paraId="68EB8116"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Glass, D.V. (1954) </w:t>
      </w:r>
      <w:r w:rsidRPr="00220C73">
        <w:rPr>
          <w:rFonts w:ascii="Helvetica" w:hAnsi="Helvetica" w:cs="Helvetica"/>
          <w:i/>
          <w:iCs/>
          <w:sz w:val="24"/>
          <w:szCs w:val="24"/>
        </w:rPr>
        <w:t>Social Mobility in Britain</w:t>
      </w:r>
      <w:r w:rsidRPr="00220C73">
        <w:rPr>
          <w:rFonts w:ascii="Helvetica" w:hAnsi="Helvetica" w:cs="Helvetica"/>
          <w:sz w:val="24"/>
          <w:szCs w:val="24"/>
        </w:rPr>
        <w:t>. London: Routledge.</w:t>
      </w:r>
    </w:p>
    <w:p w14:paraId="2DC405AE"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Goldthorpe, J.H. and Marshall, G. (1992) ‘The promising future of class analysis: a response to recent critiques’.</w:t>
      </w:r>
    </w:p>
    <w:p w14:paraId="541AB223"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Goodman, A., Washbrook, E. and Gregg, P. (2011) ‘Children’s educational attainment and the aspirations, attitudes and behaviours of parents and children through childhood in the UK’, </w:t>
      </w:r>
      <w:r w:rsidRPr="00220C73">
        <w:rPr>
          <w:rFonts w:ascii="Helvetica" w:hAnsi="Helvetica" w:cs="Helvetica"/>
          <w:i/>
          <w:iCs/>
          <w:sz w:val="24"/>
          <w:szCs w:val="24"/>
        </w:rPr>
        <w:t>Longitudinal and Life Course Studies</w:t>
      </w:r>
      <w:r w:rsidRPr="00220C73">
        <w:rPr>
          <w:rFonts w:ascii="Helvetica" w:hAnsi="Helvetica" w:cs="Helvetica"/>
          <w:sz w:val="24"/>
          <w:szCs w:val="24"/>
        </w:rPr>
        <w:t>, 2(1), p. 18.</w:t>
      </w:r>
    </w:p>
    <w:p w14:paraId="1F30BEF6"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Goodman, R. and Burton, D. (2012) ‘What is the nature of the achievement gap, why does it persist and are government goals sufficient to create social justice in the education system?’, </w:t>
      </w:r>
      <w:r w:rsidRPr="00220C73">
        <w:rPr>
          <w:rFonts w:ascii="Helvetica" w:hAnsi="Helvetica" w:cs="Helvetica"/>
          <w:i/>
          <w:iCs/>
          <w:sz w:val="24"/>
          <w:szCs w:val="24"/>
        </w:rPr>
        <w:t>Education 3-13</w:t>
      </w:r>
      <w:r w:rsidRPr="00220C73">
        <w:rPr>
          <w:rFonts w:ascii="Helvetica" w:hAnsi="Helvetica" w:cs="Helvetica"/>
          <w:sz w:val="24"/>
          <w:szCs w:val="24"/>
        </w:rPr>
        <w:t>, 40(5), pp. 500–514. Available at: https://doi.org/10.1080/03004279.2010.550586.</w:t>
      </w:r>
    </w:p>
    <w:p w14:paraId="2C1A9978"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Goodwin, J. and O’Connor, H. (2005) ‘Exploring Complex Transitions: Looking Back at the “Golden Age” of From School to Work’, </w:t>
      </w:r>
      <w:r w:rsidRPr="00220C73">
        <w:rPr>
          <w:rFonts w:ascii="Helvetica" w:hAnsi="Helvetica" w:cs="Helvetica"/>
          <w:i/>
          <w:iCs/>
          <w:sz w:val="24"/>
          <w:szCs w:val="24"/>
        </w:rPr>
        <w:t>Sociology</w:t>
      </w:r>
      <w:r w:rsidRPr="00220C73">
        <w:rPr>
          <w:rFonts w:ascii="Helvetica" w:hAnsi="Helvetica" w:cs="Helvetica"/>
          <w:sz w:val="24"/>
          <w:szCs w:val="24"/>
        </w:rPr>
        <w:t>, 39(2), pp. 201–220. Available at: https://doi.org/10.1177/0038038505050535.</w:t>
      </w:r>
    </w:p>
    <w:p w14:paraId="137E499E"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Gorard, S., See, B.H. and Davies, P. (2012) ‘The impact of attitudes and aspirations on educational attainment and participation’, p. 104.</w:t>
      </w:r>
    </w:p>
    <w:p w14:paraId="6EDAEEA3"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Gorard, S. and Siddiqui, N. (2019) ‘How Trajectories of Disadvantage Help Explain School Attainment’, </w:t>
      </w:r>
      <w:r w:rsidRPr="00220C73">
        <w:rPr>
          <w:rFonts w:ascii="Helvetica" w:hAnsi="Helvetica" w:cs="Helvetica"/>
          <w:i/>
          <w:iCs/>
          <w:sz w:val="24"/>
          <w:szCs w:val="24"/>
        </w:rPr>
        <w:t>SAGE Open</w:t>
      </w:r>
      <w:r w:rsidRPr="00220C73">
        <w:rPr>
          <w:rFonts w:ascii="Helvetica" w:hAnsi="Helvetica" w:cs="Helvetica"/>
          <w:sz w:val="24"/>
          <w:szCs w:val="24"/>
        </w:rPr>
        <w:t>, 9(1), p. 215824401882517. Available at: https://doi.org/10.1177/2158244018825171.</w:t>
      </w:r>
    </w:p>
    <w:p w14:paraId="6001E4EA"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lastRenderedPageBreak/>
        <w:t xml:space="preserve">Gregg, P. (2001) ‘The Impact of Youth Unemployment on Adult Unemployment in the NCDS’, </w:t>
      </w:r>
      <w:r w:rsidRPr="00220C73">
        <w:rPr>
          <w:rFonts w:ascii="Helvetica" w:hAnsi="Helvetica" w:cs="Helvetica"/>
          <w:i/>
          <w:iCs/>
          <w:sz w:val="24"/>
          <w:szCs w:val="24"/>
        </w:rPr>
        <w:t>The Economic Journal</w:t>
      </w:r>
      <w:r w:rsidRPr="00220C73">
        <w:rPr>
          <w:rFonts w:ascii="Helvetica" w:hAnsi="Helvetica" w:cs="Helvetica"/>
          <w:sz w:val="24"/>
          <w:szCs w:val="24"/>
        </w:rPr>
        <w:t>, 111(475), pp. F626–F653. Available at: https://doi.org/10.1111/1468-0297.00666.</w:t>
      </w:r>
    </w:p>
    <w:p w14:paraId="43B7CF08"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Gregg, P. and Tominey, E. (2005) ‘The wage scar from male youth unemployment’, </w:t>
      </w:r>
      <w:r w:rsidRPr="00220C73">
        <w:rPr>
          <w:rFonts w:ascii="Helvetica" w:hAnsi="Helvetica" w:cs="Helvetica"/>
          <w:i/>
          <w:iCs/>
          <w:sz w:val="24"/>
          <w:szCs w:val="24"/>
        </w:rPr>
        <w:t>Labour Economics</w:t>
      </w:r>
      <w:r w:rsidRPr="00220C73">
        <w:rPr>
          <w:rFonts w:ascii="Helvetica" w:hAnsi="Helvetica" w:cs="Helvetica"/>
          <w:sz w:val="24"/>
          <w:szCs w:val="24"/>
        </w:rPr>
        <w:t>, 12(4), pp. 487–509. Available at: https://doi.org/10.1016/j.labeco.2005.05.004.</w:t>
      </w:r>
    </w:p>
    <w:p w14:paraId="7D8E4091"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Gutman, L.M., Akerman, R. and Centre for Research on the Wider Benefits of Learning (London, E. (2008) </w:t>
      </w:r>
      <w:r w:rsidRPr="00220C73">
        <w:rPr>
          <w:rFonts w:ascii="Helvetica" w:hAnsi="Helvetica" w:cs="Helvetica"/>
          <w:i/>
          <w:iCs/>
          <w:sz w:val="24"/>
          <w:szCs w:val="24"/>
        </w:rPr>
        <w:t>Determinants of aspirations</w:t>
      </w:r>
      <w:r w:rsidRPr="00220C73">
        <w:rPr>
          <w:rFonts w:ascii="Helvetica" w:hAnsi="Helvetica" w:cs="Helvetica"/>
          <w:sz w:val="24"/>
          <w:szCs w:val="24"/>
        </w:rPr>
        <w:t>. London: Centre for Research on the Wider Benefits of Learning. Available at: http://www.learningbenefits.net/Publications/ResReps/ResRep27.pdf (Accessed: 5 June 2022).</w:t>
      </w:r>
    </w:p>
    <w:p w14:paraId="554FF2A3"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i/>
          <w:iCs/>
          <w:sz w:val="24"/>
          <w:szCs w:val="24"/>
        </w:rPr>
        <w:t>Hadow Report</w:t>
      </w:r>
      <w:r w:rsidRPr="00220C73">
        <w:rPr>
          <w:rFonts w:ascii="Helvetica" w:hAnsi="Helvetica" w:cs="Helvetica"/>
          <w:sz w:val="24"/>
          <w:szCs w:val="24"/>
        </w:rPr>
        <w:t xml:space="preserve"> (1929). Available at: http://www.educationengland.org.uk/documents/hadow1926/hadow1926.html (Accessed: 10 November 2022).</w:t>
      </w:r>
    </w:p>
    <w:p w14:paraId="771C29B5"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Hamnett, C., Ramsden, M. and Butler, T. (2007) ‘Social Background, Ethnicity, School Composition and Educational Attainment in East London’, </w:t>
      </w:r>
      <w:r w:rsidRPr="00220C73">
        <w:rPr>
          <w:rFonts w:ascii="Helvetica" w:hAnsi="Helvetica" w:cs="Helvetica"/>
          <w:i/>
          <w:iCs/>
          <w:sz w:val="24"/>
          <w:szCs w:val="24"/>
        </w:rPr>
        <w:t>Urban Studies</w:t>
      </w:r>
      <w:r w:rsidRPr="00220C73">
        <w:rPr>
          <w:rFonts w:ascii="Helvetica" w:hAnsi="Helvetica" w:cs="Helvetica"/>
          <w:sz w:val="24"/>
          <w:szCs w:val="24"/>
        </w:rPr>
        <w:t>, 44(7), pp. 1255–1280. Available at: https://doi.org/10.1080/00420980701302395.</w:t>
      </w:r>
    </w:p>
    <w:p w14:paraId="0E79046F"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Hawkes, D. and Plewis, I. (2006) ‘Modelling non-response in the National Child Development Study’, </w:t>
      </w:r>
      <w:r w:rsidRPr="00220C73">
        <w:rPr>
          <w:rFonts w:ascii="Helvetica" w:hAnsi="Helvetica" w:cs="Helvetica"/>
          <w:i/>
          <w:iCs/>
          <w:sz w:val="24"/>
          <w:szCs w:val="24"/>
        </w:rPr>
        <w:t>Journal of the Royal Statistical Society</w:t>
      </w:r>
      <w:r w:rsidRPr="00220C73">
        <w:rPr>
          <w:rFonts w:ascii="Helvetica" w:hAnsi="Helvetica" w:cs="Helvetica"/>
          <w:sz w:val="24"/>
          <w:szCs w:val="24"/>
        </w:rPr>
        <w:t>, 169(3), pp. 479–491. Available at: https://doi.org/10.1111/j.1467-985X.2006.00401.x.</w:t>
      </w:r>
    </w:p>
    <w:p w14:paraId="53ABDD95"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Hedeker, D. (2005) </w:t>
      </w:r>
      <w:r w:rsidRPr="00220C73">
        <w:rPr>
          <w:rFonts w:ascii="Helvetica" w:hAnsi="Helvetica" w:cs="Helvetica"/>
          <w:i/>
          <w:iCs/>
          <w:sz w:val="24"/>
          <w:szCs w:val="24"/>
        </w:rPr>
        <w:t>Generalized linear mixed models.</w:t>
      </w:r>
      <w:r w:rsidRPr="00220C73">
        <w:rPr>
          <w:rFonts w:ascii="Helvetica" w:hAnsi="Helvetica" w:cs="Helvetica"/>
          <w:sz w:val="24"/>
          <w:szCs w:val="24"/>
        </w:rPr>
        <w:t xml:space="preserve"> Encyclopedia of statistics in behavioral science.</w:t>
      </w:r>
    </w:p>
    <w:p w14:paraId="03606D02"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Hitlin, S. and Elder, G.H. (2007) ‘Time, Self, and the Curiously Abstract Concept of Agency*’, </w:t>
      </w:r>
      <w:r w:rsidRPr="00220C73">
        <w:rPr>
          <w:rFonts w:ascii="Helvetica" w:hAnsi="Helvetica" w:cs="Helvetica"/>
          <w:i/>
          <w:iCs/>
          <w:sz w:val="24"/>
          <w:szCs w:val="24"/>
        </w:rPr>
        <w:t>Sociological Theory</w:t>
      </w:r>
      <w:r w:rsidRPr="00220C73">
        <w:rPr>
          <w:rFonts w:ascii="Helvetica" w:hAnsi="Helvetica" w:cs="Helvetica"/>
          <w:sz w:val="24"/>
          <w:szCs w:val="24"/>
        </w:rPr>
        <w:t>, 25(2), pp. 170–191. Available at: https://doi.org/10.1111/j.1467-9558.2007.00303.x.</w:t>
      </w:r>
    </w:p>
    <w:p w14:paraId="25428AF8"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Hitlin, S. and Kirkpatrick Johnson, M. (2015) ‘Reconceptualizing Agency within the Life Course: The Power of Looking Ahead’, </w:t>
      </w:r>
      <w:r w:rsidRPr="00220C73">
        <w:rPr>
          <w:rFonts w:ascii="Helvetica" w:hAnsi="Helvetica" w:cs="Helvetica"/>
          <w:i/>
          <w:iCs/>
          <w:sz w:val="24"/>
          <w:szCs w:val="24"/>
        </w:rPr>
        <w:t>American Journal of Sociology</w:t>
      </w:r>
      <w:r w:rsidRPr="00220C73">
        <w:rPr>
          <w:rFonts w:ascii="Helvetica" w:hAnsi="Helvetica" w:cs="Helvetica"/>
          <w:sz w:val="24"/>
          <w:szCs w:val="24"/>
        </w:rPr>
        <w:t>, 120(5), pp. 1429–1472. Available at: https://doi.org/10.1086/681216.</w:t>
      </w:r>
    </w:p>
    <w:p w14:paraId="04DA0A23"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Holdsworth, C. and Elliott, J. (2001) ‘The Timing of Family Formation in Britain and Spain’, </w:t>
      </w:r>
      <w:r w:rsidRPr="00220C73">
        <w:rPr>
          <w:rFonts w:ascii="Helvetica" w:hAnsi="Helvetica" w:cs="Helvetica"/>
          <w:i/>
          <w:iCs/>
          <w:sz w:val="24"/>
          <w:szCs w:val="24"/>
        </w:rPr>
        <w:t>Sociological Research Online</w:t>
      </w:r>
      <w:r w:rsidRPr="00220C73">
        <w:rPr>
          <w:rFonts w:ascii="Helvetica" w:hAnsi="Helvetica" w:cs="Helvetica"/>
          <w:sz w:val="24"/>
          <w:szCs w:val="24"/>
        </w:rPr>
        <w:t>, 6(2), pp. 54–70. Available at: https://doi.org/10.5153/sro.597.</w:t>
      </w:r>
    </w:p>
    <w:p w14:paraId="3BC3A37A"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Holdsworth, C. and Morgan, D. (2005) </w:t>
      </w:r>
      <w:r w:rsidRPr="00220C73">
        <w:rPr>
          <w:rFonts w:ascii="Helvetica" w:hAnsi="Helvetica" w:cs="Helvetica"/>
          <w:i/>
          <w:iCs/>
          <w:sz w:val="24"/>
          <w:szCs w:val="24"/>
        </w:rPr>
        <w:t>Transitions in context: Leaving home, independence and adulthood: leaving home, independence and adulthood.</w:t>
      </w:r>
      <w:r w:rsidRPr="00220C73">
        <w:rPr>
          <w:rFonts w:ascii="Helvetica" w:hAnsi="Helvetica" w:cs="Helvetica"/>
          <w:sz w:val="24"/>
          <w:szCs w:val="24"/>
        </w:rPr>
        <w:t xml:space="preserve"> McGraw-Hill Education.</w:t>
      </w:r>
    </w:p>
    <w:p w14:paraId="5B635317"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Holm, A. and Jæger, M.M. (2008) ‘Does Relative Risk Aversion explain educational inequality? A dynamic choice approach’, </w:t>
      </w:r>
      <w:r w:rsidRPr="00220C73">
        <w:rPr>
          <w:rFonts w:ascii="Helvetica" w:hAnsi="Helvetica" w:cs="Helvetica"/>
          <w:i/>
          <w:iCs/>
          <w:sz w:val="24"/>
          <w:szCs w:val="24"/>
        </w:rPr>
        <w:t>Research in Social Stratification and Mobility</w:t>
      </w:r>
      <w:r w:rsidRPr="00220C73">
        <w:rPr>
          <w:rFonts w:ascii="Helvetica" w:hAnsi="Helvetica" w:cs="Helvetica"/>
          <w:sz w:val="24"/>
          <w:szCs w:val="24"/>
        </w:rPr>
        <w:t>, 26(3), pp. 199–219. Available at: https://doi.org/10.1016/j.rssm.2008.05.004.</w:t>
      </w:r>
    </w:p>
    <w:p w14:paraId="0C77760C"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Holm, A. and Jæger, M.M. (2011) ‘Dealing with selection bias in educational transition models: The bivariate probit selection model’, </w:t>
      </w:r>
      <w:r w:rsidRPr="00220C73">
        <w:rPr>
          <w:rFonts w:ascii="Helvetica" w:hAnsi="Helvetica" w:cs="Helvetica"/>
          <w:i/>
          <w:iCs/>
          <w:sz w:val="24"/>
          <w:szCs w:val="24"/>
        </w:rPr>
        <w:t xml:space="preserve">Research in Social </w:t>
      </w:r>
      <w:r w:rsidRPr="00220C73">
        <w:rPr>
          <w:rFonts w:ascii="Helvetica" w:hAnsi="Helvetica" w:cs="Helvetica"/>
          <w:i/>
          <w:iCs/>
          <w:sz w:val="24"/>
          <w:szCs w:val="24"/>
        </w:rPr>
        <w:lastRenderedPageBreak/>
        <w:t>Stratification and Mobility</w:t>
      </w:r>
      <w:r w:rsidRPr="00220C73">
        <w:rPr>
          <w:rFonts w:ascii="Helvetica" w:hAnsi="Helvetica" w:cs="Helvetica"/>
          <w:sz w:val="24"/>
          <w:szCs w:val="24"/>
        </w:rPr>
        <w:t>, 29(3), pp. 311–322. Available at: https://doi.org/10.1016/j.rssm.2011.02.002.</w:t>
      </w:r>
    </w:p>
    <w:p w14:paraId="5DF851EC"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Hope, S., Rodgers, B. and Power, C. (1999) ‘Marital status transitions and psychological distress: longitudinal evidence from a national population sample’, </w:t>
      </w:r>
      <w:r w:rsidRPr="00220C73">
        <w:rPr>
          <w:rFonts w:ascii="Helvetica" w:hAnsi="Helvetica" w:cs="Helvetica"/>
          <w:i/>
          <w:iCs/>
          <w:sz w:val="24"/>
          <w:szCs w:val="24"/>
        </w:rPr>
        <w:t>Psychological Medicine</w:t>
      </w:r>
      <w:r w:rsidRPr="00220C73">
        <w:rPr>
          <w:rFonts w:ascii="Helvetica" w:hAnsi="Helvetica" w:cs="Helvetica"/>
          <w:sz w:val="24"/>
          <w:szCs w:val="24"/>
        </w:rPr>
        <w:t>, 29(2), pp. 381–389. Available at: https://doi.org/10.1017/S0033291798008149.</w:t>
      </w:r>
    </w:p>
    <w:p w14:paraId="1A6BA0FB"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Hoskins, K. and Barker, B. (2017) ‘ASPIRATIONS AND YOUNG PEOPLE’S CONSTRUCTIONS OF THEIR FUTURES: INVESTIGATING SOCIAL MOBILITY AND SOCIAL REPRODUCTION’, </w:t>
      </w:r>
      <w:r w:rsidRPr="00220C73">
        <w:rPr>
          <w:rFonts w:ascii="Helvetica" w:hAnsi="Helvetica" w:cs="Helvetica"/>
          <w:i/>
          <w:iCs/>
          <w:sz w:val="24"/>
          <w:szCs w:val="24"/>
        </w:rPr>
        <w:t>British Journal of Educational Studies</w:t>
      </w:r>
      <w:r w:rsidRPr="00220C73">
        <w:rPr>
          <w:rFonts w:ascii="Helvetica" w:hAnsi="Helvetica" w:cs="Helvetica"/>
          <w:sz w:val="24"/>
          <w:szCs w:val="24"/>
        </w:rPr>
        <w:t>, 65(1), pp. 45–67. Available at: https://doi.org/10.1080/00071005.2016.1182616.</w:t>
      </w:r>
    </w:p>
    <w:p w14:paraId="2E0B7349"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Huinink, J. and Feldhaus, M. (2009) ‘Family Research from the Life Course Perspective’, </w:t>
      </w:r>
      <w:r w:rsidRPr="00220C73">
        <w:rPr>
          <w:rFonts w:ascii="Helvetica" w:hAnsi="Helvetica" w:cs="Helvetica"/>
          <w:i/>
          <w:iCs/>
          <w:sz w:val="24"/>
          <w:szCs w:val="24"/>
        </w:rPr>
        <w:t>International Sociology</w:t>
      </w:r>
      <w:r w:rsidRPr="00220C73">
        <w:rPr>
          <w:rFonts w:ascii="Helvetica" w:hAnsi="Helvetica" w:cs="Helvetica"/>
          <w:sz w:val="24"/>
          <w:szCs w:val="24"/>
        </w:rPr>
        <w:t>, 24(3), pp. 299–324. Available at: https://doi.org/10.1177/0268580909102910.</w:t>
      </w:r>
    </w:p>
    <w:p w14:paraId="0852708B"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Iannelli, C. (2013) ‘The role of the school curriculum in social mobility’, </w:t>
      </w:r>
      <w:r w:rsidRPr="00220C73">
        <w:rPr>
          <w:rFonts w:ascii="Helvetica" w:hAnsi="Helvetica" w:cs="Helvetica"/>
          <w:i/>
          <w:iCs/>
          <w:sz w:val="24"/>
          <w:szCs w:val="24"/>
        </w:rPr>
        <w:t>British Journal of Sociology of Education</w:t>
      </w:r>
      <w:r w:rsidRPr="00220C73">
        <w:rPr>
          <w:rFonts w:ascii="Helvetica" w:hAnsi="Helvetica" w:cs="Helvetica"/>
          <w:sz w:val="24"/>
          <w:szCs w:val="24"/>
        </w:rPr>
        <w:t>, 34(5–6), pp. 907–928. Available at: https://doi.org/10.1080/01425692.2013.816031.</w:t>
      </w:r>
    </w:p>
    <w:p w14:paraId="5DB440BD"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Jackson, M. </w:t>
      </w:r>
      <w:r w:rsidRPr="00220C73">
        <w:rPr>
          <w:rFonts w:ascii="Helvetica" w:hAnsi="Helvetica" w:cs="Helvetica"/>
          <w:i/>
          <w:iCs/>
          <w:sz w:val="24"/>
          <w:szCs w:val="24"/>
        </w:rPr>
        <w:t>et al.</w:t>
      </w:r>
      <w:r w:rsidRPr="00220C73">
        <w:rPr>
          <w:rFonts w:ascii="Helvetica" w:hAnsi="Helvetica" w:cs="Helvetica"/>
          <w:sz w:val="24"/>
          <w:szCs w:val="24"/>
        </w:rPr>
        <w:t xml:space="preserve"> (2007) ‘Primary and Secondary Effects in Class Differentials in Educational Attainment: The Transition to A-Level Courses in England and Wales’, </w:t>
      </w:r>
      <w:r w:rsidRPr="00220C73">
        <w:rPr>
          <w:rFonts w:ascii="Helvetica" w:hAnsi="Helvetica" w:cs="Helvetica"/>
          <w:i/>
          <w:iCs/>
          <w:sz w:val="24"/>
          <w:szCs w:val="24"/>
        </w:rPr>
        <w:t>Acta Sociologica</w:t>
      </w:r>
      <w:r w:rsidRPr="00220C73">
        <w:rPr>
          <w:rFonts w:ascii="Helvetica" w:hAnsi="Helvetica" w:cs="Helvetica"/>
          <w:sz w:val="24"/>
          <w:szCs w:val="24"/>
        </w:rPr>
        <w:t>, 50(3), pp. 211–229. Available at: https://doi.org/10.1177/0001699307080926.</w:t>
      </w:r>
    </w:p>
    <w:p w14:paraId="67246DFF"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Jenkins, A. and Sabates, R. (2007) ‘THE CLASSIFICATION OF QUALIFICATIONS IN SOCIAL SURVEYS’, </w:t>
      </w:r>
      <w:r w:rsidRPr="00220C73">
        <w:rPr>
          <w:rFonts w:ascii="Helvetica" w:hAnsi="Helvetica" w:cs="Helvetica"/>
          <w:i/>
          <w:iCs/>
          <w:sz w:val="24"/>
          <w:szCs w:val="24"/>
        </w:rPr>
        <w:t>Centre for Longitudinal Studies</w:t>
      </w:r>
      <w:r w:rsidRPr="00220C73">
        <w:rPr>
          <w:rFonts w:ascii="Helvetica" w:hAnsi="Helvetica" w:cs="Helvetica"/>
          <w:sz w:val="24"/>
          <w:szCs w:val="24"/>
        </w:rPr>
        <w:t>, p. 30.</w:t>
      </w:r>
    </w:p>
    <w:p w14:paraId="7B9CB995"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Jones, A.M., Rice, N. and Dias, P.R. (2010) ‘LONG-TERM EFFECTS OF COGNITIVE SKILLS, SOCIAL ADJUSTMENT AND SCHOOLING ON HEALTH AND LIFESTYLE: EVIDENCE FROM A REFORM OF SELECTIVE SCHOOLING’, </w:t>
      </w:r>
      <w:r w:rsidRPr="00220C73">
        <w:rPr>
          <w:rFonts w:ascii="Helvetica" w:hAnsi="Helvetica" w:cs="Helvetica"/>
          <w:i/>
          <w:iCs/>
          <w:sz w:val="24"/>
          <w:szCs w:val="24"/>
        </w:rPr>
        <w:t>Health, Econometrics and Data Group</w:t>
      </w:r>
      <w:r w:rsidRPr="00220C73">
        <w:rPr>
          <w:rFonts w:ascii="Helvetica" w:hAnsi="Helvetica" w:cs="Helvetica"/>
          <w:sz w:val="24"/>
          <w:szCs w:val="24"/>
        </w:rPr>
        <w:t>, p. 38.</w:t>
      </w:r>
    </w:p>
    <w:p w14:paraId="46888330"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Jones, G.E. (1986) ‘Youth in the social structure: transitions to adulthood and their stratification by class and gender.’, </w:t>
      </w:r>
      <w:r w:rsidRPr="00220C73">
        <w:rPr>
          <w:rFonts w:ascii="Helvetica" w:hAnsi="Helvetica" w:cs="Helvetica"/>
          <w:i/>
          <w:iCs/>
          <w:sz w:val="24"/>
          <w:szCs w:val="24"/>
        </w:rPr>
        <w:t>University of Surrey</w:t>
      </w:r>
      <w:r w:rsidRPr="00220C73">
        <w:rPr>
          <w:rFonts w:ascii="Helvetica" w:hAnsi="Helvetica" w:cs="Helvetica"/>
          <w:sz w:val="24"/>
          <w:szCs w:val="24"/>
        </w:rPr>
        <w:t xml:space="preserve"> [Preprint].</w:t>
      </w:r>
    </w:p>
    <w:p w14:paraId="7E1D9E3A"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Jones, J., Joyce, M. and Thomas, J. (2003) ‘Quarterly Bulletin Autumn 2003’, p. 13.</w:t>
      </w:r>
    </w:p>
    <w:p w14:paraId="514C1673"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Jones, K. (2016) </w:t>
      </w:r>
      <w:r w:rsidRPr="00220C73">
        <w:rPr>
          <w:rFonts w:ascii="Helvetica" w:hAnsi="Helvetica" w:cs="Helvetica"/>
          <w:i/>
          <w:iCs/>
          <w:sz w:val="24"/>
          <w:szCs w:val="24"/>
        </w:rPr>
        <w:t>Education in Britain: 1944 to the present.</w:t>
      </w:r>
      <w:r w:rsidRPr="00220C73">
        <w:rPr>
          <w:rFonts w:ascii="Helvetica" w:hAnsi="Helvetica" w:cs="Helvetica"/>
          <w:sz w:val="24"/>
          <w:szCs w:val="24"/>
        </w:rPr>
        <w:t xml:space="preserve"> John Wiley &amp; Sons.</w:t>
      </w:r>
    </w:p>
    <w:p w14:paraId="6F060B86"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Jonsson, J.O. </w:t>
      </w:r>
      <w:r w:rsidRPr="00220C73">
        <w:rPr>
          <w:rFonts w:ascii="Helvetica" w:hAnsi="Helvetica" w:cs="Helvetica"/>
          <w:i/>
          <w:iCs/>
          <w:sz w:val="24"/>
          <w:szCs w:val="24"/>
        </w:rPr>
        <w:t>et al.</w:t>
      </w:r>
      <w:r w:rsidRPr="00220C73">
        <w:rPr>
          <w:rFonts w:ascii="Helvetica" w:hAnsi="Helvetica" w:cs="Helvetica"/>
          <w:sz w:val="24"/>
          <w:szCs w:val="24"/>
        </w:rPr>
        <w:t xml:space="preserve"> (2009) ‘Microclass Mobility: Social Reproduction in Four Countries’, </w:t>
      </w:r>
      <w:r w:rsidRPr="00220C73">
        <w:rPr>
          <w:rFonts w:ascii="Helvetica" w:hAnsi="Helvetica" w:cs="Helvetica"/>
          <w:i/>
          <w:iCs/>
          <w:sz w:val="24"/>
          <w:szCs w:val="24"/>
        </w:rPr>
        <w:t>American Journal of Sociology</w:t>
      </w:r>
      <w:r w:rsidRPr="00220C73">
        <w:rPr>
          <w:rFonts w:ascii="Helvetica" w:hAnsi="Helvetica" w:cs="Helvetica"/>
          <w:sz w:val="24"/>
          <w:szCs w:val="24"/>
        </w:rPr>
        <w:t>, 114(4), pp. 977–1036. Available at: https://doi.org/10.1086/596566.</w:t>
      </w:r>
    </w:p>
    <w:p w14:paraId="55F4F409"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Khattab, N. (2015) ‘Students’ aspirations, expectations and school achievement: what really matters?’, </w:t>
      </w:r>
      <w:r w:rsidRPr="00220C73">
        <w:rPr>
          <w:rFonts w:ascii="Helvetica" w:hAnsi="Helvetica" w:cs="Helvetica"/>
          <w:i/>
          <w:iCs/>
          <w:sz w:val="24"/>
          <w:szCs w:val="24"/>
        </w:rPr>
        <w:t>British Educational Research Journal</w:t>
      </w:r>
      <w:r w:rsidRPr="00220C73">
        <w:rPr>
          <w:rFonts w:ascii="Helvetica" w:hAnsi="Helvetica" w:cs="Helvetica"/>
          <w:sz w:val="24"/>
          <w:szCs w:val="24"/>
        </w:rPr>
        <w:t>, 41(5), pp. 731–748. Available at: https://doi.org/10.1002/berj.3171.</w:t>
      </w:r>
    </w:p>
    <w:p w14:paraId="3142EDE3"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Kuha, J., Bukodi, E. and Goldthorpe, J.H. (2021) ‘Mediation analysis for associations of categorical variables: The role of education in social class mobility in Britain’, </w:t>
      </w:r>
      <w:r w:rsidRPr="00220C73">
        <w:rPr>
          <w:rFonts w:ascii="Helvetica" w:hAnsi="Helvetica" w:cs="Helvetica"/>
          <w:i/>
          <w:iCs/>
          <w:sz w:val="24"/>
          <w:szCs w:val="24"/>
        </w:rPr>
        <w:t xml:space="preserve">The </w:t>
      </w:r>
      <w:r w:rsidRPr="00220C73">
        <w:rPr>
          <w:rFonts w:ascii="Helvetica" w:hAnsi="Helvetica" w:cs="Helvetica"/>
          <w:i/>
          <w:iCs/>
          <w:sz w:val="24"/>
          <w:szCs w:val="24"/>
        </w:rPr>
        <w:lastRenderedPageBreak/>
        <w:t>Annals of Applied Statistics</w:t>
      </w:r>
      <w:r w:rsidRPr="00220C73">
        <w:rPr>
          <w:rFonts w:ascii="Helvetica" w:hAnsi="Helvetica" w:cs="Helvetica"/>
          <w:sz w:val="24"/>
          <w:szCs w:val="24"/>
        </w:rPr>
        <w:t>, 15(4). Available at: https://doi.org/10.1214/21-AOAS1467.</w:t>
      </w:r>
    </w:p>
    <w:p w14:paraId="6FACF787"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Lambert, P. and Barnett, C. (2021) ‘Optimising the use of measures of social stratification in research with intersectional and longitudinal analytical priorities’, in Nico, M. and Pollock, G., </w:t>
      </w:r>
      <w:r w:rsidRPr="00220C73">
        <w:rPr>
          <w:rFonts w:ascii="Helvetica" w:hAnsi="Helvetica" w:cs="Helvetica"/>
          <w:i/>
          <w:iCs/>
          <w:sz w:val="24"/>
          <w:szCs w:val="24"/>
        </w:rPr>
        <w:t>The Routledge Handbook of Contemporary Inequalities and the Life Course</w:t>
      </w:r>
      <w:r w:rsidRPr="00220C73">
        <w:rPr>
          <w:rFonts w:ascii="Helvetica" w:hAnsi="Helvetica" w:cs="Helvetica"/>
          <w:sz w:val="24"/>
          <w:szCs w:val="24"/>
        </w:rPr>
        <w:t>. 1st edn. London: Routledge, pp. 188–198. Available at: https://doi.org/10.4324/9780429470059-18.</w:t>
      </w:r>
    </w:p>
    <w:p w14:paraId="59A0DC9E"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Leuze, K. (2007) ‘What Makes for a Good Start? Consequences of Occupation-Specific Higher Education for Career Mobility: Germany and Great Britain Compared’, </w:t>
      </w:r>
      <w:r w:rsidRPr="00220C73">
        <w:rPr>
          <w:rFonts w:ascii="Helvetica" w:hAnsi="Helvetica" w:cs="Helvetica"/>
          <w:i/>
          <w:iCs/>
          <w:sz w:val="24"/>
          <w:szCs w:val="24"/>
        </w:rPr>
        <w:t>International Journal of Sociology</w:t>
      </w:r>
      <w:r w:rsidRPr="00220C73">
        <w:rPr>
          <w:rFonts w:ascii="Helvetica" w:hAnsi="Helvetica" w:cs="Helvetica"/>
          <w:sz w:val="24"/>
          <w:szCs w:val="24"/>
        </w:rPr>
        <w:t>, 37(2), pp. 29–53. Available at: https://doi.org/10.2753/IJS0020-7659370202.</w:t>
      </w:r>
    </w:p>
    <w:p w14:paraId="0B3C8CDE"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Leuze, K. (2010) </w:t>
      </w:r>
      <w:r w:rsidRPr="00220C73">
        <w:rPr>
          <w:rFonts w:ascii="Helvetica" w:hAnsi="Helvetica" w:cs="Helvetica"/>
          <w:i/>
          <w:iCs/>
          <w:sz w:val="24"/>
          <w:szCs w:val="24"/>
        </w:rPr>
        <w:t>Smooth Path or Long and Winding Road? How Institutions Shape the Transition from Higher Education to Work</w:t>
      </w:r>
      <w:r w:rsidRPr="00220C73">
        <w:rPr>
          <w:rFonts w:ascii="Helvetica" w:hAnsi="Helvetica" w:cs="Helvetica"/>
          <w:sz w:val="24"/>
          <w:szCs w:val="24"/>
        </w:rPr>
        <w:t>. Budrich UniPress. Available at: https://doi.org/10.3224/94075542.</w:t>
      </w:r>
    </w:p>
    <w:p w14:paraId="2CF4D09B"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Lindley, R.M. (1996) ‘The school-to-work transition in the United Kingdom’, </w:t>
      </w:r>
      <w:r w:rsidRPr="00220C73">
        <w:rPr>
          <w:rFonts w:ascii="Helvetica" w:hAnsi="Helvetica" w:cs="Helvetica"/>
          <w:i/>
          <w:iCs/>
          <w:sz w:val="24"/>
          <w:szCs w:val="24"/>
        </w:rPr>
        <w:t>International Labour Review</w:t>
      </w:r>
      <w:r w:rsidRPr="00220C73">
        <w:rPr>
          <w:rFonts w:ascii="Helvetica" w:hAnsi="Helvetica" w:cs="Helvetica"/>
          <w:sz w:val="24"/>
          <w:szCs w:val="24"/>
        </w:rPr>
        <w:t>, p. 23.</w:t>
      </w:r>
    </w:p>
    <w:p w14:paraId="46F38760"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Macleod, J. (2018) </w:t>
      </w:r>
      <w:r w:rsidRPr="00220C73">
        <w:rPr>
          <w:rFonts w:ascii="Helvetica" w:hAnsi="Helvetica" w:cs="Helvetica"/>
          <w:i/>
          <w:iCs/>
          <w:sz w:val="24"/>
          <w:szCs w:val="24"/>
        </w:rPr>
        <w:t>Ain’t no makin’it: Aspirations &amp; attainment in a low-income neighborhood</w:t>
      </w:r>
      <w:r w:rsidRPr="00220C73">
        <w:rPr>
          <w:rFonts w:ascii="Helvetica" w:hAnsi="Helvetica" w:cs="Helvetica"/>
          <w:sz w:val="24"/>
          <w:szCs w:val="24"/>
        </w:rPr>
        <w:t>. Routledge.</w:t>
      </w:r>
    </w:p>
    <w:p w14:paraId="079D4924"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Madia, J. </w:t>
      </w:r>
      <w:r w:rsidRPr="00220C73">
        <w:rPr>
          <w:rFonts w:ascii="Helvetica" w:hAnsi="Helvetica" w:cs="Helvetica"/>
          <w:i/>
          <w:iCs/>
          <w:sz w:val="24"/>
          <w:szCs w:val="24"/>
        </w:rPr>
        <w:t>et al.</w:t>
      </w:r>
      <w:r w:rsidRPr="00220C73">
        <w:rPr>
          <w:rFonts w:ascii="Helvetica" w:hAnsi="Helvetica" w:cs="Helvetica"/>
          <w:sz w:val="24"/>
          <w:szCs w:val="24"/>
        </w:rPr>
        <w:t xml:space="preserve"> (2022) ‘Long</w:t>
      </w:r>
      <w:r w:rsidRPr="00220C73">
        <w:rPr>
          <w:rFonts w:ascii="Cambria Math" w:hAnsi="Cambria Math" w:cs="Cambria Math"/>
          <w:sz w:val="24"/>
          <w:szCs w:val="24"/>
        </w:rPr>
        <w:t>‐</w:t>
      </w:r>
      <w:r w:rsidRPr="00220C73">
        <w:rPr>
          <w:rFonts w:ascii="Helvetica" w:hAnsi="Helvetica" w:cs="Helvetica"/>
          <w:sz w:val="24"/>
          <w:szCs w:val="24"/>
        </w:rPr>
        <w:t xml:space="preserve">term labour market and economic consequences of school exclusions in England .pdf’, </w:t>
      </w:r>
      <w:r w:rsidRPr="00220C73">
        <w:rPr>
          <w:rFonts w:ascii="Helvetica" w:hAnsi="Helvetica" w:cs="Helvetica"/>
          <w:i/>
          <w:iCs/>
          <w:sz w:val="24"/>
          <w:szCs w:val="24"/>
        </w:rPr>
        <w:t>British Journal of Educational Psychology</w:t>
      </w:r>
      <w:r w:rsidRPr="00220C73">
        <w:rPr>
          <w:rFonts w:ascii="Helvetica" w:hAnsi="Helvetica" w:cs="Helvetica"/>
          <w:sz w:val="24"/>
          <w:szCs w:val="24"/>
        </w:rPr>
        <w:t xml:space="preserve"> [Preprint].</w:t>
      </w:r>
    </w:p>
    <w:p w14:paraId="380BA6B2"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Martin, P., Schoon, I. and Ross, A. (2008) ‘Beyond Transitions: Applying Optimal Matching Analysis to Life Course Research’, </w:t>
      </w:r>
      <w:r w:rsidRPr="00220C73">
        <w:rPr>
          <w:rFonts w:ascii="Helvetica" w:hAnsi="Helvetica" w:cs="Helvetica"/>
          <w:i/>
          <w:iCs/>
          <w:sz w:val="24"/>
          <w:szCs w:val="24"/>
        </w:rPr>
        <w:t>International Journal of Social Research Methodology</w:t>
      </w:r>
      <w:r w:rsidRPr="00220C73">
        <w:rPr>
          <w:rFonts w:ascii="Helvetica" w:hAnsi="Helvetica" w:cs="Helvetica"/>
          <w:sz w:val="24"/>
          <w:szCs w:val="24"/>
        </w:rPr>
        <w:t>, 11(3), pp. 179–199. Available at: https://doi.org/10.1080/13645570701622025.</w:t>
      </w:r>
    </w:p>
    <w:p w14:paraId="3206D27B"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Mayer, K.U. (2004) ‘Whose Lives? How History, Societies, and Institutions Define and Shape Life Courses’, </w:t>
      </w:r>
      <w:r w:rsidRPr="00220C73">
        <w:rPr>
          <w:rFonts w:ascii="Helvetica" w:hAnsi="Helvetica" w:cs="Helvetica"/>
          <w:i/>
          <w:iCs/>
          <w:sz w:val="24"/>
          <w:szCs w:val="24"/>
        </w:rPr>
        <w:t>Research in Human Development</w:t>
      </w:r>
      <w:r w:rsidRPr="00220C73">
        <w:rPr>
          <w:rFonts w:ascii="Helvetica" w:hAnsi="Helvetica" w:cs="Helvetica"/>
          <w:sz w:val="24"/>
          <w:szCs w:val="24"/>
        </w:rPr>
        <w:t>, 1(3), pp. 161–187. Available at: https://doi.org/10.1207/s15427617rhd0103_3.</w:t>
      </w:r>
    </w:p>
    <w:p w14:paraId="4AC58E07"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Mayer, K.U. (2009) ‘New Directions in Life Course Research’, </w:t>
      </w:r>
      <w:r w:rsidRPr="00220C73">
        <w:rPr>
          <w:rFonts w:ascii="Helvetica" w:hAnsi="Helvetica" w:cs="Helvetica"/>
          <w:i/>
          <w:iCs/>
          <w:sz w:val="24"/>
          <w:szCs w:val="24"/>
        </w:rPr>
        <w:t>Annual Review of Sociology</w:t>
      </w:r>
      <w:r w:rsidRPr="00220C73">
        <w:rPr>
          <w:rFonts w:ascii="Helvetica" w:hAnsi="Helvetica" w:cs="Helvetica"/>
          <w:sz w:val="24"/>
          <w:szCs w:val="24"/>
        </w:rPr>
        <w:t>, 35(1), pp. 413–433. Available at: https://doi.org/10.1146/annurev.soc.34.040507.134619.</w:t>
      </w:r>
    </w:p>
    <w:p w14:paraId="17E6781D"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Mayer, K.U. and Schoepflin, U. (2022) ‘The State and the Life Course’, p. 24.</w:t>
      </w:r>
    </w:p>
    <w:p w14:paraId="7F9AB4A4"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McCulloch, A. (2017) ‘EDUCATIONAL ASPIRATIONS TRAJECTORIES IN ENGLAND’, </w:t>
      </w:r>
      <w:r w:rsidRPr="00220C73">
        <w:rPr>
          <w:rFonts w:ascii="Helvetica" w:hAnsi="Helvetica" w:cs="Helvetica"/>
          <w:i/>
          <w:iCs/>
          <w:sz w:val="24"/>
          <w:szCs w:val="24"/>
        </w:rPr>
        <w:t>British Journal of Educational Studies</w:t>
      </w:r>
      <w:r w:rsidRPr="00220C73">
        <w:rPr>
          <w:rFonts w:ascii="Helvetica" w:hAnsi="Helvetica" w:cs="Helvetica"/>
          <w:sz w:val="24"/>
          <w:szCs w:val="24"/>
        </w:rPr>
        <w:t>, 65(1), pp. 69–85. Available at: https://doi.org/10.1080/00071005.2016.1197883.</w:t>
      </w:r>
    </w:p>
    <w:p w14:paraId="6D10FC0D"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McCullough, P. and Nelder, J. (1989) </w:t>
      </w:r>
      <w:r w:rsidRPr="00220C73">
        <w:rPr>
          <w:rFonts w:ascii="Helvetica" w:hAnsi="Helvetica" w:cs="Helvetica"/>
          <w:i/>
          <w:iCs/>
          <w:sz w:val="24"/>
          <w:szCs w:val="24"/>
        </w:rPr>
        <w:t>Generalized Linear Models</w:t>
      </w:r>
      <w:r w:rsidRPr="00220C73">
        <w:rPr>
          <w:rFonts w:ascii="Helvetica" w:hAnsi="Helvetica" w:cs="Helvetica"/>
          <w:sz w:val="24"/>
          <w:szCs w:val="24"/>
        </w:rPr>
        <w:t>. Chapman Hall: New York.</w:t>
      </w:r>
    </w:p>
    <w:p w14:paraId="3FA25DF5"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Micklewright, J. (1989) ‘Choice at Sixteen’, </w:t>
      </w:r>
      <w:r w:rsidRPr="00220C73">
        <w:rPr>
          <w:rFonts w:ascii="Helvetica" w:hAnsi="Helvetica" w:cs="Helvetica"/>
          <w:i/>
          <w:iCs/>
          <w:sz w:val="24"/>
          <w:szCs w:val="24"/>
        </w:rPr>
        <w:t>Economica</w:t>
      </w:r>
      <w:r w:rsidRPr="00220C73">
        <w:rPr>
          <w:rFonts w:ascii="Helvetica" w:hAnsi="Helvetica" w:cs="Helvetica"/>
          <w:sz w:val="24"/>
          <w:szCs w:val="24"/>
        </w:rPr>
        <w:t>, 56(221), pp. 25–39. Available at: https://doi.org/10.2307/2554492.</w:t>
      </w:r>
    </w:p>
    <w:p w14:paraId="52FB54BF"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lastRenderedPageBreak/>
        <w:t xml:space="preserve">Mousteri, V., Daly, M. and Delaney, L. (2020) ‘Underemployment and psychological distress: Propensity score and fixed effects estimates from two large UK samples’, </w:t>
      </w:r>
      <w:r w:rsidRPr="00220C73">
        <w:rPr>
          <w:rFonts w:ascii="Helvetica" w:hAnsi="Helvetica" w:cs="Helvetica"/>
          <w:i/>
          <w:iCs/>
          <w:sz w:val="24"/>
          <w:szCs w:val="24"/>
        </w:rPr>
        <w:t>Social Science &amp; Medicine</w:t>
      </w:r>
      <w:r w:rsidRPr="00220C73">
        <w:rPr>
          <w:rFonts w:ascii="Helvetica" w:hAnsi="Helvetica" w:cs="Helvetica"/>
          <w:sz w:val="24"/>
          <w:szCs w:val="24"/>
        </w:rPr>
        <w:t>, 244, p. 112641. Available at: https://doi.org/10.1016/j.socscimed.2019.112641.</w:t>
      </w:r>
    </w:p>
    <w:p w14:paraId="0EEF0DF0"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Mulder, C.H. (2009) ‘Leaving the parental home in young adulthood’, in </w:t>
      </w:r>
      <w:r w:rsidRPr="00220C73">
        <w:rPr>
          <w:rFonts w:ascii="Helvetica" w:hAnsi="Helvetica" w:cs="Helvetica"/>
          <w:i/>
          <w:iCs/>
          <w:sz w:val="24"/>
          <w:szCs w:val="24"/>
        </w:rPr>
        <w:t>Handbook of youth and young adulthood</w:t>
      </w:r>
      <w:r w:rsidRPr="00220C73">
        <w:rPr>
          <w:rFonts w:ascii="Helvetica" w:hAnsi="Helvetica" w:cs="Helvetica"/>
          <w:sz w:val="24"/>
          <w:szCs w:val="24"/>
        </w:rPr>
        <w:t>. Routledge.</w:t>
      </w:r>
    </w:p>
    <w:p w14:paraId="03F66EE8"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Murphy, M. (2000) ‘Cohabitation in Britain’, </w:t>
      </w:r>
      <w:r w:rsidRPr="00220C73">
        <w:rPr>
          <w:rFonts w:ascii="Helvetica" w:hAnsi="Helvetica" w:cs="Helvetica"/>
          <w:i/>
          <w:iCs/>
          <w:sz w:val="24"/>
          <w:szCs w:val="24"/>
        </w:rPr>
        <w:t>Journal of the Royal Statistical Society. Series A (Statistics in Society)</w:t>
      </w:r>
      <w:r w:rsidRPr="00220C73">
        <w:rPr>
          <w:rFonts w:ascii="Helvetica" w:hAnsi="Helvetica" w:cs="Helvetica"/>
          <w:sz w:val="24"/>
          <w:szCs w:val="24"/>
        </w:rPr>
        <w:t>, 163(2).</w:t>
      </w:r>
    </w:p>
    <w:p w14:paraId="20096F08"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Murray, S.J. (2011) ‘Growing up in the 1990s: Tracks and trajectories of the “Rising 16’s”: A longitudinal analysis using the British Household Panel Survey.’, p. 354.</w:t>
      </w:r>
    </w:p>
    <w:p w14:paraId="24F55AF4"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Niepel, V. (2010) ‘The importance of cognitive and social skills for the duration of unemployment’, </w:t>
      </w:r>
      <w:r w:rsidRPr="00220C73">
        <w:rPr>
          <w:rFonts w:ascii="Helvetica" w:hAnsi="Helvetica" w:cs="Helvetica"/>
          <w:i/>
          <w:iCs/>
          <w:sz w:val="24"/>
          <w:szCs w:val="24"/>
        </w:rPr>
        <w:t>ZEW Discussion Papers</w:t>
      </w:r>
      <w:r w:rsidRPr="00220C73">
        <w:rPr>
          <w:rFonts w:ascii="Helvetica" w:hAnsi="Helvetica" w:cs="Helvetica"/>
          <w:sz w:val="24"/>
          <w:szCs w:val="24"/>
        </w:rPr>
        <w:t>, (10), p. 52.</w:t>
      </w:r>
    </w:p>
    <w:p w14:paraId="73AEFC55"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Noden, P. and West, A. (2009) ‘Attainment gaps between the most deprived and advantaged schools’, </w:t>
      </w:r>
      <w:r w:rsidRPr="00220C73">
        <w:rPr>
          <w:rFonts w:ascii="Helvetica" w:hAnsi="Helvetica" w:cs="Helvetica"/>
          <w:i/>
          <w:iCs/>
          <w:sz w:val="24"/>
          <w:szCs w:val="24"/>
        </w:rPr>
        <w:t>The Sutton Trust</w:t>
      </w:r>
      <w:r w:rsidRPr="00220C73">
        <w:rPr>
          <w:rFonts w:ascii="Helvetica" w:hAnsi="Helvetica" w:cs="Helvetica"/>
          <w:sz w:val="24"/>
          <w:szCs w:val="24"/>
        </w:rPr>
        <w:t xml:space="preserve"> [Preprint].</w:t>
      </w:r>
    </w:p>
    <w:p w14:paraId="1B1343D7"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Payne, J. (1995) ‘Routes beyond compulsory schooling’, </w:t>
      </w:r>
      <w:r w:rsidRPr="00220C73">
        <w:rPr>
          <w:rFonts w:ascii="Helvetica" w:hAnsi="Helvetica" w:cs="Helvetica"/>
          <w:i/>
          <w:iCs/>
          <w:sz w:val="24"/>
          <w:szCs w:val="24"/>
        </w:rPr>
        <w:t>Policy Studies Institute</w:t>
      </w:r>
      <w:r w:rsidRPr="00220C73">
        <w:rPr>
          <w:rFonts w:ascii="Helvetica" w:hAnsi="Helvetica" w:cs="Helvetica"/>
          <w:sz w:val="24"/>
          <w:szCs w:val="24"/>
        </w:rPr>
        <w:t>, p. 98.</w:t>
      </w:r>
    </w:p>
    <w:p w14:paraId="4D1E456E"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Payne, J., Great Britain, and Department for Education and Skills (2001) </w:t>
      </w:r>
      <w:r w:rsidRPr="00220C73">
        <w:rPr>
          <w:rFonts w:ascii="Helvetica" w:hAnsi="Helvetica" w:cs="Helvetica"/>
          <w:i/>
          <w:iCs/>
          <w:sz w:val="24"/>
          <w:szCs w:val="24"/>
        </w:rPr>
        <w:t>Patterns of participation in full-time education after 16: an analysis of the England and Wales Youth Cohort study</w:t>
      </w:r>
      <w:r w:rsidRPr="00220C73">
        <w:rPr>
          <w:rFonts w:ascii="Helvetica" w:hAnsi="Helvetica" w:cs="Helvetica"/>
          <w:sz w:val="24"/>
          <w:szCs w:val="24"/>
        </w:rPr>
        <w:t>. Nottingham: DfES Publications.</w:t>
      </w:r>
    </w:p>
    <w:p w14:paraId="1D5A5AE4"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Playford, C. and Gayle, V. (2016) ‘The concealed middle? An exploration of ordinary young people and school GCSE subject area attainment’, </w:t>
      </w:r>
      <w:r w:rsidRPr="00220C73">
        <w:rPr>
          <w:rFonts w:ascii="Helvetica" w:hAnsi="Helvetica" w:cs="Helvetica"/>
          <w:i/>
          <w:iCs/>
          <w:sz w:val="24"/>
          <w:szCs w:val="24"/>
        </w:rPr>
        <w:t>Journal of Youth Studies</w:t>
      </w:r>
      <w:r w:rsidRPr="00220C73">
        <w:rPr>
          <w:rFonts w:ascii="Helvetica" w:hAnsi="Helvetica" w:cs="Helvetica"/>
          <w:sz w:val="24"/>
          <w:szCs w:val="24"/>
        </w:rPr>
        <w:t>, 19, pp. 149–168. Available at: https://doi.org/10.1080/13676261.2015.1052049.</w:t>
      </w:r>
    </w:p>
    <w:p w14:paraId="2E5D8CB5"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Power, C. and Elliott, J. (2006) ‘Cohort profile: 1958 British birth cohort (National Child Development Study)’, </w:t>
      </w:r>
      <w:r w:rsidRPr="00220C73">
        <w:rPr>
          <w:rFonts w:ascii="Helvetica" w:hAnsi="Helvetica" w:cs="Helvetica"/>
          <w:i/>
          <w:iCs/>
          <w:sz w:val="24"/>
          <w:szCs w:val="24"/>
        </w:rPr>
        <w:t>International Journal of Epidemiology</w:t>
      </w:r>
      <w:r w:rsidRPr="00220C73">
        <w:rPr>
          <w:rFonts w:ascii="Helvetica" w:hAnsi="Helvetica" w:cs="Helvetica"/>
          <w:sz w:val="24"/>
          <w:szCs w:val="24"/>
        </w:rPr>
        <w:t>, 35(1), pp. 34–41. Available at: https://doi.org/10.1093/ije/dyi183.</w:t>
      </w:r>
    </w:p>
    <w:p w14:paraId="55EBD837"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Prandy, K. (1999) ‘Class, stratification and inequalities in health: a comparison of the Registrar</w:t>
      </w:r>
      <w:r w:rsidRPr="00220C73">
        <w:rPr>
          <w:rFonts w:ascii="Cambria Math" w:hAnsi="Cambria Math" w:cs="Cambria Math"/>
          <w:sz w:val="24"/>
          <w:szCs w:val="24"/>
        </w:rPr>
        <w:t>‐</w:t>
      </w:r>
      <w:r w:rsidRPr="00220C73">
        <w:rPr>
          <w:rFonts w:ascii="Helvetica" w:hAnsi="Helvetica" w:cs="Helvetica"/>
          <w:sz w:val="24"/>
          <w:szCs w:val="24"/>
        </w:rPr>
        <w:t xml:space="preserve">General’s Social Classes and the Cambridge Scale’, </w:t>
      </w:r>
      <w:r w:rsidRPr="00220C73">
        <w:rPr>
          <w:rFonts w:ascii="Helvetica" w:hAnsi="Helvetica" w:cs="Helvetica"/>
          <w:i/>
          <w:iCs/>
          <w:sz w:val="24"/>
          <w:szCs w:val="24"/>
        </w:rPr>
        <w:t>Sociology of Health &amp; Illness</w:t>
      </w:r>
      <w:r w:rsidRPr="00220C73">
        <w:rPr>
          <w:rFonts w:ascii="Helvetica" w:hAnsi="Helvetica" w:cs="Helvetica"/>
          <w:sz w:val="24"/>
          <w:szCs w:val="24"/>
        </w:rPr>
        <w:t>, 21(4), pp. 466–484. Available at: https://doi.org/10.1111/1467-9566.00167.</w:t>
      </w:r>
    </w:p>
    <w:p w14:paraId="53D2955D"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Ralston, K. </w:t>
      </w:r>
      <w:r w:rsidRPr="00220C73">
        <w:rPr>
          <w:rFonts w:ascii="Helvetica" w:hAnsi="Helvetica" w:cs="Helvetica"/>
          <w:i/>
          <w:iCs/>
          <w:sz w:val="24"/>
          <w:szCs w:val="24"/>
        </w:rPr>
        <w:t>et al.</w:t>
      </w:r>
      <w:r w:rsidRPr="00220C73">
        <w:rPr>
          <w:rFonts w:ascii="Helvetica" w:hAnsi="Helvetica" w:cs="Helvetica"/>
          <w:sz w:val="24"/>
          <w:szCs w:val="24"/>
        </w:rPr>
        <w:t xml:space="preserve"> (2016) ‘Do young people not in education, employment or training experience long-term occupational scarring? A longitudinal analysis over 20 years of follow-up’, </w:t>
      </w:r>
      <w:r w:rsidRPr="00220C73">
        <w:rPr>
          <w:rFonts w:ascii="Helvetica" w:hAnsi="Helvetica" w:cs="Helvetica"/>
          <w:i/>
          <w:iCs/>
          <w:sz w:val="24"/>
          <w:szCs w:val="24"/>
        </w:rPr>
        <w:t>Contemporary Social Science</w:t>
      </w:r>
      <w:r w:rsidRPr="00220C73">
        <w:rPr>
          <w:rFonts w:ascii="Helvetica" w:hAnsi="Helvetica" w:cs="Helvetica"/>
          <w:sz w:val="24"/>
          <w:szCs w:val="24"/>
        </w:rPr>
        <w:t>, 11(2–3), pp. 203–221. Available at: https://doi.org/10.1080/21582041.2016.1194452.</w:t>
      </w:r>
    </w:p>
    <w:p w14:paraId="50B8F364"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i/>
          <w:iCs/>
          <w:sz w:val="24"/>
          <w:szCs w:val="24"/>
        </w:rPr>
        <w:t>Rampton Report</w:t>
      </w:r>
      <w:r w:rsidRPr="00220C73">
        <w:rPr>
          <w:rFonts w:ascii="Helvetica" w:hAnsi="Helvetica" w:cs="Helvetica"/>
          <w:sz w:val="24"/>
          <w:szCs w:val="24"/>
        </w:rPr>
        <w:t xml:space="preserve"> (1981). Available at: http://www.educationengland.org.uk/documents/rampton/rampton1981.html (Accessed: 28 November 2022).</w:t>
      </w:r>
    </w:p>
    <w:p w14:paraId="625E1EAA"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Reay, D. </w:t>
      </w:r>
      <w:r w:rsidRPr="00220C73">
        <w:rPr>
          <w:rFonts w:ascii="Helvetica" w:hAnsi="Helvetica" w:cs="Helvetica"/>
          <w:i/>
          <w:iCs/>
          <w:sz w:val="24"/>
          <w:szCs w:val="24"/>
        </w:rPr>
        <w:t>et al.</w:t>
      </w:r>
      <w:r w:rsidRPr="00220C73">
        <w:rPr>
          <w:rFonts w:ascii="Helvetica" w:hAnsi="Helvetica" w:cs="Helvetica"/>
          <w:sz w:val="24"/>
          <w:szCs w:val="24"/>
        </w:rPr>
        <w:t xml:space="preserve"> (2001) ‘Choices of Degree or Degrees of Choice? Class, `Race’ and the Higher Education Choice Process’, </w:t>
      </w:r>
      <w:r w:rsidRPr="00220C73">
        <w:rPr>
          <w:rFonts w:ascii="Helvetica" w:hAnsi="Helvetica" w:cs="Helvetica"/>
          <w:i/>
          <w:iCs/>
          <w:sz w:val="24"/>
          <w:szCs w:val="24"/>
        </w:rPr>
        <w:t>Sociology</w:t>
      </w:r>
      <w:r w:rsidRPr="00220C73">
        <w:rPr>
          <w:rFonts w:ascii="Helvetica" w:hAnsi="Helvetica" w:cs="Helvetica"/>
          <w:sz w:val="24"/>
          <w:szCs w:val="24"/>
        </w:rPr>
        <w:t>, 35(4), pp. 855–874. Available at: https://doi.org/10.1177/0038038501035004004.</w:t>
      </w:r>
    </w:p>
    <w:p w14:paraId="4FCB49B5"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lastRenderedPageBreak/>
        <w:t xml:space="preserve">Roberts, K. (2003) ‘Change and Continuity in Youth Transitions in Eastern Europe: Lessons for Western Sociology’, </w:t>
      </w:r>
      <w:r w:rsidRPr="00220C73">
        <w:rPr>
          <w:rFonts w:ascii="Helvetica" w:hAnsi="Helvetica" w:cs="Helvetica"/>
          <w:i/>
          <w:iCs/>
          <w:sz w:val="24"/>
          <w:szCs w:val="24"/>
        </w:rPr>
        <w:t>The Sociological Review</w:t>
      </w:r>
      <w:r w:rsidRPr="00220C73">
        <w:rPr>
          <w:rFonts w:ascii="Helvetica" w:hAnsi="Helvetica" w:cs="Helvetica"/>
          <w:sz w:val="24"/>
          <w:szCs w:val="24"/>
        </w:rPr>
        <w:t>, 51(4), pp. 484–505. Available at: https://doi.org/10.1111/j.1467-954X.2003.00432.x.</w:t>
      </w:r>
    </w:p>
    <w:p w14:paraId="44D77873"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Schmitt, C. (2021) ‘The impact of economic uncertainty, precarious employment, and risk attitudes on the transition to parenthood’, </w:t>
      </w:r>
      <w:r w:rsidRPr="00220C73">
        <w:rPr>
          <w:rFonts w:ascii="Helvetica" w:hAnsi="Helvetica" w:cs="Helvetica"/>
          <w:i/>
          <w:iCs/>
          <w:sz w:val="24"/>
          <w:szCs w:val="24"/>
        </w:rPr>
        <w:t>Advances in Life Course Research</w:t>
      </w:r>
      <w:r w:rsidRPr="00220C73">
        <w:rPr>
          <w:rFonts w:ascii="Helvetica" w:hAnsi="Helvetica" w:cs="Helvetica"/>
          <w:sz w:val="24"/>
          <w:szCs w:val="24"/>
        </w:rPr>
        <w:t>, 47, p. 100402. Available at: https://doi.org/10.1016/j.alcr.2021.100402.</w:t>
      </w:r>
    </w:p>
    <w:p w14:paraId="1934A97F"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Schoon, I. </w:t>
      </w:r>
      <w:r w:rsidRPr="00220C73">
        <w:rPr>
          <w:rFonts w:ascii="Helvetica" w:hAnsi="Helvetica" w:cs="Helvetica"/>
          <w:i/>
          <w:iCs/>
          <w:sz w:val="24"/>
          <w:szCs w:val="24"/>
        </w:rPr>
        <w:t>et al.</w:t>
      </w:r>
      <w:r w:rsidRPr="00220C73">
        <w:rPr>
          <w:rFonts w:ascii="Helvetica" w:hAnsi="Helvetica" w:cs="Helvetica"/>
          <w:sz w:val="24"/>
          <w:szCs w:val="24"/>
        </w:rPr>
        <w:t xml:space="preserve"> (2001) ‘Transitions from school to work in a changing social context’, </w:t>
      </w:r>
      <w:r w:rsidRPr="00220C73">
        <w:rPr>
          <w:rFonts w:ascii="Helvetica" w:hAnsi="Helvetica" w:cs="Helvetica"/>
          <w:i/>
          <w:iCs/>
          <w:sz w:val="24"/>
          <w:szCs w:val="24"/>
        </w:rPr>
        <w:t>YOUNG</w:t>
      </w:r>
      <w:r w:rsidRPr="00220C73">
        <w:rPr>
          <w:rFonts w:ascii="Helvetica" w:hAnsi="Helvetica" w:cs="Helvetica"/>
          <w:sz w:val="24"/>
          <w:szCs w:val="24"/>
        </w:rPr>
        <w:t>, 9(1), pp. 4–22. Available at: https://doi.org/10.1177/110330880100900102.</w:t>
      </w:r>
    </w:p>
    <w:p w14:paraId="14573F30"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Schoon, I. (2007) ‘Adaptations to changing times: Agency in context’, </w:t>
      </w:r>
      <w:r w:rsidRPr="00220C73">
        <w:rPr>
          <w:rFonts w:ascii="Helvetica" w:hAnsi="Helvetica" w:cs="Helvetica"/>
          <w:i/>
          <w:iCs/>
          <w:sz w:val="24"/>
          <w:szCs w:val="24"/>
        </w:rPr>
        <w:t>International Journal of Psychology</w:t>
      </w:r>
      <w:r w:rsidRPr="00220C73">
        <w:rPr>
          <w:rFonts w:ascii="Helvetica" w:hAnsi="Helvetica" w:cs="Helvetica"/>
          <w:sz w:val="24"/>
          <w:szCs w:val="24"/>
        </w:rPr>
        <w:t>, 42(2), pp. 94–101. Available at: https://doi.org/10.1080/00207590600991252.</w:t>
      </w:r>
    </w:p>
    <w:p w14:paraId="721FC3F0"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Schoon, I. (2020) ‘Navigating an Uncertain Labor Market in the UK: The Role of Structure and Agency in the Transition from School to Work’, </w:t>
      </w:r>
      <w:r w:rsidRPr="00220C73">
        <w:rPr>
          <w:rFonts w:ascii="Helvetica" w:hAnsi="Helvetica" w:cs="Helvetica"/>
          <w:i/>
          <w:iCs/>
          <w:sz w:val="24"/>
          <w:szCs w:val="24"/>
        </w:rPr>
        <w:t>The ANNALS of the American Academy of Political and Social Science</w:t>
      </w:r>
      <w:r w:rsidRPr="00220C73">
        <w:rPr>
          <w:rFonts w:ascii="Helvetica" w:hAnsi="Helvetica" w:cs="Helvetica"/>
          <w:sz w:val="24"/>
          <w:szCs w:val="24"/>
        </w:rPr>
        <w:t>, 688(1), pp. 77–92. Available at: https://doi.org/10.1177/0002716220905569.</w:t>
      </w:r>
    </w:p>
    <w:p w14:paraId="47ACD489"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Schoon, I. (2022) ‘Planning for the Future: Changing Education Expectations in Three British Cohorts’, p. 22.</w:t>
      </w:r>
    </w:p>
    <w:p w14:paraId="4C625978"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Schoon, I. and Bynner, J. (2003) ‘Risk and Resilience in the Life Course: Implications for Interventions and Social Policies’, </w:t>
      </w:r>
      <w:r w:rsidRPr="00220C73">
        <w:rPr>
          <w:rFonts w:ascii="Helvetica" w:hAnsi="Helvetica" w:cs="Helvetica"/>
          <w:i/>
          <w:iCs/>
          <w:sz w:val="24"/>
          <w:szCs w:val="24"/>
        </w:rPr>
        <w:t>Journal of Youth Studies</w:t>
      </w:r>
      <w:r w:rsidRPr="00220C73">
        <w:rPr>
          <w:rFonts w:ascii="Helvetica" w:hAnsi="Helvetica" w:cs="Helvetica"/>
          <w:sz w:val="24"/>
          <w:szCs w:val="24"/>
        </w:rPr>
        <w:t>, 6(1), pp. 21–31. Available at: https://doi.org/10.1080/1367626032000068145.</w:t>
      </w:r>
    </w:p>
    <w:p w14:paraId="740F384B"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Schoon, I., Martin, P. and Ross, A. (2007) ‘Career transitions in times of social change. His and her story’, </w:t>
      </w:r>
      <w:r w:rsidRPr="00220C73">
        <w:rPr>
          <w:rFonts w:ascii="Helvetica" w:hAnsi="Helvetica" w:cs="Helvetica"/>
          <w:i/>
          <w:iCs/>
          <w:sz w:val="24"/>
          <w:szCs w:val="24"/>
        </w:rPr>
        <w:t>Journal of Vocational Behavior</w:t>
      </w:r>
      <w:r w:rsidRPr="00220C73">
        <w:rPr>
          <w:rFonts w:ascii="Helvetica" w:hAnsi="Helvetica" w:cs="Helvetica"/>
          <w:sz w:val="24"/>
          <w:szCs w:val="24"/>
        </w:rPr>
        <w:t>, 70(1), pp. 78–96. Available at: https://doi.org/10.1016/j.jvb.2006.04.009.</w:t>
      </w:r>
    </w:p>
    <w:p w14:paraId="06EF7E13"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Seltzer, J.A. (2004) ‘Cohabitation in the United States and Britain: Demography, kinship, and the future’, </w:t>
      </w:r>
      <w:r w:rsidRPr="00220C73">
        <w:rPr>
          <w:rFonts w:ascii="Helvetica" w:hAnsi="Helvetica" w:cs="Helvetica"/>
          <w:i/>
          <w:iCs/>
          <w:sz w:val="24"/>
          <w:szCs w:val="24"/>
        </w:rPr>
        <w:t>Journal of Marriage and Family</w:t>
      </w:r>
      <w:r w:rsidRPr="00220C73">
        <w:rPr>
          <w:rFonts w:ascii="Helvetica" w:hAnsi="Helvetica" w:cs="Helvetica"/>
          <w:sz w:val="24"/>
          <w:szCs w:val="24"/>
        </w:rPr>
        <w:t>, 66(4), pp. 921–928. Available at: https://doi.org/10.1111/j.0022-2445.2004.00062.x.</w:t>
      </w:r>
    </w:p>
    <w:p w14:paraId="2CC456E0"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Shanahan, M.J. (2000) ‘Pathways to Adulthood in Changing Societies: Variability and Mechanisms in Life Course Perspective’, </w:t>
      </w:r>
      <w:r w:rsidRPr="00220C73">
        <w:rPr>
          <w:rFonts w:ascii="Helvetica" w:hAnsi="Helvetica" w:cs="Helvetica"/>
          <w:i/>
          <w:iCs/>
          <w:sz w:val="24"/>
          <w:szCs w:val="24"/>
        </w:rPr>
        <w:t>Review of Sociology</w:t>
      </w:r>
      <w:r w:rsidRPr="00220C73">
        <w:rPr>
          <w:rFonts w:ascii="Helvetica" w:hAnsi="Helvetica" w:cs="Helvetica"/>
          <w:sz w:val="24"/>
          <w:szCs w:val="24"/>
        </w:rPr>
        <w:t>, 26(1), pp. 667–692. Available at: https://doi.org/10.1146/annurev.soc.26.1.667.</w:t>
      </w:r>
    </w:p>
    <w:p w14:paraId="03459D28"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Silverwood, R. </w:t>
      </w:r>
      <w:r w:rsidRPr="00220C73">
        <w:rPr>
          <w:rFonts w:ascii="Helvetica" w:hAnsi="Helvetica" w:cs="Helvetica"/>
          <w:i/>
          <w:iCs/>
          <w:sz w:val="24"/>
          <w:szCs w:val="24"/>
        </w:rPr>
        <w:t>et al.</w:t>
      </w:r>
      <w:r w:rsidRPr="00220C73">
        <w:rPr>
          <w:rFonts w:ascii="Helvetica" w:hAnsi="Helvetica" w:cs="Helvetica"/>
          <w:sz w:val="24"/>
          <w:szCs w:val="24"/>
        </w:rPr>
        <w:t xml:space="preserve"> (2021) ‘Handling missing data in the National Child Development Study: User guide (Version 2).’</w:t>
      </w:r>
    </w:p>
    <w:p w14:paraId="20AAA97A"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i/>
          <w:iCs/>
          <w:sz w:val="24"/>
          <w:szCs w:val="24"/>
        </w:rPr>
        <w:t>Spens Report</w:t>
      </w:r>
      <w:r w:rsidRPr="00220C73">
        <w:rPr>
          <w:rFonts w:ascii="Helvetica" w:hAnsi="Helvetica" w:cs="Helvetica"/>
          <w:sz w:val="24"/>
          <w:szCs w:val="24"/>
        </w:rPr>
        <w:t xml:space="preserve"> (1938). Available at: http://www.educationengland.org.uk/documents/spens/spens1938.html (Accessed: 10 November 2022).</w:t>
      </w:r>
    </w:p>
    <w:p w14:paraId="4E346BAA"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St. Clair, R., Kintrea, K. and Houston, M. (2013) ‘Silver bullet or red herring? New evidence on the place of aspirations in education’, </w:t>
      </w:r>
      <w:r w:rsidRPr="00220C73">
        <w:rPr>
          <w:rFonts w:ascii="Helvetica" w:hAnsi="Helvetica" w:cs="Helvetica"/>
          <w:i/>
          <w:iCs/>
          <w:sz w:val="24"/>
          <w:szCs w:val="24"/>
        </w:rPr>
        <w:t>Oxford Review of Education</w:t>
      </w:r>
      <w:r w:rsidRPr="00220C73">
        <w:rPr>
          <w:rFonts w:ascii="Helvetica" w:hAnsi="Helvetica" w:cs="Helvetica"/>
          <w:sz w:val="24"/>
          <w:szCs w:val="24"/>
        </w:rPr>
        <w:t>, 39(6), pp. 719–738. Available at: https://doi.org/10.1080/03054985.2013.854201.</w:t>
      </w:r>
    </w:p>
    <w:p w14:paraId="4C132808"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Steiner, R., Hirschi, A. and Akkermans, J. (2021) ‘Many Roads Lead to Rome: Researching Antecedents and Outcomes of Contemporary School-To-Work </w:t>
      </w:r>
      <w:r w:rsidRPr="00220C73">
        <w:rPr>
          <w:rFonts w:ascii="Helvetica" w:hAnsi="Helvetica" w:cs="Helvetica"/>
          <w:sz w:val="24"/>
          <w:szCs w:val="24"/>
        </w:rPr>
        <w:lastRenderedPageBreak/>
        <w:t xml:space="preserve">Transitions’, </w:t>
      </w:r>
      <w:r w:rsidRPr="00220C73">
        <w:rPr>
          <w:rFonts w:ascii="Helvetica" w:hAnsi="Helvetica" w:cs="Helvetica"/>
          <w:i/>
          <w:iCs/>
          <w:sz w:val="24"/>
          <w:szCs w:val="24"/>
        </w:rPr>
        <w:t>Journal of Career Development</w:t>
      </w:r>
      <w:r w:rsidRPr="00220C73">
        <w:rPr>
          <w:rFonts w:ascii="Helvetica" w:hAnsi="Helvetica" w:cs="Helvetica"/>
          <w:sz w:val="24"/>
          <w:szCs w:val="24"/>
        </w:rPr>
        <w:t>, p. 089484532110635. Available at: https://doi.org/10.1177/08948453211063580.</w:t>
      </w:r>
    </w:p>
    <w:p w14:paraId="15F39B7E"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Stones, S. (2016) ‘An exploratory study: raising the attainment of underachieving white working-class boys’, </w:t>
      </w:r>
      <w:r w:rsidRPr="00220C73">
        <w:rPr>
          <w:rFonts w:ascii="Helvetica" w:hAnsi="Helvetica" w:cs="Helvetica"/>
          <w:i/>
          <w:iCs/>
          <w:sz w:val="24"/>
          <w:szCs w:val="24"/>
        </w:rPr>
        <w:t>STeP Journal</w:t>
      </w:r>
      <w:r w:rsidRPr="00220C73">
        <w:rPr>
          <w:rFonts w:ascii="Helvetica" w:hAnsi="Helvetica" w:cs="Helvetica"/>
          <w:sz w:val="24"/>
          <w:szCs w:val="24"/>
        </w:rPr>
        <w:t>, 3(1), pp. 173–181.</w:t>
      </w:r>
    </w:p>
    <w:p w14:paraId="3DA0E96B"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Stopforth, S. (2020) ‘Parental Socio-Economic Background and Children’s School-Level GCSE Attainment’, p. 306.</w:t>
      </w:r>
    </w:p>
    <w:p w14:paraId="612793FF"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Stopforth, S., Gayle, V. and Boeren, E. (2021) ‘Parental social class and school GCSE outcomes: two decades of evidence from UK household panel surveys’, </w:t>
      </w:r>
      <w:r w:rsidRPr="00220C73">
        <w:rPr>
          <w:rFonts w:ascii="Helvetica" w:hAnsi="Helvetica" w:cs="Helvetica"/>
          <w:i/>
          <w:iCs/>
          <w:sz w:val="24"/>
          <w:szCs w:val="24"/>
        </w:rPr>
        <w:t>Contemporary Social Science</w:t>
      </w:r>
      <w:r w:rsidRPr="00220C73">
        <w:rPr>
          <w:rFonts w:ascii="Helvetica" w:hAnsi="Helvetica" w:cs="Helvetica"/>
          <w:sz w:val="24"/>
          <w:szCs w:val="24"/>
        </w:rPr>
        <w:t>, 16(3), pp. 309–324. Available at: https://doi.org/10.1080/21582041.2020.1792967.</w:t>
      </w:r>
    </w:p>
    <w:p w14:paraId="46658D94"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Sullivan, A., Heath, A. and Rothon, C. (2011) ‘Equalisation or inflation? Social class and gender differentials in England and Wales’, </w:t>
      </w:r>
      <w:r w:rsidRPr="00220C73">
        <w:rPr>
          <w:rFonts w:ascii="Helvetica" w:hAnsi="Helvetica" w:cs="Helvetica"/>
          <w:i/>
          <w:iCs/>
          <w:sz w:val="24"/>
          <w:szCs w:val="24"/>
        </w:rPr>
        <w:t>Oxford Review of Education</w:t>
      </w:r>
      <w:r w:rsidRPr="00220C73">
        <w:rPr>
          <w:rFonts w:ascii="Helvetica" w:hAnsi="Helvetica" w:cs="Helvetica"/>
          <w:sz w:val="24"/>
          <w:szCs w:val="24"/>
        </w:rPr>
        <w:t>, 37(2), pp. 215–240. Available at: https://doi.org/10.1080/03054985.2011.559380.</w:t>
      </w:r>
    </w:p>
    <w:p w14:paraId="40F54ED7"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Sutherland, A. </w:t>
      </w:r>
      <w:r w:rsidRPr="00220C73">
        <w:rPr>
          <w:rFonts w:ascii="Helvetica" w:hAnsi="Helvetica" w:cs="Helvetica"/>
          <w:i/>
          <w:iCs/>
          <w:sz w:val="24"/>
          <w:szCs w:val="24"/>
        </w:rPr>
        <w:t>et al.</w:t>
      </w:r>
      <w:r w:rsidRPr="00220C73">
        <w:rPr>
          <w:rFonts w:ascii="Helvetica" w:hAnsi="Helvetica" w:cs="Helvetica"/>
          <w:sz w:val="24"/>
          <w:szCs w:val="24"/>
        </w:rPr>
        <w:t xml:space="preserve"> (2015) ‘Factors associated with achievement: key stage 4’, </w:t>
      </w:r>
      <w:r w:rsidRPr="00220C73">
        <w:rPr>
          <w:rFonts w:ascii="Helvetica" w:hAnsi="Helvetica" w:cs="Helvetica"/>
          <w:i/>
          <w:iCs/>
          <w:sz w:val="24"/>
          <w:szCs w:val="24"/>
        </w:rPr>
        <w:t>Department for Education</w:t>
      </w:r>
      <w:r w:rsidRPr="00220C73">
        <w:rPr>
          <w:rFonts w:ascii="Helvetica" w:hAnsi="Helvetica" w:cs="Helvetica"/>
          <w:sz w:val="24"/>
          <w:szCs w:val="24"/>
        </w:rPr>
        <w:t>, p. 70.</w:t>
      </w:r>
    </w:p>
    <w:p w14:paraId="1DDE7369"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i/>
          <w:iCs/>
          <w:sz w:val="24"/>
          <w:szCs w:val="24"/>
        </w:rPr>
        <w:t>Swann Report</w:t>
      </w:r>
      <w:r w:rsidRPr="00220C73">
        <w:rPr>
          <w:rFonts w:ascii="Helvetica" w:hAnsi="Helvetica" w:cs="Helvetica"/>
          <w:sz w:val="24"/>
          <w:szCs w:val="24"/>
        </w:rPr>
        <w:t xml:space="preserve"> (1985). Available at: http://www.educationengland.org.uk/documents/swann/swann1985.html (Accessed: 28 November 2022).</w:t>
      </w:r>
    </w:p>
    <w:p w14:paraId="79FE4CCC"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Taylor, C. (2018) ‘The Reliability of Free School Meal Eligibility as a Measure of Socio-Economic Disadvantage: Evidence from the Millennium Cohort Study in Wales’, </w:t>
      </w:r>
      <w:r w:rsidRPr="00220C73">
        <w:rPr>
          <w:rFonts w:ascii="Helvetica" w:hAnsi="Helvetica" w:cs="Helvetica"/>
          <w:i/>
          <w:iCs/>
          <w:sz w:val="24"/>
          <w:szCs w:val="24"/>
        </w:rPr>
        <w:t>British Journal of Educational Studies</w:t>
      </w:r>
      <w:r w:rsidRPr="00220C73">
        <w:rPr>
          <w:rFonts w:ascii="Helvetica" w:hAnsi="Helvetica" w:cs="Helvetica"/>
          <w:sz w:val="24"/>
          <w:szCs w:val="24"/>
        </w:rPr>
        <w:t>, 66(1), pp. 29–51. Available at: https://doi.org/10.1080/00071005.2017.1330464.</w:t>
      </w:r>
    </w:p>
    <w:p w14:paraId="2BD51D28"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Van de Werfhorst, H.G. and Andersen, R. (2005) ‘Social Background, Credential Inflation and Educational Strategies’, </w:t>
      </w:r>
      <w:r w:rsidRPr="00220C73">
        <w:rPr>
          <w:rFonts w:ascii="Helvetica" w:hAnsi="Helvetica" w:cs="Helvetica"/>
          <w:i/>
          <w:iCs/>
          <w:sz w:val="24"/>
          <w:szCs w:val="24"/>
        </w:rPr>
        <w:t>Acta Sociologica</w:t>
      </w:r>
      <w:r w:rsidRPr="00220C73">
        <w:rPr>
          <w:rFonts w:ascii="Helvetica" w:hAnsi="Helvetica" w:cs="Helvetica"/>
          <w:sz w:val="24"/>
          <w:szCs w:val="24"/>
        </w:rPr>
        <w:t>, 48(4), pp. 321–340. Available at: https://doi.org/10.1177/0001699305059945.</w:t>
      </w:r>
    </w:p>
    <w:p w14:paraId="29CC4280"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Vickerstaff, S.A. (2003) ‘Apprenticeship in the `Golden Age’: Were Youth Transitions Really Smooth and Unproblematic Back Then?’, </w:t>
      </w:r>
      <w:r w:rsidRPr="00220C73">
        <w:rPr>
          <w:rFonts w:ascii="Helvetica" w:hAnsi="Helvetica" w:cs="Helvetica"/>
          <w:i/>
          <w:iCs/>
          <w:sz w:val="24"/>
          <w:szCs w:val="24"/>
        </w:rPr>
        <w:t>Work, Employment and Society</w:t>
      </w:r>
      <w:r w:rsidRPr="00220C73">
        <w:rPr>
          <w:rFonts w:ascii="Helvetica" w:hAnsi="Helvetica" w:cs="Helvetica"/>
          <w:sz w:val="24"/>
          <w:szCs w:val="24"/>
        </w:rPr>
        <w:t>, 17(2), pp. 269–287. Available at: https://doi.org/10.1177/0950017003017002003.</w:t>
      </w:r>
    </w:p>
    <w:p w14:paraId="1C200078"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Williams, M. (2017) ‘An old model of social class? Job characteristics and the NS-SEC schema’, </w:t>
      </w:r>
      <w:r w:rsidRPr="00220C73">
        <w:rPr>
          <w:rFonts w:ascii="Helvetica" w:hAnsi="Helvetica" w:cs="Helvetica"/>
          <w:i/>
          <w:iCs/>
          <w:sz w:val="24"/>
          <w:szCs w:val="24"/>
        </w:rPr>
        <w:t>Work, Employment and Society</w:t>
      </w:r>
      <w:r w:rsidRPr="00220C73">
        <w:rPr>
          <w:rFonts w:ascii="Helvetica" w:hAnsi="Helvetica" w:cs="Helvetica"/>
          <w:sz w:val="24"/>
          <w:szCs w:val="24"/>
        </w:rPr>
        <w:t>, 31(1), pp. 153–165. Available at: https://doi.org/10.1177/0950017016653087.</w:t>
      </w:r>
    </w:p>
    <w:p w14:paraId="12BEB883"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Winterton, M.T. and Irwin, S. (2012) ‘Teenage expectations of going to university: the ebb and flow of influences from 14 to 18’, </w:t>
      </w:r>
      <w:r w:rsidRPr="00220C73">
        <w:rPr>
          <w:rFonts w:ascii="Helvetica" w:hAnsi="Helvetica" w:cs="Helvetica"/>
          <w:i/>
          <w:iCs/>
          <w:sz w:val="24"/>
          <w:szCs w:val="24"/>
        </w:rPr>
        <w:t>Journal of Youth Studies</w:t>
      </w:r>
      <w:r w:rsidRPr="00220C73">
        <w:rPr>
          <w:rFonts w:ascii="Helvetica" w:hAnsi="Helvetica" w:cs="Helvetica"/>
          <w:sz w:val="24"/>
          <w:szCs w:val="24"/>
        </w:rPr>
        <w:t>, 15(7), pp. 858–874. Available at: https://doi.org/10.1080/13676261.2012.683407.</w:t>
      </w:r>
    </w:p>
    <w:p w14:paraId="39B946EB"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Wooldridge, J.M. (2010) </w:t>
      </w:r>
      <w:r w:rsidRPr="00220C73">
        <w:rPr>
          <w:rFonts w:ascii="Helvetica" w:hAnsi="Helvetica" w:cs="Helvetica"/>
          <w:i/>
          <w:iCs/>
          <w:sz w:val="24"/>
          <w:szCs w:val="24"/>
        </w:rPr>
        <w:t>Econometric analysis of cross section and panel data</w:t>
      </w:r>
      <w:r w:rsidRPr="00220C73">
        <w:rPr>
          <w:rFonts w:ascii="Helvetica" w:hAnsi="Helvetica" w:cs="Helvetica"/>
          <w:sz w:val="24"/>
          <w:szCs w:val="24"/>
        </w:rPr>
        <w:t>. MIT Press.</w:t>
      </w:r>
    </w:p>
    <w:p w14:paraId="13E26A3C"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Xue, B. </w:t>
      </w:r>
      <w:r w:rsidRPr="00220C73">
        <w:rPr>
          <w:rFonts w:ascii="Helvetica" w:hAnsi="Helvetica" w:cs="Helvetica"/>
          <w:i/>
          <w:iCs/>
          <w:sz w:val="24"/>
          <w:szCs w:val="24"/>
        </w:rPr>
        <w:t>et al.</w:t>
      </w:r>
      <w:r w:rsidRPr="00220C73">
        <w:rPr>
          <w:rFonts w:ascii="Helvetica" w:hAnsi="Helvetica" w:cs="Helvetica"/>
          <w:sz w:val="24"/>
          <w:szCs w:val="24"/>
        </w:rPr>
        <w:t xml:space="preserve"> (2020) ‘Girls’ transition to adulthood and their later life socioeconomic attainment: Findings from the English longitudinal study of ageing’, </w:t>
      </w:r>
      <w:r w:rsidRPr="00220C73">
        <w:rPr>
          <w:rFonts w:ascii="Helvetica" w:hAnsi="Helvetica" w:cs="Helvetica"/>
          <w:i/>
          <w:iCs/>
          <w:sz w:val="24"/>
          <w:szCs w:val="24"/>
        </w:rPr>
        <w:t xml:space="preserve">Advances in Life </w:t>
      </w:r>
      <w:r w:rsidRPr="00220C73">
        <w:rPr>
          <w:rFonts w:ascii="Helvetica" w:hAnsi="Helvetica" w:cs="Helvetica"/>
          <w:i/>
          <w:iCs/>
          <w:sz w:val="24"/>
          <w:szCs w:val="24"/>
        </w:rPr>
        <w:lastRenderedPageBreak/>
        <w:t>Course Research</w:t>
      </w:r>
      <w:r w:rsidRPr="00220C73">
        <w:rPr>
          <w:rFonts w:ascii="Helvetica" w:hAnsi="Helvetica" w:cs="Helvetica"/>
          <w:sz w:val="24"/>
          <w:szCs w:val="24"/>
        </w:rPr>
        <w:t>, 46, p. 100352. Available at: https://doi.org/10.1016/j.alcr.2020.100352.</w:t>
      </w:r>
    </w:p>
    <w:p w14:paraId="7012307F" w14:textId="77777777" w:rsidR="00236307" w:rsidRPr="00220C73" w:rsidRDefault="00236307" w:rsidP="00236307">
      <w:pPr>
        <w:pStyle w:val="Bibliography"/>
        <w:rPr>
          <w:rFonts w:ascii="Helvetica" w:hAnsi="Helvetica" w:cs="Helvetica"/>
          <w:sz w:val="24"/>
          <w:szCs w:val="24"/>
        </w:rPr>
      </w:pPr>
      <w:r w:rsidRPr="00220C73">
        <w:rPr>
          <w:rFonts w:ascii="Helvetica" w:hAnsi="Helvetica" w:cs="Helvetica"/>
          <w:sz w:val="24"/>
          <w:szCs w:val="24"/>
        </w:rPr>
        <w:t xml:space="preserve">Zeger, S.L., Liang, K.-Y. and Albert, P.S. (1988) ‘Models for Longitudinal Data: A Generalized Estimating Equation Approach’, </w:t>
      </w:r>
      <w:r w:rsidRPr="00220C73">
        <w:rPr>
          <w:rFonts w:ascii="Helvetica" w:hAnsi="Helvetica" w:cs="Helvetica"/>
          <w:i/>
          <w:iCs/>
          <w:sz w:val="24"/>
          <w:szCs w:val="24"/>
        </w:rPr>
        <w:t>Biometrics</w:t>
      </w:r>
      <w:r w:rsidRPr="00220C73">
        <w:rPr>
          <w:rFonts w:ascii="Helvetica" w:hAnsi="Helvetica" w:cs="Helvetica"/>
          <w:sz w:val="24"/>
          <w:szCs w:val="24"/>
        </w:rPr>
        <w:t>, 44(4), p. 1049. Available at: https://doi.org/10.2307/2531734.</w:t>
      </w:r>
    </w:p>
    <w:p w14:paraId="0D3EE16F" w14:textId="4F443456" w:rsidR="00236307" w:rsidRPr="00220C73" w:rsidRDefault="00236307" w:rsidP="0054118B">
      <w:pPr>
        <w:rPr>
          <w:rFonts w:ascii="Helvetica" w:hAnsi="Helvetica" w:cs="Helvetica"/>
          <w:sz w:val="24"/>
          <w:szCs w:val="24"/>
        </w:rPr>
      </w:pPr>
      <w:r w:rsidRPr="00220C73">
        <w:rPr>
          <w:rFonts w:ascii="Helvetica" w:hAnsi="Helvetica" w:cs="Helvetica"/>
          <w:sz w:val="24"/>
          <w:szCs w:val="24"/>
        </w:rPr>
        <w:fldChar w:fldCharType="end"/>
      </w:r>
    </w:p>
    <w:p w14:paraId="79E0EC30" w14:textId="44D1F31C" w:rsidR="00236307" w:rsidRPr="00220C73" w:rsidRDefault="00236307" w:rsidP="0054118B">
      <w:pPr>
        <w:rPr>
          <w:rFonts w:ascii="Helvetica" w:hAnsi="Helvetica" w:cs="Helvetica"/>
          <w:sz w:val="24"/>
          <w:szCs w:val="24"/>
        </w:rPr>
      </w:pPr>
    </w:p>
    <w:p w14:paraId="456854CF" w14:textId="4E8A68A8" w:rsidR="00236307" w:rsidRPr="00220C73" w:rsidRDefault="00236307" w:rsidP="0054118B">
      <w:pPr>
        <w:rPr>
          <w:rFonts w:ascii="Helvetica" w:hAnsi="Helvetica" w:cs="Helvetica"/>
          <w:sz w:val="24"/>
          <w:szCs w:val="24"/>
        </w:rPr>
      </w:pPr>
    </w:p>
    <w:p w14:paraId="2EDDDE9B" w14:textId="10B1B787" w:rsidR="00236307" w:rsidRPr="00220C73" w:rsidRDefault="00236307" w:rsidP="0054118B">
      <w:pPr>
        <w:rPr>
          <w:rFonts w:ascii="Helvetica" w:hAnsi="Helvetica" w:cs="Helvetica"/>
          <w:sz w:val="24"/>
          <w:szCs w:val="24"/>
        </w:rPr>
      </w:pPr>
    </w:p>
    <w:p w14:paraId="0CDA7A02" w14:textId="3487488A" w:rsidR="00236307" w:rsidRPr="00220C73" w:rsidRDefault="00236307" w:rsidP="0054118B">
      <w:pPr>
        <w:rPr>
          <w:rFonts w:ascii="Helvetica" w:hAnsi="Helvetica" w:cs="Helvetica"/>
          <w:sz w:val="24"/>
          <w:szCs w:val="24"/>
        </w:rPr>
      </w:pPr>
    </w:p>
    <w:p w14:paraId="44F6973F" w14:textId="43151FCE" w:rsidR="00236307" w:rsidRPr="00220C73" w:rsidRDefault="00236307" w:rsidP="0054118B">
      <w:pPr>
        <w:rPr>
          <w:rFonts w:ascii="Helvetica" w:hAnsi="Helvetica" w:cs="Helvetica"/>
          <w:sz w:val="24"/>
          <w:szCs w:val="24"/>
        </w:rPr>
      </w:pPr>
    </w:p>
    <w:p w14:paraId="1C720C76" w14:textId="5E54D08D" w:rsidR="00236307" w:rsidRPr="00220C73" w:rsidRDefault="00236307" w:rsidP="0054118B">
      <w:pPr>
        <w:rPr>
          <w:rFonts w:ascii="Helvetica" w:hAnsi="Helvetica" w:cs="Helvetica"/>
          <w:sz w:val="24"/>
          <w:szCs w:val="24"/>
        </w:rPr>
      </w:pPr>
    </w:p>
    <w:p w14:paraId="76D18836" w14:textId="77777777" w:rsidR="00236307" w:rsidRPr="00220C73" w:rsidRDefault="00236307" w:rsidP="0054118B">
      <w:pPr>
        <w:rPr>
          <w:rFonts w:ascii="Helvetica" w:hAnsi="Helvetica" w:cs="Helvetica"/>
          <w:sz w:val="24"/>
          <w:szCs w:val="24"/>
        </w:rPr>
      </w:pPr>
    </w:p>
    <w:sectPr w:rsidR="00236307" w:rsidRPr="00220C73" w:rsidSect="00E80C31">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Roxanne Connelly" w:date="2023-03-05T11:34:00Z" w:initials="RC">
    <w:p w14:paraId="018F79BA" w14:textId="77777777" w:rsidR="00EB4B4D" w:rsidRDefault="00EB4B4D">
      <w:pPr>
        <w:pStyle w:val="CommentText"/>
      </w:pPr>
      <w:r>
        <w:rPr>
          <w:rStyle w:val="CommentReference"/>
        </w:rPr>
        <w:annotationRef/>
      </w:r>
      <w:r>
        <w:t>I think each 'part' is actually just a chapter</w:t>
      </w:r>
    </w:p>
    <w:p w14:paraId="783D91EF" w14:textId="77777777" w:rsidR="00EB4B4D" w:rsidRDefault="00EB4B4D">
      <w:pPr>
        <w:pStyle w:val="CommentText"/>
      </w:pPr>
    </w:p>
    <w:p w14:paraId="6D1474F5" w14:textId="77777777" w:rsidR="00EB4B4D" w:rsidRDefault="00EB4B4D">
      <w:pPr>
        <w:pStyle w:val="CommentText"/>
      </w:pPr>
      <w:r>
        <w:t>So….</w:t>
      </w:r>
    </w:p>
    <w:p w14:paraId="44D7DF67" w14:textId="77777777" w:rsidR="00EB4B4D" w:rsidRDefault="00EB4B4D">
      <w:pPr>
        <w:pStyle w:val="CommentText"/>
      </w:pPr>
      <w:r>
        <w:t>Chapter 1: Introduction</w:t>
      </w:r>
    </w:p>
    <w:p w14:paraId="28A24AC3" w14:textId="77777777" w:rsidR="00EB4B4D" w:rsidRDefault="00EB4B4D">
      <w:pPr>
        <w:pStyle w:val="CommentText"/>
      </w:pPr>
    </w:p>
    <w:p w14:paraId="751AD43B" w14:textId="77777777" w:rsidR="00EB4B4D" w:rsidRDefault="00EB4B4D">
      <w:pPr>
        <w:pStyle w:val="CommentText"/>
      </w:pPr>
      <w:r>
        <w:t>Chapter 2: Youth Transitions in the National Child Development Study</w:t>
      </w:r>
    </w:p>
    <w:p w14:paraId="214CE0E2" w14:textId="77777777" w:rsidR="00EB4B4D" w:rsidRDefault="00EB4B4D">
      <w:pPr>
        <w:pStyle w:val="CommentText"/>
      </w:pPr>
    </w:p>
    <w:p w14:paraId="1D5C04E9" w14:textId="77777777" w:rsidR="00EB4B4D" w:rsidRDefault="00EB4B4D">
      <w:pPr>
        <w:pStyle w:val="CommentText"/>
      </w:pPr>
      <w:r>
        <w:t>Chapter 3: Youth Transitions in the British Cohort Study</w:t>
      </w:r>
    </w:p>
    <w:p w14:paraId="6E352B12" w14:textId="77777777" w:rsidR="00EB4B4D" w:rsidRDefault="00EB4B4D">
      <w:pPr>
        <w:pStyle w:val="CommentText"/>
      </w:pPr>
    </w:p>
    <w:p w14:paraId="08C235DF" w14:textId="77777777" w:rsidR="00EB4B4D" w:rsidRDefault="00EB4B4D">
      <w:pPr>
        <w:pStyle w:val="CommentText"/>
      </w:pPr>
      <w:r>
        <w:t>Chapter 3: Youth Transitions in the BHPS/UKHLS Synthetic Cohorts</w:t>
      </w:r>
    </w:p>
    <w:p w14:paraId="1D9967E2" w14:textId="77777777" w:rsidR="00EB4B4D" w:rsidRDefault="00EB4B4D">
      <w:pPr>
        <w:pStyle w:val="CommentText"/>
      </w:pPr>
    </w:p>
    <w:p w14:paraId="2133019A" w14:textId="77777777" w:rsidR="00EB4B4D" w:rsidRDefault="00EB4B4D">
      <w:pPr>
        <w:pStyle w:val="CommentText"/>
      </w:pPr>
      <w:r>
        <w:t>Chapter 4: Youth Transitions in Comparative Perspective</w:t>
      </w:r>
    </w:p>
    <w:p w14:paraId="3CD122C6" w14:textId="77777777" w:rsidR="00EB4B4D" w:rsidRDefault="00EB4B4D">
      <w:pPr>
        <w:pStyle w:val="CommentText"/>
      </w:pPr>
    </w:p>
    <w:p w14:paraId="3E2FD7C0" w14:textId="77777777" w:rsidR="00EB4B4D" w:rsidRDefault="00EB4B4D">
      <w:pPr>
        <w:pStyle w:val="CommentText"/>
      </w:pPr>
      <w:r>
        <w:t>Chapter 5: Conclusion</w:t>
      </w:r>
    </w:p>
    <w:p w14:paraId="4C74C813" w14:textId="77777777" w:rsidR="00EB4B4D" w:rsidRDefault="00EB4B4D">
      <w:pPr>
        <w:pStyle w:val="CommentText"/>
      </w:pPr>
    </w:p>
    <w:p w14:paraId="372C6D40" w14:textId="77777777" w:rsidR="00EB4B4D" w:rsidRDefault="00EB4B4D">
      <w:pPr>
        <w:pStyle w:val="CommentText"/>
      </w:pPr>
    </w:p>
    <w:p w14:paraId="3E67FCC1" w14:textId="77777777" w:rsidR="00EB4B4D" w:rsidRDefault="00EB4B4D">
      <w:pPr>
        <w:pStyle w:val="CommentText"/>
      </w:pPr>
      <w:r>
        <w:t>The order of the sections (or chapters as they currently are) don't really make sense. We discussed in the last meeting about putting a missing data section after you have already undertaken most of your empirical analyses for this chapter.</w:t>
      </w:r>
    </w:p>
    <w:p w14:paraId="36583D0C" w14:textId="77777777" w:rsidR="00EB4B4D" w:rsidRDefault="00EB4B4D">
      <w:pPr>
        <w:pStyle w:val="CommentText"/>
      </w:pPr>
    </w:p>
    <w:p w14:paraId="722AD364" w14:textId="77777777" w:rsidR="00EB4B4D" w:rsidRDefault="00EB4B4D">
      <w:pPr>
        <w:pStyle w:val="CommentText"/>
      </w:pPr>
      <w:r>
        <w:t>Within each chapter you will have different sections of course</w:t>
      </w:r>
    </w:p>
    <w:p w14:paraId="6FFCA1F4" w14:textId="77777777" w:rsidR="00EB4B4D" w:rsidRDefault="00EB4B4D">
      <w:pPr>
        <w:pStyle w:val="CommentText"/>
      </w:pPr>
    </w:p>
    <w:p w14:paraId="49DE0CF2" w14:textId="77777777" w:rsidR="00EB4B4D" w:rsidRDefault="00EB4B4D">
      <w:pPr>
        <w:pStyle w:val="CommentText"/>
      </w:pPr>
      <w:r>
        <w:t>Introduction</w:t>
      </w:r>
    </w:p>
    <w:p w14:paraId="66A36AC4" w14:textId="77777777" w:rsidR="00EB4B4D" w:rsidRDefault="00EB4B4D">
      <w:pPr>
        <w:pStyle w:val="CommentText"/>
      </w:pPr>
      <w:r>
        <w:t>- make clear what this chapter aims to do and how this contributes to the aims of the thesis overall</w:t>
      </w:r>
    </w:p>
    <w:p w14:paraId="2643CCA7" w14:textId="77777777" w:rsidR="00EB4B4D" w:rsidRDefault="00EB4B4D">
      <w:pPr>
        <w:pStyle w:val="CommentText"/>
      </w:pPr>
      <w:r>
        <w:t>Literature Review</w:t>
      </w:r>
    </w:p>
    <w:p w14:paraId="120EE848" w14:textId="77777777" w:rsidR="00EB4B4D" w:rsidRDefault="00EB4B4D">
      <w:pPr>
        <w:pStyle w:val="CommentText"/>
      </w:pPr>
      <w:r>
        <w:t>- review of the literature in relation to this chapter</w:t>
      </w:r>
    </w:p>
    <w:p w14:paraId="60F1BBD1" w14:textId="77777777" w:rsidR="00EB4B4D" w:rsidRDefault="00EB4B4D">
      <w:pPr>
        <w:pStyle w:val="CommentText"/>
      </w:pPr>
      <w:r>
        <w:t>Data and Methods</w:t>
      </w:r>
    </w:p>
    <w:p w14:paraId="34BF1A77" w14:textId="77777777" w:rsidR="00EB4B4D" w:rsidRDefault="00EB4B4D">
      <w:pPr>
        <w:pStyle w:val="CommentText"/>
      </w:pPr>
      <w:r>
        <w:t>- here you will discuss details of the data, how you have prepared the variables, what analysis techniques you use</w:t>
      </w:r>
    </w:p>
    <w:p w14:paraId="22672365" w14:textId="77777777" w:rsidR="00EB4B4D" w:rsidRDefault="00EB4B4D">
      <w:pPr>
        <w:pStyle w:val="CommentText"/>
      </w:pPr>
      <w:r>
        <w:t>Analysis (with subheadings)</w:t>
      </w:r>
    </w:p>
    <w:p w14:paraId="69C59D33" w14:textId="77777777" w:rsidR="00EB4B4D" w:rsidRDefault="00EB4B4D">
      <w:pPr>
        <w:pStyle w:val="CommentText"/>
      </w:pPr>
      <w:r>
        <w:t>- present your findings</w:t>
      </w:r>
    </w:p>
    <w:p w14:paraId="5D2CA09E" w14:textId="77777777" w:rsidR="00EB4B4D" w:rsidRDefault="00EB4B4D">
      <w:pPr>
        <w:pStyle w:val="CommentText"/>
      </w:pPr>
      <w:r>
        <w:t>Discussion</w:t>
      </w:r>
    </w:p>
    <w:p w14:paraId="141AA73E" w14:textId="77777777" w:rsidR="00EB4B4D" w:rsidRDefault="00EB4B4D">
      <w:pPr>
        <w:pStyle w:val="CommentText"/>
      </w:pPr>
      <w:r>
        <w:t>- discuss your findings</w:t>
      </w:r>
    </w:p>
    <w:p w14:paraId="5D8EA0D5" w14:textId="77777777" w:rsidR="00EB4B4D" w:rsidRDefault="00EB4B4D">
      <w:pPr>
        <w:pStyle w:val="CommentText"/>
      </w:pPr>
      <w:r>
        <w:t>Conclusion</w:t>
      </w:r>
    </w:p>
    <w:p w14:paraId="1EBF3720" w14:textId="77777777" w:rsidR="00EB4B4D" w:rsidRDefault="00EB4B4D" w:rsidP="008F1F76">
      <w:pPr>
        <w:pStyle w:val="CommentText"/>
      </w:pPr>
      <w:r>
        <w:t>- conclusions for this chapter</w:t>
      </w:r>
    </w:p>
  </w:comment>
  <w:comment w:id="2" w:author="Roxanne Connelly" w:date="2023-03-05T11:21:00Z" w:initials="RC">
    <w:p w14:paraId="168360AC" w14:textId="40A127CB" w:rsidR="00A4695B" w:rsidRDefault="00A4695B" w:rsidP="00F94B84">
      <w:pPr>
        <w:pStyle w:val="CommentText"/>
      </w:pPr>
      <w:r>
        <w:rPr>
          <w:rStyle w:val="CommentReference"/>
        </w:rPr>
        <w:annotationRef/>
      </w:r>
      <w:r>
        <w:t>It would make sense to have the cohort timeframe and context at the start of each chapter for the relevant cohort.</w:t>
      </w:r>
    </w:p>
  </w:comment>
  <w:comment w:id="7" w:author="Roxanne Connelly" w:date="2023-03-05T11:26:00Z" w:initials="RC">
    <w:p w14:paraId="07746C86" w14:textId="77777777" w:rsidR="00A4695B" w:rsidRDefault="00A4695B">
      <w:pPr>
        <w:pStyle w:val="CommentText"/>
      </w:pPr>
      <w:r>
        <w:rPr>
          <w:rStyle w:val="CommentReference"/>
        </w:rPr>
        <w:annotationRef/>
      </w:r>
      <w:r>
        <w:t>You will return to your introduction at the end so this can be developed.</w:t>
      </w:r>
    </w:p>
    <w:p w14:paraId="187417A4" w14:textId="77777777" w:rsidR="00A4695B" w:rsidRDefault="00A4695B">
      <w:pPr>
        <w:pStyle w:val="CommentText"/>
      </w:pPr>
    </w:p>
    <w:p w14:paraId="38BBA294" w14:textId="77777777" w:rsidR="00A4695B" w:rsidRDefault="00A4695B">
      <w:pPr>
        <w:pStyle w:val="CommentText"/>
      </w:pPr>
      <w:r>
        <w:t>At the moment you cover a lot of content in your introduction - much can be split into the individuals chapters.</w:t>
      </w:r>
    </w:p>
    <w:p w14:paraId="1158E3DB" w14:textId="77777777" w:rsidR="00A4695B" w:rsidRDefault="00A4695B">
      <w:pPr>
        <w:pStyle w:val="CommentText"/>
      </w:pPr>
    </w:p>
    <w:p w14:paraId="008A0D52" w14:textId="77777777" w:rsidR="00A4695B" w:rsidRDefault="00A4695B" w:rsidP="00415B77">
      <w:pPr>
        <w:pStyle w:val="CommentText"/>
      </w:pPr>
      <w:r>
        <w:t>Try to develop your introduction to get across the bigger picture of what you are examining and why, with a clear statement of the overall analytical aims of the thesis (but not the precise details).</w:t>
      </w:r>
    </w:p>
  </w:comment>
  <w:comment w:id="11" w:author="Roxanne Connelly" w:date="2023-03-05T11:28:00Z" w:initials="RC">
    <w:p w14:paraId="43EB8766" w14:textId="77777777" w:rsidR="00A4695B" w:rsidRDefault="00A4695B">
      <w:pPr>
        <w:pStyle w:val="CommentText"/>
      </w:pPr>
      <w:r>
        <w:rPr>
          <w:rStyle w:val="CommentReference"/>
        </w:rPr>
        <w:annotationRef/>
      </w:r>
      <w:r>
        <w:t>You have jumped into reviewing specific literature here, but you haven't yet told us the more general details.</w:t>
      </w:r>
    </w:p>
    <w:p w14:paraId="3DB62D25" w14:textId="77777777" w:rsidR="00A4695B" w:rsidRDefault="00A4695B">
      <w:pPr>
        <w:pStyle w:val="CommentText"/>
      </w:pPr>
    </w:p>
    <w:p w14:paraId="10EEBD29" w14:textId="77777777" w:rsidR="00A4695B" w:rsidRDefault="00A4695B">
      <w:pPr>
        <w:pStyle w:val="CommentText"/>
      </w:pPr>
      <w:r>
        <w:t>Consider the introduction from the perspective of a reader approaching this for the first time.</w:t>
      </w:r>
    </w:p>
    <w:p w14:paraId="31DB83C5" w14:textId="77777777" w:rsidR="00A4695B" w:rsidRDefault="00A4695B">
      <w:pPr>
        <w:pStyle w:val="CommentText"/>
      </w:pPr>
    </w:p>
    <w:p w14:paraId="4D5AE70B" w14:textId="77777777" w:rsidR="00A4695B" w:rsidRDefault="00A4695B">
      <w:pPr>
        <w:pStyle w:val="CommentText"/>
      </w:pPr>
      <w:r>
        <w:t>This will need a bit of thought, but for a example you might discuss youth transitions, what they are, you might summarise what we know (from empirical research) about youth transitions during this time, then you might move on to more theoretical discussions.</w:t>
      </w:r>
    </w:p>
    <w:p w14:paraId="335E7FF7" w14:textId="77777777" w:rsidR="00A4695B" w:rsidRDefault="00A4695B">
      <w:pPr>
        <w:pStyle w:val="CommentText"/>
      </w:pPr>
    </w:p>
    <w:p w14:paraId="36DD21B6" w14:textId="77777777" w:rsidR="00A4695B" w:rsidRDefault="00A4695B" w:rsidP="002F6410">
      <w:pPr>
        <w:pStyle w:val="CommentText"/>
      </w:pPr>
      <w:r>
        <w:t>I would continue reviewing the literature and thinking about the main structure of the introduction, but you will be better placed to develop this once you have more of the thesis work complete.</w:t>
      </w:r>
    </w:p>
  </w:comment>
  <w:comment w:id="22" w:author="Roxanne Connelly" w:date="2023-03-05T11:23:00Z" w:initials="RC">
    <w:p w14:paraId="52FFA72A" w14:textId="3D111211" w:rsidR="00A4695B" w:rsidRDefault="00A4695B">
      <w:pPr>
        <w:pStyle w:val="CommentText"/>
      </w:pPr>
      <w:r>
        <w:rPr>
          <w:rStyle w:val="CommentReference"/>
        </w:rPr>
        <w:annotationRef/>
      </w:r>
      <w:r>
        <w:t>You can have a data and methods section in each chapter.</w:t>
      </w:r>
    </w:p>
    <w:p w14:paraId="34BCCE4D" w14:textId="77777777" w:rsidR="00A4695B" w:rsidRDefault="00A4695B">
      <w:pPr>
        <w:pStyle w:val="CommentText"/>
      </w:pPr>
    </w:p>
    <w:p w14:paraId="2AA33285" w14:textId="77777777" w:rsidR="00A4695B" w:rsidRDefault="00A4695B" w:rsidP="00371CFC">
      <w:pPr>
        <w:pStyle w:val="CommentText"/>
      </w:pPr>
      <w:r>
        <w:t>You might structure this more as a general introduction (i.e. overview of the cohorts) but I wouldn't call it data and methods as we expect more precise detail in a data and methods section.</w:t>
      </w:r>
    </w:p>
  </w:comment>
  <w:comment w:id="33" w:author="Roxanne Connelly" w:date="2023-03-05T11:47:00Z" w:initials="RC">
    <w:p w14:paraId="5B2ECECC" w14:textId="77777777" w:rsidR="00C770F4" w:rsidRDefault="00C770F4" w:rsidP="00FE3C63">
      <w:pPr>
        <w:pStyle w:val="CommentText"/>
      </w:pPr>
      <w:r>
        <w:rPr>
          <w:rStyle w:val="CommentReference"/>
        </w:rPr>
        <w:annotationRef/>
      </w:r>
      <w:r>
        <w:t>This is all one chapter</w:t>
      </w:r>
    </w:p>
  </w:comment>
  <w:comment w:id="41" w:author="Roxanne Connelly" w:date="2023-03-05T11:24:00Z" w:initials="RC">
    <w:p w14:paraId="38B3359F" w14:textId="77777777" w:rsidR="0043646C" w:rsidRDefault="0043646C" w:rsidP="0043646C">
      <w:pPr>
        <w:pStyle w:val="CommentText"/>
      </w:pPr>
      <w:r>
        <w:rPr>
          <w:rStyle w:val="CommentReference"/>
        </w:rPr>
        <w:annotationRef/>
      </w:r>
      <w:r>
        <w:t>These sections can be places in each chapter with specific details of what you are doing in the respective chapters.</w:t>
      </w:r>
    </w:p>
  </w:comment>
  <w:comment w:id="43" w:author="Roxanne Connelly" w:date="2023-03-05T12:46:00Z" w:initials="RC">
    <w:p w14:paraId="30301ABD" w14:textId="77777777" w:rsidR="00732D4C" w:rsidRDefault="00732D4C" w:rsidP="00732D4C">
      <w:pPr>
        <w:pStyle w:val="CommentText"/>
      </w:pPr>
      <w:r>
        <w:rPr>
          <w:rStyle w:val="CommentReference"/>
        </w:rPr>
        <w:annotationRef/>
      </w:r>
      <w:r>
        <w:t>This discussion would come in your data and methods section.</w:t>
      </w:r>
    </w:p>
  </w:comment>
  <w:comment w:id="44" w:author="Roxanne Connelly" w:date="2023-03-05T12:47:00Z" w:initials="RC">
    <w:p w14:paraId="407E9775" w14:textId="77777777" w:rsidR="00732D4C" w:rsidRDefault="00732D4C" w:rsidP="00732D4C">
      <w:pPr>
        <w:pStyle w:val="CommentText"/>
      </w:pPr>
      <w:r>
        <w:rPr>
          <w:rStyle w:val="CommentReference"/>
        </w:rPr>
        <w:annotationRef/>
      </w:r>
      <w:r>
        <w:t>What patterns did previous studies observe? What did they do about this?</w:t>
      </w:r>
    </w:p>
    <w:p w14:paraId="53853254" w14:textId="77777777" w:rsidR="00732D4C" w:rsidRDefault="00732D4C" w:rsidP="00732D4C">
      <w:pPr>
        <w:pStyle w:val="CommentText"/>
      </w:pPr>
    </w:p>
    <w:p w14:paraId="37E89DA7" w14:textId="77777777" w:rsidR="00732D4C" w:rsidRDefault="00732D4C" w:rsidP="00732D4C">
      <w:pPr>
        <w:pStyle w:val="CommentText"/>
      </w:pPr>
      <w:r>
        <w:t>Why are you losing cases?</w:t>
      </w:r>
    </w:p>
    <w:p w14:paraId="71F4E10A" w14:textId="77777777" w:rsidR="00732D4C" w:rsidRDefault="00732D4C" w:rsidP="00732D4C">
      <w:pPr>
        <w:pStyle w:val="CommentText"/>
      </w:pPr>
    </w:p>
    <w:p w14:paraId="5A6A2083" w14:textId="77777777" w:rsidR="00732D4C" w:rsidRDefault="00732D4C" w:rsidP="00732D4C">
      <w:pPr>
        <w:pStyle w:val="CommentText"/>
      </w:pPr>
      <w:r>
        <w:t>Drop out?</w:t>
      </w:r>
    </w:p>
    <w:p w14:paraId="346E2060" w14:textId="77777777" w:rsidR="00732D4C" w:rsidRDefault="00732D4C" w:rsidP="00732D4C">
      <w:pPr>
        <w:pStyle w:val="CommentText"/>
      </w:pPr>
      <w:r>
        <w:t>Refusal?</w:t>
      </w:r>
    </w:p>
    <w:p w14:paraId="7FDCD418" w14:textId="77777777" w:rsidR="00732D4C" w:rsidRDefault="00732D4C" w:rsidP="00732D4C">
      <w:pPr>
        <w:pStyle w:val="CommentText"/>
      </w:pPr>
      <w:r>
        <w:t>Item missingness?</w:t>
      </w:r>
    </w:p>
    <w:p w14:paraId="55C19906" w14:textId="77777777" w:rsidR="00732D4C" w:rsidRDefault="00732D4C" w:rsidP="00732D4C">
      <w:pPr>
        <w:pStyle w:val="CommentText"/>
      </w:pPr>
      <w:r>
        <w:t>Unit missingness?</w:t>
      </w:r>
    </w:p>
    <w:p w14:paraId="7F186234" w14:textId="77777777" w:rsidR="00732D4C" w:rsidRDefault="00732D4C" w:rsidP="00732D4C">
      <w:pPr>
        <w:pStyle w:val="CommentText"/>
      </w:pPr>
    </w:p>
    <w:p w14:paraId="657C5BBA" w14:textId="77777777" w:rsidR="00732D4C" w:rsidRDefault="00732D4C" w:rsidP="00732D4C">
      <w:pPr>
        <w:pStyle w:val="CommentText"/>
      </w:pPr>
      <w:r>
        <w:t>Describe this in more details using variables from across the NCDS waves describing response to the survey (i.e. provide a review of previous responses to missingness in the NCDS).</w:t>
      </w:r>
    </w:p>
    <w:p w14:paraId="6ED7CBB4" w14:textId="77777777" w:rsidR="00732D4C" w:rsidRDefault="00732D4C" w:rsidP="00732D4C">
      <w:pPr>
        <w:pStyle w:val="CommentText"/>
      </w:pPr>
    </w:p>
    <w:p w14:paraId="67AEB020" w14:textId="77777777" w:rsidR="00732D4C" w:rsidRDefault="00732D4C" w:rsidP="00732D4C">
      <w:pPr>
        <w:pStyle w:val="CommentText"/>
      </w:pPr>
      <w:r>
        <w:t>Looks at George Ploubidis' work</w:t>
      </w:r>
    </w:p>
  </w:comment>
  <w:comment w:id="48" w:author="Roxanne Connelly" w:date="2023-03-05T11:52:00Z" w:initials="RC">
    <w:p w14:paraId="24567E74" w14:textId="77777777" w:rsidR="0086540A" w:rsidRDefault="0086540A" w:rsidP="0086540A">
      <w:pPr>
        <w:pStyle w:val="CommentText"/>
      </w:pPr>
      <w:r>
        <w:rPr>
          <w:rStyle w:val="CommentReference"/>
        </w:rPr>
        <w:annotationRef/>
      </w:r>
      <w:r>
        <w:t>Some of these notes would make sense as part of the main text.</w:t>
      </w:r>
    </w:p>
    <w:p w14:paraId="253DF71E" w14:textId="77777777" w:rsidR="0086540A" w:rsidRDefault="0086540A" w:rsidP="0086540A">
      <w:pPr>
        <w:pStyle w:val="CommentText"/>
      </w:pPr>
    </w:p>
    <w:p w14:paraId="553DFE9B" w14:textId="77777777" w:rsidR="0086540A" w:rsidRDefault="0086540A" w:rsidP="0086540A">
      <w:pPr>
        <w:pStyle w:val="CommentText"/>
      </w:pPr>
      <w:r>
        <w:t>Split this paragraph up into section - although these details will be covered in your data and variables section. Not in the results section.</w:t>
      </w:r>
    </w:p>
  </w:comment>
  <w:comment w:id="47" w:author="Roxanne Connelly" w:date="2023-03-05T11:51:00Z" w:initials="RC">
    <w:p w14:paraId="465D6FCD" w14:textId="77777777" w:rsidR="0086540A" w:rsidRDefault="0086540A" w:rsidP="0086540A">
      <w:pPr>
        <w:pStyle w:val="CommentText"/>
      </w:pPr>
      <w:r>
        <w:rPr>
          <w:rStyle w:val="CommentReference"/>
        </w:rPr>
        <w:annotationRef/>
      </w:r>
      <w:r>
        <w:t>This comes first</w:t>
      </w:r>
    </w:p>
  </w:comment>
  <w:comment w:id="49" w:author="Roxanne Connelly" w:date="2023-03-05T11:52:00Z" w:initials="RC">
    <w:p w14:paraId="0996F01B" w14:textId="77777777" w:rsidR="0086540A" w:rsidRDefault="0086540A" w:rsidP="0086540A">
      <w:pPr>
        <w:pStyle w:val="CommentText"/>
      </w:pPr>
      <w:r>
        <w:rPr>
          <w:rStyle w:val="CommentReference"/>
        </w:rPr>
        <w:annotationRef/>
      </w:r>
      <w:r>
        <w:t>reference</w:t>
      </w:r>
    </w:p>
  </w:comment>
  <w:comment w:id="46" w:author="Roxanne Connelly" w:date="2023-03-05T11:51:00Z" w:initials="RC">
    <w:p w14:paraId="7E85ED1C" w14:textId="77777777" w:rsidR="0086540A" w:rsidRDefault="0086540A" w:rsidP="0086540A">
      <w:pPr>
        <w:pStyle w:val="CommentText"/>
      </w:pPr>
      <w:r>
        <w:rPr>
          <w:rStyle w:val="CommentReference"/>
        </w:rPr>
        <w:annotationRef/>
      </w:r>
      <w:r>
        <w:t>Before you go into this detail tell us</w:t>
      </w:r>
    </w:p>
    <w:p w14:paraId="72E638F0" w14:textId="77777777" w:rsidR="0086540A" w:rsidRDefault="0086540A" w:rsidP="0086540A">
      <w:pPr>
        <w:pStyle w:val="CommentText"/>
      </w:pPr>
    </w:p>
    <w:p w14:paraId="05235371" w14:textId="77777777" w:rsidR="0086540A" w:rsidRDefault="0086540A" w:rsidP="0086540A">
      <w:pPr>
        <w:pStyle w:val="CommentText"/>
      </w:pPr>
      <w:r>
        <w:t>What is economic activity - what are the categories</w:t>
      </w:r>
    </w:p>
    <w:p w14:paraId="3744BA18" w14:textId="77777777" w:rsidR="0086540A" w:rsidRDefault="0086540A" w:rsidP="0086540A">
      <w:pPr>
        <w:pStyle w:val="CommentText"/>
      </w:pPr>
    </w:p>
    <w:p w14:paraId="62A3EC5B" w14:textId="77777777" w:rsidR="0086540A" w:rsidRDefault="0086540A" w:rsidP="0086540A">
      <w:pPr>
        <w:pStyle w:val="CommentText"/>
      </w:pPr>
      <w:r>
        <w:t>Where does this variable come from? Which sweep of data collection? How was it asked? Is it a question or a work sheet?</w:t>
      </w:r>
    </w:p>
  </w:comment>
  <w:comment w:id="50" w:author="Roxanne Connelly" w:date="2023-03-05T11:59:00Z" w:initials="RC">
    <w:p w14:paraId="6ED31977" w14:textId="77777777" w:rsidR="0086540A" w:rsidRDefault="0086540A" w:rsidP="0086540A">
      <w:pPr>
        <w:pStyle w:val="CommentText"/>
      </w:pPr>
      <w:r>
        <w:rPr>
          <w:rStyle w:val="CommentReference"/>
        </w:rPr>
        <w:annotationRef/>
      </w:r>
      <w:r>
        <w:t>Referring to previous literature using these data would strengthen these discussions.</w:t>
      </w:r>
    </w:p>
  </w:comment>
  <w:comment w:id="51" w:author="Roxanne Connelly" w:date="2023-03-05T11:59:00Z" w:initials="RC">
    <w:p w14:paraId="3384D8E7" w14:textId="77777777" w:rsidR="0086540A" w:rsidRDefault="0086540A" w:rsidP="0086540A">
      <w:pPr>
        <w:pStyle w:val="CommentText"/>
      </w:pPr>
      <w:r>
        <w:rPr>
          <w:rStyle w:val="CommentReference"/>
        </w:rPr>
        <w:annotationRef/>
      </w:r>
      <w:r>
        <w:t>This could be described in a more sophisticated manner with supporting references.</w:t>
      </w:r>
    </w:p>
    <w:p w14:paraId="0A81D456" w14:textId="77777777" w:rsidR="0086540A" w:rsidRDefault="0086540A" w:rsidP="0086540A">
      <w:pPr>
        <w:pStyle w:val="CommentText"/>
      </w:pPr>
    </w:p>
    <w:p w14:paraId="31BBA67C" w14:textId="77777777" w:rsidR="0086540A" w:rsidRDefault="0086540A" w:rsidP="0086540A">
      <w:pPr>
        <w:pStyle w:val="CommentText"/>
      </w:pPr>
      <w:r>
        <w:t>You might also consider whether this decision used with GCSE makes sense here? Discuss</w:t>
      </w:r>
    </w:p>
  </w:comment>
  <w:comment w:id="52" w:author="Roxanne Connelly" w:date="2023-03-05T12:00:00Z" w:initials="RC">
    <w:p w14:paraId="06EEA237" w14:textId="77777777" w:rsidR="0086540A" w:rsidRDefault="0086540A" w:rsidP="0086540A">
      <w:pPr>
        <w:pStyle w:val="CommentText"/>
      </w:pPr>
      <w:r>
        <w:rPr>
          <w:rStyle w:val="CommentReference"/>
        </w:rPr>
        <w:annotationRef/>
      </w:r>
      <w:r>
        <w:t>Tell us the actual n - or show it in a table near to where your text is.</w:t>
      </w:r>
    </w:p>
  </w:comment>
  <w:comment w:id="63" w:author="Roxanne Connelly" w:date="2023-03-05T12:01:00Z" w:initials="RC">
    <w:p w14:paraId="0BD1D02E" w14:textId="77777777" w:rsidR="0086540A" w:rsidRDefault="0086540A" w:rsidP="0086540A">
      <w:pPr>
        <w:pStyle w:val="CommentText"/>
      </w:pPr>
      <w:r>
        <w:rPr>
          <w:rStyle w:val="CommentReference"/>
        </w:rPr>
        <w:annotationRef/>
      </w:r>
      <w:r>
        <w:t>Not at the same time?</w:t>
      </w:r>
    </w:p>
    <w:p w14:paraId="0B2C3108" w14:textId="77777777" w:rsidR="0086540A" w:rsidRDefault="0086540A" w:rsidP="0086540A">
      <w:pPr>
        <w:pStyle w:val="CommentText"/>
      </w:pPr>
    </w:p>
    <w:p w14:paraId="3961BBDA" w14:textId="77777777" w:rsidR="0086540A" w:rsidRDefault="0086540A" w:rsidP="0086540A">
      <w:pPr>
        <w:pStyle w:val="CommentText"/>
      </w:pPr>
      <w:r>
        <w:t>You logic behind this could be developed. Do you need a sensitivity analysis?</w:t>
      </w:r>
    </w:p>
    <w:p w14:paraId="757059A8" w14:textId="77777777" w:rsidR="0086540A" w:rsidRDefault="0086540A" w:rsidP="0086540A">
      <w:pPr>
        <w:pStyle w:val="CommentText"/>
      </w:pPr>
    </w:p>
    <w:p w14:paraId="722C7C76" w14:textId="77777777" w:rsidR="0086540A" w:rsidRDefault="0086540A" w:rsidP="0086540A">
      <w:pPr>
        <w:pStyle w:val="CommentText"/>
      </w:pPr>
      <w:r>
        <w:t>What are you testing here? Are you trying to see whether there are different patterns for different dimensions of social stratification?</w:t>
      </w:r>
    </w:p>
  </w:comment>
  <w:comment w:id="66" w:author="Roxanne Connelly" w:date="2023-03-05T12:03:00Z" w:initials="RC">
    <w:p w14:paraId="2FAFB394" w14:textId="77777777" w:rsidR="0086540A" w:rsidRDefault="0086540A" w:rsidP="0086540A">
      <w:pPr>
        <w:pStyle w:val="CommentText"/>
      </w:pPr>
      <w:r>
        <w:rPr>
          <w:rStyle w:val="CommentReference"/>
        </w:rPr>
        <w:annotationRef/>
      </w:r>
      <w:r>
        <w:t>In text and make sure your tables are near the text where they are discussed</w:t>
      </w:r>
    </w:p>
  </w:comment>
  <w:comment w:id="67" w:author="Roxanne Connelly" w:date="2023-03-05T12:04:00Z" w:initials="RC">
    <w:p w14:paraId="02890039" w14:textId="77777777" w:rsidR="0086540A" w:rsidRDefault="0086540A" w:rsidP="0086540A">
      <w:pPr>
        <w:pStyle w:val="CommentText"/>
      </w:pPr>
      <w:r>
        <w:rPr>
          <w:rStyle w:val="CommentReference"/>
        </w:rPr>
        <w:annotationRef/>
      </w:r>
      <w:r>
        <w:t>As well as having a clearer rationale for your sensitivity analysis it would be good to have more reflection on why these measures are the ones you have chosen to use.</w:t>
      </w:r>
    </w:p>
  </w:comment>
  <w:comment w:id="83" w:author="Roxanne Connelly" w:date="2023-03-05T11:37:00Z" w:initials="RC">
    <w:p w14:paraId="4FCE38E1" w14:textId="77777777" w:rsidR="005A78EE" w:rsidRDefault="005A78EE" w:rsidP="005A78EE">
      <w:pPr>
        <w:pStyle w:val="CommentText"/>
      </w:pPr>
      <w:r>
        <w:rPr>
          <w:rStyle w:val="CommentReference"/>
        </w:rPr>
        <w:annotationRef/>
      </w:r>
      <w:r>
        <w:t>Look at the original source - it wasn't built on skills it was developed based on mortality rates really. But for a PhD you need to be going to original sources.</w:t>
      </w:r>
    </w:p>
  </w:comment>
  <w:comment w:id="84" w:author="Roxanne Connelly" w:date="2023-03-05T11:38:00Z" w:initials="RC">
    <w:p w14:paraId="3568ED1A" w14:textId="77777777" w:rsidR="005A78EE" w:rsidRDefault="005A78EE" w:rsidP="005A78EE">
      <w:pPr>
        <w:pStyle w:val="CommentText"/>
      </w:pPr>
      <w:r>
        <w:rPr>
          <w:rStyle w:val="CommentReference"/>
        </w:rPr>
        <w:annotationRef/>
      </w:r>
      <w:r>
        <w:t>Maybe in 1984 but that was a long time ago</w:t>
      </w:r>
    </w:p>
  </w:comment>
  <w:comment w:id="96" w:author="Roxanne Connelly" w:date="2023-03-05T11:39:00Z" w:initials="RC">
    <w:p w14:paraId="155CBE5D" w14:textId="77777777" w:rsidR="005A78EE" w:rsidRDefault="005A78EE" w:rsidP="005A78EE">
      <w:pPr>
        <w:pStyle w:val="CommentText"/>
      </w:pPr>
      <w:r>
        <w:rPr>
          <w:rStyle w:val="CommentReference"/>
        </w:rPr>
        <w:annotationRef/>
      </w:r>
      <w:r>
        <w:t>This is a bit jumbled.</w:t>
      </w:r>
    </w:p>
    <w:p w14:paraId="21FFA6F1" w14:textId="77777777" w:rsidR="005A78EE" w:rsidRDefault="005A78EE" w:rsidP="005A78EE">
      <w:pPr>
        <w:pStyle w:val="CommentText"/>
      </w:pPr>
    </w:p>
    <w:p w14:paraId="67B42505" w14:textId="77777777" w:rsidR="005A78EE" w:rsidRDefault="005A78EE" w:rsidP="005A78EE">
      <w:pPr>
        <w:pStyle w:val="CommentText"/>
      </w:pPr>
      <w:r>
        <w:t>Try to think of the structure you introduce things.</w:t>
      </w:r>
    </w:p>
    <w:p w14:paraId="04FD16DF" w14:textId="77777777" w:rsidR="005A78EE" w:rsidRDefault="005A78EE" w:rsidP="005A78EE">
      <w:pPr>
        <w:pStyle w:val="CommentText"/>
      </w:pPr>
    </w:p>
    <w:p w14:paraId="7C632B9F" w14:textId="77777777" w:rsidR="005A78EE" w:rsidRDefault="005A78EE" w:rsidP="005A78EE">
      <w:pPr>
        <w:pStyle w:val="CommentText"/>
      </w:pPr>
      <w:r>
        <w:t>The theoretical basis</w:t>
      </w:r>
    </w:p>
    <w:p w14:paraId="038D5EF6" w14:textId="77777777" w:rsidR="005A78EE" w:rsidRDefault="005A78EE" w:rsidP="005A78EE">
      <w:pPr>
        <w:pStyle w:val="CommentText"/>
      </w:pPr>
      <w:r>
        <w:t>The indicator used (e.g. occupation)</w:t>
      </w:r>
    </w:p>
    <w:p w14:paraId="6180C1EE" w14:textId="77777777" w:rsidR="005A78EE" w:rsidRDefault="005A78EE" w:rsidP="005A78EE">
      <w:pPr>
        <w:pStyle w:val="CommentText"/>
      </w:pPr>
      <w:r>
        <w:t>The structure of the measure</w:t>
      </w:r>
    </w:p>
    <w:p w14:paraId="239CBB01" w14:textId="77777777" w:rsidR="005A78EE" w:rsidRDefault="005A78EE" w:rsidP="005A78EE">
      <w:pPr>
        <w:pStyle w:val="CommentText"/>
      </w:pPr>
    </w:p>
    <w:p w14:paraId="4EBECC49" w14:textId="77777777" w:rsidR="005A78EE" w:rsidRDefault="005A78EE" w:rsidP="005A78EE">
      <w:pPr>
        <w:pStyle w:val="CommentText"/>
      </w:pPr>
      <w:r>
        <w:t>Could all be considered separately</w:t>
      </w:r>
    </w:p>
  </w:comment>
  <w:comment w:id="100" w:author="Roxanne Connelly" w:date="2023-03-05T11:41:00Z" w:initials="RC">
    <w:p w14:paraId="08AFEBD5" w14:textId="77777777" w:rsidR="005A78EE" w:rsidRDefault="005A78EE" w:rsidP="005A78EE">
      <w:pPr>
        <w:pStyle w:val="CommentText"/>
      </w:pPr>
      <w:r>
        <w:rPr>
          <w:rStyle w:val="CommentReference"/>
        </w:rPr>
        <w:annotationRef/>
      </w:r>
      <w:r>
        <w:t>What is the NSSEC where did this come from?</w:t>
      </w:r>
    </w:p>
    <w:p w14:paraId="5FF6FFA7" w14:textId="77777777" w:rsidR="005A78EE" w:rsidRDefault="005A78EE" w:rsidP="005A78EE">
      <w:pPr>
        <w:pStyle w:val="CommentText"/>
      </w:pPr>
      <w:r>
        <w:t>How does this relate to EGP?</w:t>
      </w:r>
    </w:p>
    <w:p w14:paraId="21BA8921" w14:textId="77777777" w:rsidR="005A78EE" w:rsidRDefault="005A78EE" w:rsidP="005A78EE">
      <w:pPr>
        <w:pStyle w:val="CommentText"/>
      </w:pPr>
    </w:p>
    <w:p w14:paraId="0C2B7A34" w14:textId="77777777" w:rsidR="005A78EE" w:rsidRDefault="005A78EE" w:rsidP="005A78EE">
      <w:pPr>
        <w:pStyle w:val="CommentText"/>
      </w:pPr>
      <w:r>
        <w:t>What are the indicators for these measures in survey data?</w:t>
      </w:r>
    </w:p>
    <w:p w14:paraId="7AFBCDBE" w14:textId="77777777" w:rsidR="005A78EE" w:rsidRDefault="005A78EE" w:rsidP="005A78EE">
      <w:pPr>
        <w:pStyle w:val="CommentText"/>
      </w:pPr>
    </w:p>
  </w:comment>
  <w:comment w:id="101" w:author="Roxanne Connelly" w:date="2023-03-05T11:43:00Z" w:initials="RC">
    <w:p w14:paraId="2910DC59" w14:textId="77777777" w:rsidR="005A78EE" w:rsidRDefault="005A78EE" w:rsidP="005A78EE">
      <w:pPr>
        <w:pStyle w:val="CommentText"/>
      </w:pPr>
      <w:r>
        <w:rPr>
          <w:rStyle w:val="CommentReference"/>
        </w:rPr>
        <w:annotationRef/>
      </w:r>
      <w:r>
        <w:t>Original sources would be good</w:t>
      </w:r>
    </w:p>
  </w:comment>
  <w:comment w:id="102" w:author="Roxanne Connelly" w:date="2023-03-05T11:44:00Z" w:initials="RC">
    <w:p w14:paraId="06E21296" w14:textId="77777777" w:rsidR="005A78EE" w:rsidRDefault="005A78EE" w:rsidP="005A78EE">
      <w:pPr>
        <w:pStyle w:val="CommentText"/>
      </w:pPr>
      <w:r>
        <w:rPr>
          <w:rStyle w:val="CommentReference"/>
        </w:rPr>
        <w:annotationRef/>
      </w:r>
      <w:r>
        <w:t>Why is this relevant for your thesis?</w:t>
      </w:r>
    </w:p>
  </w:comment>
  <w:comment w:id="105" w:author="Roxanne Connelly" w:date="2023-03-05T11:44:00Z" w:initials="RC">
    <w:p w14:paraId="507927B9" w14:textId="77777777" w:rsidR="00C770F4" w:rsidRDefault="00C770F4" w:rsidP="00A359E2">
      <w:pPr>
        <w:pStyle w:val="CommentText"/>
      </w:pPr>
      <w:r>
        <w:rPr>
          <w:rStyle w:val="CommentReference"/>
        </w:rPr>
        <w:annotationRef/>
      </w:r>
      <w:r>
        <w:t>These details are better included in each chapter where you can discuss the qualifications at the time.</w:t>
      </w:r>
    </w:p>
  </w:comment>
  <w:comment w:id="106" w:author="Roxanne Connelly" w:date="2023-03-05T12:07:00Z" w:initials="RC">
    <w:p w14:paraId="6FC7EB5F" w14:textId="77777777" w:rsidR="0024532F" w:rsidRDefault="0024532F">
      <w:pPr>
        <w:pStyle w:val="CommentText"/>
      </w:pPr>
      <w:r>
        <w:rPr>
          <w:rStyle w:val="CommentReference"/>
        </w:rPr>
        <w:annotationRef/>
      </w:r>
      <w:r>
        <w:t>Before we get to this point we need to know what the analytical sample is.</w:t>
      </w:r>
    </w:p>
    <w:p w14:paraId="639D8C0D" w14:textId="77777777" w:rsidR="0024532F" w:rsidRDefault="0024532F">
      <w:pPr>
        <w:pStyle w:val="CommentText"/>
      </w:pPr>
    </w:p>
    <w:p w14:paraId="2E12C855" w14:textId="77777777" w:rsidR="0024532F" w:rsidRDefault="0024532F">
      <w:pPr>
        <w:pStyle w:val="CommentText"/>
      </w:pPr>
      <w:r>
        <w:t>In your data section you would outline</w:t>
      </w:r>
    </w:p>
    <w:p w14:paraId="219C3727" w14:textId="77777777" w:rsidR="0024532F" w:rsidRDefault="0024532F">
      <w:pPr>
        <w:pStyle w:val="CommentText"/>
      </w:pPr>
    </w:p>
    <w:p w14:paraId="3A40FA05" w14:textId="77777777" w:rsidR="0024532F" w:rsidRDefault="0024532F" w:rsidP="007817B3">
      <w:pPr>
        <w:pStyle w:val="CommentText"/>
      </w:pPr>
      <w:r>
        <w:t>Which sweep you are using - what the original sample size is, how and why cases were lost - and a statement of your analytical sample size.</w:t>
      </w:r>
    </w:p>
  </w:comment>
  <w:comment w:id="107" w:author="Roxanne Connelly" w:date="2023-03-05T12:15:00Z" w:initials="RC">
    <w:p w14:paraId="05376144" w14:textId="77777777" w:rsidR="002162EC" w:rsidRDefault="002162EC" w:rsidP="00DA163F">
      <w:pPr>
        <w:pStyle w:val="CommentText"/>
      </w:pPr>
      <w:r>
        <w:rPr>
          <w:rStyle w:val="CommentReference"/>
        </w:rPr>
        <w:annotationRef/>
      </w:r>
      <w:r>
        <w:t>It is great to spend some time considering and explaining these broad patterns, as but you start to make comparisons you might use a statistical test to help you (e.g. chi square)</w:t>
      </w:r>
    </w:p>
  </w:comment>
  <w:comment w:id="109" w:author="Roxanne Connelly" w:date="2023-03-05T12:20:00Z" w:initials="RC">
    <w:p w14:paraId="50EF0C6F" w14:textId="77777777" w:rsidR="002162EC" w:rsidRDefault="002162EC" w:rsidP="0092564B">
      <w:pPr>
        <w:pStyle w:val="CommentText"/>
      </w:pPr>
      <w:r>
        <w:rPr>
          <w:rStyle w:val="CommentReference"/>
        </w:rPr>
        <w:annotationRef/>
      </w:r>
      <w:r>
        <w:t>Use proper words - make this as easy for your reader as possible</w:t>
      </w:r>
    </w:p>
  </w:comment>
  <w:comment w:id="115" w:author="Roxanne Connelly" w:date="2023-03-05T12:22:00Z" w:initials="RC">
    <w:p w14:paraId="67724023" w14:textId="77777777" w:rsidR="00065BA4" w:rsidRDefault="00065BA4">
      <w:pPr>
        <w:pStyle w:val="CommentText"/>
      </w:pPr>
      <w:r>
        <w:rPr>
          <w:rStyle w:val="CommentReference"/>
        </w:rPr>
        <w:annotationRef/>
      </w:r>
      <w:r>
        <w:t>You have some very small categories in your outcome variable.</w:t>
      </w:r>
    </w:p>
    <w:p w14:paraId="25135F39" w14:textId="77777777" w:rsidR="00065BA4" w:rsidRDefault="00065BA4">
      <w:pPr>
        <w:pStyle w:val="CommentText"/>
      </w:pPr>
    </w:p>
    <w:p w14:paraId="7338E5BF" w14:textId="77777777" w:rsidR="00065BA4" w:rsidRDefault="00065BA4">
      <w:pPr>
        <w:pStyle w:val="CommentText"/>
      </w:pPr>
      <w:r>
        <w:t>You also have some categories that might not be meaningfully distinctive - e.g. school and education</w:t>
      </w:r>
    </w:p>
    <w:p w14:paraId="68D2BAA2" w14:textId="77777777" w:rsidR="00065BA4" w:rsidRDefault="00065BA4">
      <w:pPr>
        <w:pStyle w:val="CommentText"/>
      </w:pPr>
    </w:p>
    <w:p w14:paraId="75DF733B" w14:textId="77777777" w:rsidR="00065BA4" w:rsidRDefault="00065BA4" w:rsidP="009051C1">
      <w:pPr>
        <w:pStyle w:val="CommentText"/>
      </w:pPr>
      <w:r>
        <w:t>You might think a little more about this variable</w:t>
      </w:r>
    </w:p>
  </w:comment>
  <w:comment w:id="116" w:author="Roxanne Connelly" w:date="2023-03-05T12:24:00Z" w:initials="RC">
    <w:p w14:paraId="4BDD9A7F" w14:textId="77777777" w:rsidR="00065BA4" w:rsidRDefault="00065BA4" w:rsidP="004A7726">
      <w:pPr>
        <w:pStyle w:val="CommentText"/>
      </w:pPr>
      <w:r>
        <w:rPr>
          <w:rStyle w:val="CommentReference"/>
        </w:rPr>
        <w:annotationRef/>
      </w:r>
      <w:r>
        <w:t>I would suggest you also include AIC and BIC - you don't need brevity its your PhD thesis!</w:t>
      </w:r>
    </w:p>
  </w:comment>
  <w:comment w:id="117" w:author="Roxanne Connelly" w:date="2023-03-05T12:24:00Z" w:initials="RC">
    <w:p w14:paraId="244AADF1" w14:textId="77777777" w:rsidR="005C5BC8" w:rsidRDefault="005C5BC8" w:rsidP="00CB38E8">
      <w:pPr>
        <w:pStyle w:val="CommentText"/>
      </w:pPr>
      <w:r>
        <w:rPr>
          <w:rStyle w:val="CommentReference"/>
        </w:rPr>
        <w:annotationRef/>
      </w:r>
      <w:r>
        <w:t>AIC and BIC</w:t>
      </w:r>
    </w:p>
  </w:comment>
  <w:comment w:id="118" w:author="Roxanne Connelly" w:date="2023-03-05T12:24:00Z" w:initials="RC">
    <w:p w14:paraId="0773794C" w14:textId="77777777" w:rsidR="005C5BC8" w:rsidRDefault="005C5BC8" w:rsidP="00CC1E07">
      <w:pPr>
        <w:pStyle w:val="CommentText"/>
      </w:pPr>
      <w:r>
        <w:rPr>
          <w:rStyle w:val="CommentReference"/>
        </w:rPr>
        <w:annotationRef/>
      </w:r>
      <w:r>
        <w:t>AIC and BIC</w:t>
      </w:r>
    </w:p>
  </w:comment>
  <w:comment w:id="119" w:author="Roxanne Connelly" w:date="2023-03-05T12:26:00Z" w:initials="RC">
    <w:p w14:paraId="50E2AD3A" w14:textId="77777777" w:rsidR="00065BA4" w:rsidRDefault="00065BA4" w:rsidP="000F479E">
      <w:pPr>
        <w:pStyle w:val="CommentText"/>
      </w:pPr>
      <w:r>
        <w:rPr>
          <w:rStyle w:val="CommentReference"/>
        </w:rPr>
        <w:annotationRef/>
      </w:r>
      <w:r>
        <w:t>You haven't discussed the model fit statistics and what your preferred model is?</w:t>
      </w:r>
    </w:p>
  </w:comment>
  <w:comment w:id="120" w:author="Roxanne Connelly" w:date="2023-03-05T12:27:00Z" w:initials="RC">
    <w:p w14:paraId="0B6B5781" w14:textId="77777777" w:rsidR="00065BA4" w:rsidRDefault="00065BA4">
      <w:pPr>
        <w:pStyle w:val="CommentText"/>
      </w:pPr>
      <w:r>
        <w:rPr>
          <w:rStyle w:val="CommentReference"/>
        </w:rPr>
        <w:annotationRef/>
      </w:r>
      <w:r>
        <w:t>Why not just provide them for NSSEC?</w:t>
      </w:r>
    </w:p>
    <w:p w14:paraId="3008ABA8" w14:textId="77777777" w:rsidR="00065BA4" w:rsidRDefault="00065BA4">
      <w:pPr>
        <w:pStyle w:val="CommentText"/>
      </w:pPr>
    </w:p>
    <w:p w14:paraId="501D40C1" w14:textId="77777777" w:rsidR="00065BA4" w:rsidRDefault="00065BA4" w:rsidP="009356FE">
      <w:pPr>
        <w:pStyle w:val="CommentText"/>
      </w:pPr>
      <w:r>
        <w:t>Or make a qv graph for NSSEC in addition to your table.</w:t>
      </w:r>
    </w:p>
  </w:comment>
  <w:comment w:id="121" w:author="Roxanne Connelly" w:date="2023-03-05T12:29:00Z" w:initials="RC">
    <w:p w14:paraId="7C72F688" w14:textId="77777777" w:rsidR="00065BA4" w:rsidRDefault="00065BA4" w:rsidP="00EB1E79">
      <w:pPr>
        <w:pStyle w:val="CommentText"/>
      </w:pPr>
      <w:r>
        <w:rPr>
          <w:rStyle w:val="CommentReference"/>
        </w:rPr>
        <w:annotationRef/>
      </w:r>
      <w:r>
        <w:t>It is great to start telling us what you think is interesting - but before us, just give your reader a summary of what the results are.</w:t>
      </w:r>
    </w:p>
  </w:comment>
  <w:comment w:id="122" w:author="Roxanne Connelly" w:date="2023-03-05T12:34:00Z" w:initials="RC">
    <w:p w14:paraId="0C477252" w14:textId="77777777" w:rsidR="004A5564" w:rsidRDefault="004A5564">
      <w:pPr>
        <w:pStyle w:val="CommentText"/>
      </w:pPr>
      <w:r>
        <w:rPr>
          <w:rStyle w:val="CommentReference"/>
        </w:rPr>
        <w:annotationRef/>
      </w:r>
      <w:r>
        <w:t xml:space="preserve">You could make this table clearer - its not easy to see where the different panes are. </w:t>
      </w:r>
    </w:p>
    <w:p w14:paraId="2BF97C52" w14:textId="77777777" w:rsidR="004A5564" w:rsidRDefault="004A5564">
      <w:pPr>
        <w:pStyle w:val="CommentText"/>
      </w:pPr>
    </w:p>
    <w:p w14:paraId="289B6706" w14:textId="77777777" w:rsidR="004A5564" w:rsidRDefault="004A5564" w:rsidP="008A5EB1">
      <w:pPr>
        <w:pStyle w:val="CommentText"/>
      </w:pPr>
      <w:r>
        <w:t>You might wish to make a horizontal page and then place each pane next to each oether instead of underneath.</w:t>
      </w:r>
    </w:p>
  </w:comment>
  <w:comment w:id="124" w:author="Roxanne Connelly" w:date="2023-03-05T12:37:00Z" w:initials="RC">
    <w:p w14:paraId="484D114A" w14:textId="77777777" w:rsidR="00173331" w:rsidRDefault="00173331">
      <w:pPr>
        <w:pStyle w:val="CommentText"/>
      </w:pPr>
      <w:r>
        <w:rPr>
          <w:rStyle w:val="CommentReference"/>
        </w:rPr>
        <w:annotationRef/>
      </w:r>
      <w:r>
        <w:t>Average marginal effects</w:t>
      </w:r>
    </w:p>
    <w:p w14:paraId="4F9D103D" w14:textId="77777777" w:rsidR="00173331" w:rsidRDefault="00173331">
      <w:pPr>
        <w:pStyle w:val="CommentText"/>
      </w:pPr>
    </w:p>
    <w:p w14:paraId="72F21E2A" w14:textId="77777777" w:rsidR="00173331" w:rsidRDefault="00173331" w:rsidP="00CB46BA">
      <w:pPr>
        <w:pStyle w:val="CommentText"/>
      </w:pPr>
      <w:r>
        <w:t>Different types of marginal effects have different comparisons.</w:t>
      </w:r>
    </w:p>
  </w:comment>
  <w:comment w:id="125" w:author="Roxanne Connelly" w:date="2023-03-05T12:39:00Z" w:initials="RC">
    <w:p w14:paraId="51A21C00" w14:textId="77777777" w:rsidR="00173331" w:rsidRDefault="00173331">
      <w:pPr>
        <w:pStyle w:val="CommentText"/>
      </w:pPr>
      <w:r>
        <w:rPr>
          <w:rStyle w:val="CommentReference"/>
        </w:rPr>
        <w:annotationRef/>
      </w:r>
      <w:r>
        <w:t>You haven't actually told what these show? I would incorporate your discussion of your AMEs into your discussion of your modelling results.</w:t>
      </w:r>
    </w:p>
    <w:p w14:paraId="53190DA1" w14:textId="77777777" w:rsidR="00173331" w:rsidRDefault="00173331">
      <w:pPr>
        <w:pStyle w:val="CommentText"/>
      </w:pPr>
    </w:p>
    <w:p w14:paraId="7185CEBD" w14:textId="77777777" w:rsidR="00173331" w:rsidRDefault="00173331" w:rsidP="00FE5EEA">
      <w:pPr>
        <w:pStyle w:val="CommentText"/>
      </w:pPr>
      <w:r>
        <w:t>Remember AMEs calculated for an mlogit have a slightly different interpretation than other models.</w:t>
      </w:r>
    </w:p>
  </w:comment>
  <w:comment w:id="126" w:author="Roxanne Connelly" w:date="2023-03-05T12:38:00Z" w:initials="RC">
    <w:p w14:paraId="11A2055E" w14:textId="68CDE24F" w:rsidR="00173331" w:rsidRDefault="00173331">
      <w:pPr>
        <w:pStyle w:val="CommentText"/>
      </w:pPr>
      <w:r>
        <w:rPr>
          <w:rStyle w:val="CommentReference"/>
        </w:rPr>
        <w:annotationRef/>
      </w:r>
      <w:r>
        <w:t>It doesn't make any sense to show significance again, and be careful as these significance tests are testing a slightly different hypothesis.</w:t>
      </w:r>
    </w:p>
    <w:p w14:paraId="0FB4A425" w14:textId="77777777" w:rsidR="00173331" w:rsidRDefault="00173331">
      <w:pPr>
        <w:pStyle w:val="CommentText"/>
      </w:pPr>
    </w:p>
    <w:p w14:paraId="2009CD60" w14:textId="77777777" w:rsidR="00173331" w:rsidRDefault="00173331">
      <w:pPr>
        <w:pStyle w:val="CommentText"/>
      </w:pPr>
      <w:r>
        <w:t>Get significance from your model and use AMEs to help interpret the magnitude of coefficients only.</w:t>
      </w:r>
    </w:p>
    <w:p w14:paraId="33189C9D" w14:textId="77777777" w:rsidR="00173331" w:rsidRDefault="00173331">
      <w:pPr>
        <w:pStyle w:val="CommentText"/>
      </w:pPr>
    </w:p>
    <w:p w14:paraId="1F769C46" w14:textId="77777777" w:rsidR="00173331" w:rsidRDefault="00173331" w:rsidP="004D7B8C">
      <w:pPr>
        <w:pStyle w:val="CommentText"/>
      </w:pPr>
      <w:r>
        <w:t>You could just add these to your mlogit results table.</w:t>
      </w:r>
    </w:p>
  </w:comment>
  <w:comment w:id="128" w:author="Roxanne Connelly" w:date="2023-03-05T12:41:00Z" w:initials="RC">
    <w:p w14:paraId="011B5A66" w14:textId="77777777" w:rsidR="00173331" w:rsidRDefault="00173331" w:rsidP="00A467A3">
      <w:pPr>
        <w:pStyle w:val="CommentText"/>
      </w:pPr>
      <w:r>
        <w:rPr>
          <w:rStyle w:val="CommentReference"/>
        </w:rPr>
        <w:annotationRef/>
      </w:r>
      <w:r>
        <w:t>It would make most sense to discuss model fit up where you show your model fit tables.</w:t>
      </w:r>
    </w:p>
  </w:comment>
  <w:comment w:id="130" w:author="Roxanne Connelly" w:date="2023-03-05T12:42:00Z" w:initials="RC">
    <w:p w14:paraId="7F2CE3AD" w14:textId="77777777" w:rsidR="00173331" w:rsidRDefault="00173331">
      <w:pPr>
        <w:pStyle w:val="CommentText"/>
      </w:pPr>
      <w:r>
        <w:rPr>
          <w:rStyle w:val="CommentReference"/>
        </w:rPr>
        <w:annotationRef/>
      </w:r>
      <w:r>
        <w:t>These labels are too small to read.</w:t>
      </w:r>
    </w:p>
    <w:p w14:paraId="78276A7E" w14:textId="77777777" w:rsidR="00173331" w:rsidRDefault="00173331">
      <w:pPr>
        <w:pStyle w:val="CommentText"/>
      </w:pPr>
    </w:p>
    <w:p w14:paraId="1B2D4D5A" w14:textId="77777777" w:rsidR="00173331" w:rsidRDefault="00173331">
      <w:pPr>
        <w:pStyle w:val="CommentText"/>
      </w:pPr>
      <w:r>
        <w:t>Never use a blue background on white paper.</w:t>
      </w:r>
    </w:p>
    <w:p w14:paraId="33FD26A0" w14:textId="77777777" w:rsidR="00173331" w:rsidRDefault="00173331">
      <w:pPr>
        <w:pStyle w:val="CommentText"/>
      </w:pPr>
    </w:p>
    <w:p w14:paraId="03F9EF6E" w14:textId="77777777" w:rsidR="00173331" w:rsidRDefault="00173331" w:rsidP="006C07BA">
      <w:pPr>
        <w:pStyle w:val="CommentText"/>
      </w:pPr>
      <w:r>
        <w:t xml:space="preserve">Save your graphs as images then inset them. </w:t>
      </w:r>
    </w:p>
  </w:comment>
  <w:comment w:id="135" w:author="Roxanne Connelly" w:date="2023-03-05T12:44:00Z" w:initials="RC">
    <w:p w14:paraId="44ADA342" w14:textId="77777777" w:rsidR="009A2BD2" w:rsidRDefault="009A2BD2">
      <w:pPr>
        <w:pStyle w:val="CommentText"/>
      </w:pPr>
      <w:r>
        <w:rPr>
          <w:rStyle w:val="CommentReference"/>
        </w:rPr>
        <w:annotationRef/>
      </w:r>
      <w:r>
        <w:t>Social stratification measures</w:t>
      </w:r>
    </w:p>
    <w:p w14:paraId="545CEDFF" w14:textId="77777777" w:rsidR="009A2BD2" w:rsidRDefault="009A2BD2">
      <w:pPr>
        <w:pStyle w:val="CommentText"/>
      </w:pPr>
    </w:p>
    <w:p w14:paraId="0C23335F" w14:textId="77777777" w:rsidR="009A2BD2" w:rsidRDefault="009A2BD2">
      <w:pPr>
        <w:pStyle w:val="CommentText"/>
      </w:pPr>
      <w:r>
        <w:t>Having a clearer aim for these sensitivity analyses would be a good idea.</w:t>
      </w:r>
    </w:p>
    <w:p w14:paraId="3D766DEC" w14:textId="77777777" w:rsidR="009A2BD2" w:rsidRDefault="009A2BD2">
      <w:pPr>
        <w:pStyle w:val="CommentText"/>
      </w:pPr>
    </w:p>
    <w:p w14:paraId="26FD9927" w14:textId="77777777" w:rsidR="009A2BD2" w:rsidRDefault="009A2BD2" w:rsidP="002E3AD7">
      <w:pPr>
        <w:pStyle w:val="CommentText"/>
      </w:pPr>
      <w:r>
        <w:t>Perhaps your idea is that different measures might be more appropriate in different time periods? And this is the preparatory work for that? This would need to be clearly explained to your reader.</w:t>
      </w:r>
    </w:p>
  </w:comment>
  <w:comment w:id="137" w:author="Roxanne Connelly" w:date="2023-03-05T12:34:00Z" w:initials="RC">
    <w:p w14:paraId="27942ED6" w14:textId="77777777" w:rsidR="00D045BC" w:rsidRDefault="00D045BC">
      <w:pPr>
        <w:pStyle w:val="CommentText"/>
      </w:pPr>
      <w:r>
        <w:rPr>
          <w:rStyle w:val="CommentReference"/>
        </w:rPr>
        <w:annotationRef/>
      </w:r>
      <w:r>
        <w:t xml:space="preserve">You could make this table clearer - its not easy to see where the different panes are. </w:t>
      </w:r>
    </w:p>
    <w:p w14:paraId="7AD5881A" w14:textId="77777777" w:rsidR="00D045BC" w:rsidRDefault="00D045BC">
      <w:pPr>
        <w:pStyle w:val="CommentText"/>
      </w:pPr>
    </w:p>
    <w:p w14:paraId="6CD34EC5" w14:textId="77777777" w:rsidR="00D045BC" w:rsidRDefault="00D045BC" w:rsidP="008A5EB1">
      <w:pPr>
        <w:pStyle w:val="CommentText"/>
      </w:pPr>
      <w:r>
        <w:t>You might wish to make a horizontal page and then place each pane next to each oether instead of underneath.</w:t>
      </w:r>
    </w:p>
  </w:comment>
  <w:comment w:id="143" w:author="Roxanne Connelly" w:date="2023-03-05T12:49:00Z" w:initials="RC">
    <w:p w14:paraId="20C74D2C" w14:textId="4BE4FF77" w:rsidR="009A2BD2" w:rsidRDefault="009A2BD2">
      <w:pPr>
        <w:pStyle w:val="CommentText"/>
      </w:pPr>
      <w:r>
        <w:rPr>
          <w:rStyle w:val="CommentReference"/>
        </w:rPr>
        <w:annotationRef/>
      </w:r>
      <w:r>
        <w:t>Before you go into this, discuss different approaches</w:t>
      </w:r>
    </w:p>
    <w:p w14:paraId="18E842BD" w14:textId="77777777" w:rsidR="009A2BD2" w:rsidRDefault="009A2BD2">
      <w:pPr>
        <w:pStyle w:val="CommentText"/>
      </w:pPr>
    </w:p>
    <w:p w14:paraId="21551784" w14:textId="77777777" w:rsidR="009A2BD2" w:rsidRDefault="009A2BD2">
      <w:pPr>
        <w:pStyle w:val="CommentText"/>
      </w:pPr>
      <w:r>
        <w:t>Complete case analysis</w:t>
      </w:r>
    </w:p>
    <w:p w14:paraId="5873E809" w14:textId="77777777" w:rsidR="009A2BD2" w:rsidRDefault="009A2BD2">
      <w:pPr>
        <w:pStyle w:val="CommentText"/>
      </w:pPr>
      <w:r>
        <w:t>Non-response weights</w:t>
      </w:r>
    </w:p>
    <w:p w14:paraId="71998D3D" w14:textId="77777777" w:rsidR="009A2BD2" w:rsidRDefault="009A2BD2">
      <w:pPr>
        <w:pStyle w:val="CommentText"/>
      </w:pPr>
      <w:r>
        <w:t>Miultiple imputation</w:t>
      </w:r>
    </w:p>
    <w:p w14:paraId="2ACC538C" w14:textId="77777777" w:rsidR="009A2BD2" w:rsidRDefault="009A2BD2">
      <w:pPr>
        <w:pStyle w:val="CommentText"/>
      </w:pPr>
    </w:p>
    <w:p w14:paraId="5069E811" w14:textId="77777777" w:rsidR="009A2BD2" w:rsidRDefault="009A2BD2" w:rsidP="00742FE5">
      <w:pPr>
        <w:pStyle w:val="CommentText"/>
      </w:pPr>
      <w:r>
        <w:t xml:space="preserve">Tell us the approaches you will take and why… </w:t>
      </w:r>
    </w:p>
  </w:comment>
  <w:comment w:id="144" w:author="Roxanne Connelly" w:date="2023-03-05T12:50:00Z" w:initials="RC">
    <w:p w14:paraId="50710060" w14:textId="77777777" w:rsidR="009A2BD2" w:rsidRDefault="009A2BD2" w:rsidP="00E8504A">
      <w:pPr>
        <w:pStyle w:val="CommentText"/>
      </w:pPr>
      <w:r>
        <w:rPr>
          <w:rStyle w:val="CommentReference"/>
        </w:rPr>
        <w:annotationRef/>
      </w:r>
      <w:r>
        <w:t>Looks of different issues considered here - consider structure and paragraphs</w:t>
      </w:r>
    </w:p>
  </w:comment>
  <w:comment w:id="145" w:author="Roxanne Connelly" w:date="2023-03-05T12:51:00Z" w:initials="RC">
    <w:p w14:paraId="675C4324" w14:textId="77777777" w:rsidR="009A2BD2" w:rsidRDefault="009A2BD2" w:rsidP="0001044E">
      <w:pPr>
        <w:pStyle w:val="CommentText"/>
      </w:pPr>
      <w:r>
        <w:rPr>
          <w:rStyle w:val="CommentReference"/>
        </w:rPr>
        <w:annotationRef/>
      </w:r>
      <w:r>
        <w:t>Why is significance relevant here? Surely magnitude or association is more important than inference?</w:t>
      </w:r>
    </w:p>
  </w:comment>
  <w:comment w:id="146" w:author="Roxanne Connelly" w:date="2023-03-05T12:52:00Z" w:initials="RC">
    <w:p w14:paraId="49B08EF2" w14:textId="77777777" w:rsidR="000A1333" w:rsidRDefault="000A1333" w:rsidP="00172313">
      <w:pPr>
        <w:pStyle w:val="CommentText"/>
      </w:pPr>
      <w:r>
        <w:rPr>
          <w:rStyle w:val="CommentReference"/>
        </w:rPr>
        <w:annotationRef/>
      </w:r>
      <w:r>
        <w:t xml:space="preserve">This seems out of place </w:t>
      </w:r>
    </w:p>
  </w:comment>
  <w:comment w:id="147" w:author="Roxanne Connelly" w:date="2023-03-05T12:34:00Z" w:initials="RC">
    <w:p w14:paraId="344F2DFC" w14:textId="77777777" w:rsidR="006804CE" w:rsidRDefault="006804CE">
      <w:pPr>
        <w:pStyle w:val="CommentText"/>
      </w:pPr>
      <w:r>
        <w:rPr>
          <w:rStyle w:val="CommentReference"/>
        </w:rPr>
        <w:annotationRef/>
      </w:r>
      <w:r>
        <w:t xml:space="preserve">You could make this table clearer - its not easy to see where the different panes are. </w:t>
      </w:r>
    </w:p>
    <w:p w14:paraId="5CA3DD49" w14:textId="77777777" w:rsidR="006804CE" w:rsidRDefault="006804CE">
      <w:pPr>
        <w:pStyle w:val="CommentText"/>
      </w:pPr>
    </w:p>
    <w:p w14:paraId="156D10F7" w14:textId="77777777" w:rsidR="006804CE" w:rsidRDefault="006804CE" w:rsidP="008A5EB1">
      <w:pPr>
        <w:pStyle w:val="CommentText"/>
      </w:pPr>
      <w:r>
        <w:t>You might wish to make a horizontal page and then place each pane next to each oether instead of underneath.</w:t>
      </w:r>
    </w:p>
  </w:comment>
  <w:comment w:id="219" w:author="Roxanne Connelly" w:date="2023-03-05T12:56:00Z" w:initials="RC">
    <w:p w14:paraId="4EB5D728" w14:textId="77777777" w:rsidR="000A1333" w:rsidRDefault="000A1333">
      <w:pPr>
        <w:pStyle w:val="CommentText"/>
      </w:pPr>
      <w:r>
        <w:rPr>
          <w:rStyle w:val="CommentReference"/>
        </w:rPr>
        <w:annotationRef/>
      </w:r>
      <w:r>
        <w:t>This may be useful but it is far to small to read.</w:t>
      </w:r>
    </w:p>
    <w:p w14:paraId="310BEF5D" w14:textId="77777777" w:rsidR="000A1333" w:rsidRDefault="000A1333">
      <w:pPr>
        <w:pStyle w:val="CommentText"/>
      </w:pPr>
    </w:p>
    <w:p w14:paraId="31EA8C11" w14:textId="77777777" w:rsidR="000A1333" w:rsidRDefault="000A1333">
      <w:pPr>
        <w:pStyle w:val="CommentText"/>
      </w:pPr>
      <w:r>
        <w:t>Make it in a separate file so it can expand.</w:t>
      </w:r>
    </w:p>
    <w:p w14:paraId="0E0C3462" w14:textId="77777777" w:rsidR="000A1333" w:rsidRDefault="000A1333">
      <w:pPr>
        <w:pStyle w:val="CommentText"/>
      </w:pPr>
    </w:p>
    <w:p w14:paraId="05423CAB" w14:textId="77777777" w:rsidR="000A1333" w:rsidRDefault="000A1333">
      <w:pPr>
        <w:pStyle w:val="CommentText"/>
      </w:pPr>
      <w:r>
        <w:t>Use different colours, use symbols.</w:t>
      </w:r>
    </w:p>
    <w:p w14:paraId="3FD4A1FA" w14:textId="77777777" w:rsidR="000A1333" w:rsidRDefault="000A1333" w:rsidP="00A548BC">
      <w:pPr>
        <w:pStyle w:val="CommentText"/>
      </w:pPr>
    </w:p>
  </w:comment>
  <w:comment w:id="220" w:author="Roxanne Connelly" w:date="2023-03-05T12:34:00Z" w:initials="RC">
    <w:p w14:paraId="6E83971C" w14:textId="77777777" w:rsidR="00C3642C" w:rsidRDefault="00C3642C" w:rsidP="00C3642C">
      <w:pPr>
        <w:pStyle w:val="CommentText"/>
      </w:pPr>
      <w:r>
        <w:rPr>
          <w:rStyle w:val="CommentReference"/>
        </w:rPr>
        <w:annotationRef/>
      </w:r>
      <w:r>
        <w:t xml:space="preserve">You could make this table clearer - its not easy to see where the different panes are. </w:t>
      </w:r>
    </w:p>
    <w:p w14:paraId="49490FB2" w14:textId="77777777" w:rsidR="00C3642C" w:rsidRDefault="00C3642C" w:rsidP="00C3642C">
      <w:pPr>
        <w:pStyle w:val="CommentText"/>
      </w:pPr>
    </w:p>
    <w:p w14:paraId="12EC09B1" w14:textId="77777777" w:rsidR="00C3642C" w:rsidRDefault="00C3642C" w:rsidP="00C3642C">
      <w:pPr>
        <w:pStyle w:val="CommentText"/>
      </w:pPr>
      <w:r>
        <w:t>You might wish to make a horizontal page and then place each pane next to each oether instead of underneath.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BF3720" w15:done="1"/>
  <w15:commentEx w15:paraId="168360AC" w15:done="1"/>
  <w15:commentEx w15:paraId="008A0D52" w15:done="0"/>
  <w15:commentEx w15:paraId="36DD21B6" w15:done="0"/>
  <w15:commentEx w15:paraId="2AA33285" w15:done="0"/>
  <w15:commentEx w15:paraId="5B2ECECC" w15:done="1"/>
  <w15:commentEx w15:paraId="38B3359F" w15:done="1"/>
  <w15:commentEx w15:paraId="30301ABD" w15:done="1"/>
  <w15:commentEx w15:paraId="67AEB020" w15:done="0"/>
  <w15:commentEx w15:paraId="553DFE9B" w15:done="1"/>
  <w15:commentEx w15:paraId="465D6FCD" w15:done="1"/>
  <w15:commentEx w15:paraId="0996F01B" w15:done="0"/>
  <w15:commentEx w15:paraId="62A3EC5B" w15:done="1"/>
  <w15:commentEx w15:paraId="6ED31977" w15:done="0"/>
  <w15:commentEx w15:paraId="31BBA67C" w15:done="0"/>
  <w15:commentEx w15:paraId="06EEA237" w15:done="0"/>
  <w15:commentEx w15:paraId="722C7C76" w15:done="1"/>
  <w15:commentEx w15:paraId="2FAFB394" w15:done="0"/>
  <w15:commentEx w15:paraId="02890039" w15:done="0"/>
  <w15:commentEx w15:paraId="4FCE38E1" w15:done="1"/>
  <w15:commentEx w15:paraId="3568ED1A" w15:done="1"/>
  <w15:commentEx w15:paraId="4EBECC49" w15:done="1"/>
  <w15:commentEx w15:paraId="7AFBCDBE" w15:done="0"/>
  <w15:commentEx w15:paraId="2910DC59" w15:done="0"/>
  <w15:commentEx w15:paraId="06E21296" w15:done="1"/>
  <w15:commentEx w15:paraId="507927B9" w15:done="1"/>
  <w15:commentEx w15:paraId="3A40FA05" w15:done="1"/>
  <w15:commentEx w15:paraId="05376144" w15:done="0"/>
  <w15:commentEx w15:paraId="50EF0C6F" w15:done="0"/>
  <w15:commentEx w15:paraId="75DF733B" w15:done="1"/>
  <w15:commentEx w15:paraId="4BDD9A7F" w15:done="1"/>
  <w15:commentEx w15:paraId="244AADF1" w15:done="1"/>
  <w15:commentEx w15:paraId="0773794C" w15:done="1"/>
  <w15:commentEx w15:paraId="50E2AD3A" w15:done="0"/>
  <w15:commentEx w15:paraId="501D40C1" w15:done="0"/>
  <w15:commentEx w15:paraId="7C72F688" w15:done="0"/>
  <w15:commentEx w15:paraId="289B6706" w15:done="1"/>
  <w15:commentEx w15:paraId="72F21E2A" w15:done="1"/>
  <w15:commentEx w15:paraId="7185CEBD" w15:done="0"/>
  <w15:commentEx w15:paraId="1F769C46" w15:done="0"/>
  <w15:commentEx w15:paraId="011B5A66" w15:done="0"/>
  <w15:commentEx w15:paraId="03F9EF6E" w15:done="0"/>
  <w15:commentEx w15:paraId="26FD9927" w15:done="1"/>
  <w15:commentEx w15:paraId="6CD34EC5" w15:done="1"/>
  <w15:commentEx w15:paraId="5069E811" w15:done="1"/>
  <w15:commentEx w15:paraId="50710060" w15:done="1"/>
  <w15:commentEx w15:paraId="675C4324" w15:done="0"/>
  <w15:commentEx w15:paraId="49B08EF2" w15:done="0"/>
  <w15:commentEx w15:paraId="156D10F7" w15:done="1"/>
  <w15:commentEx w15:paraId="3FD4A1FA" w15:done="0"/>
  <w15:commentEx w15:paraId="12EC09B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EFCD3" w16cex:dateUtc="2023-03-05T11:34:00Z"/>
  <w16cex:commentExtensible w16cex:durableId="27AEF9D6" w16cex:dateUtc="2023-03-05T11:21:00Z"/>
  <w16cex:commentExtensible w16cex:durableId="27AEFACC" w16cex:dateUtc="2023-03-05T11:26:00Z"/>
  <w16cex:commentExtensible w16cex:durableId="27AEFB68" w16cex:dateUtc="2023-03-05T11:28:00Z"/>
  <w16cex:commentExtensible w16cex:durableId="27AEFA3B" w16cex:dateUtc="2023-03-05T11:23:00Z"/>
  <w16cex:commentExtensible w16cex:durableId="27AEFFE3" w16cex:dateUtc="2023-03-05T11:47:00Z"/>
  <w16cex:commentExtensible w16cex:durableId="27AEFA64" w16cex:dateUtc="2023-03-05T11:24:00Z"/>
  <w16cex:commentExtensible w16cex:durableId="27AF0D98" w16cex:dateUtc="2023-03-05T12:46:00Z"/>
  <w16cex:commentExtensible w16cex:durableId="27AF0DFB" w16cex:dateUtc="2023-03-05T12:47:00Z"/>
  <w16cex:commentExtensible w16cex:durableId="27AF00FD" w16cex:dateUtc="2023-03-05T11:52:00Z"/>
  <w16cex:commentExtensible w16cex:durableId="27AF00C2" w16cex:dateUtc="2023-03-05T11:51:00Z"/>
  <w16cex:commentExtensible w16cex:durableId="27AF0115" w16cex:dateUtc="2023-03-05T11:52:00Z"/>
  <w16cex:commentExtensible w16cex:durableId="27AF00AC" w16cex:dateUtc="2023-03-05T11:51:00Z"/>
  <w16cex:commentExtensible w16cex:durableId="27AF0286" w16cex:dateUtc="2023-03-05T11:59:00Z"/>
  <w16cex:commentExtensible w16cex:durableId="27AF02AB" w16cex:dateUtc="2023-03-05T11:59:00Z"/>
  <w16cex:commentExtensible w16cex:durableId="27AF02D1" w16cex:dateUtc="2023-03-05T12:00:00Z"/>
  <w16cex:commentExtensible w16cex:durableId="27AF031D" w16cex:dateUtc="2023-03-05T12:01:00Z"/>
  <w16cex:commentExtensible w16cex:durableId="27AF03A0" w16cex:dateUtc="2023-03-05T12:03:00Z"/>
  <w16cex:commentExtensible w16cex:durableId="27AF03CC" w16cex:dateUtc="2023-03-05T12:04:00Z"/>
  <w16cex:commentExtensible w16cex:durableId="27AEFD96" w16cex:dateUtc="2023-03-05T11:37:00Z"/>
  <w16cex:commentExtensible w16cex:durableId="27AEFDAA" w16cex:dateUtc="2023-03-05T11:38:00Z"/>
  <w16cex:commentExtensible w16cex:durableId="27AEFE0C" w16cex:dateUtc="2023-03-05T11:39:00Z"/>
  <w16cex:commentExtensible w16cex:durableId="27AEFE76" w16cex:dateUtc="2023-03-05T11:41:00Z"/>
  <w16cex:commentExtensible w16cex:durableId="27AEFEE2" w16cex:dateUtc="2023-03-05T11:43:00Z"/>
  <w16cex:commentExtensible w16cex:durableId="27AEFF15" w16cex:dateUtc="2023-03-05T11:44:00Z"/>
  <w16cex:commentExtensible w16cex:durableId="27AEFF30" w16cex:dateUtc="2023-03-05T11:44:00Z"/>
  <w16cex:commentExtensible w16cex:durableId="27AF049E" w16cex:dateUtc="2023-03-05T12:07:00Z"/>
  <w16cex:commentExtensible w16cex:durableId="27AF067C" w16cex:dateUtc="2023-03-05T12:15:00Z"/>
  <w16cex:commentExtensible w16cex:durableId="27AF0789" w16cex:dateUtc="2023-03-05T12:20:00Z"/>
  <w16cex:commentExtensible w16cex:durableId="27AF07ED" w16cex:dateUtc="2023-03-05T12:22:00Z"/>
  <w16cex:commentExtensible w16cex:durableId="27AF086A" w16cex:dateUtc="2023-03-05T12:24:00Z"/>
  <w16cex:commentExtensible w16cex:durableId="27AF0877" w16cex:dateUtc="2023-03-05T12:24:00Z"/>
  <w16cex:commentExtensible w16cex:durableId="27AF0882" w16cex:dateUtc="2023-03-05T12:24:00Z"/>
  <w16cex:commentExtensible w16cex:durableId="27AF0906" w16cex:dateUtc="2023-03-05T12:26:00Z"/>
  <w16cex:commentExtensible w16cex:durableId="27AF0925" w16cex:dateUtc="2023-03-05T12:27:00Z"/>
  <w16cex:commentExtensible w16cex:durableId="27AF0993" w16cex:dateUtc="2023-03-05T12:29:00Z"/>
  <w16cex:commentExtensible w16cex:durableId="27AF0AEF" w16cex:dateUtc="2023-03-05T12:34:00Z"/>
  <w16cex:commentExtensible w16cex:durableId="27AF0B89" w16cex:dateUtc="2023-03-05T12:37:00Z"/>
  <w16cex:commentExtensible w16cex:durableId="27AF0C1E" w16cex:dateUtc="2023-03-05T12:39:00Z"/>
  <w16cex:commentExtensible w16cex:durableId="27AF0BDE" w16cex:dateUtc="2023-03-05T12:38:00Z"/>
  <w16cex:commentExtensible w16cex:durableId="27AF0C65" w16cex:dateUtc="2023-03-05T12:41:00Z"/>
  <w16cex:commentExtensible w16cex:durableId="27AF0C9D" w16cex:dateUtc="2023-03-05T12:42:00Z"/>
  <w16cex:commentExtensible w16cex:durableId="27AF0D27" w16cex:dateUtc="2023-03-05T12:44:00Z"/>
  <w16cex:commentExtensible w16cex:durableId="27D40999" w16cex:dateUtc="2023-03-05T12:34:00Z"/>
  <w16cex:commentExtensible w16cex:durableId="27AF0E5C" w16cex:dateUtc="2023-03-05T12:49:00Z"/>
  <w16cex:commentExtensible w16cex:durableId="27AF0E93" w16cex:dateUtc="2023-03-05T12:50:00Z"/>
  <w16cex:commentExtensible w16cex:durableId="27AF0EC7" w16cex:dateUtc="2023-03-05T12:51:00Z"/>
  <w16cex:commentExtensible w16cex:durableId="27AF0F22" w16cex:dateUtc="2023-03-05T12:52:00Z"/>
  <w16cex:commentExtensible w16cex:durableId="27D44014" w16cex:dateUtc="2023-03-05T12:34:00Z"/>
  <w16cex:commentExtensible w16cex:durableId="27AF0FE7" w16cex:dateUtc="2023-03-05T12: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BF3720" w16cid:durableId="27AEFCD3"/>
  <w16cid:commentId w16cid:paraId="168360AC" w16cid:durableId="27AEF9D6"/>
  <w16cid:commentId w16cid:paraId="008A0D52" w16cid:durableId="27AEFACC"/>
  <w16cid:commentId w16cid:paraId="36DD21B6" w16cid:durableId="27AEFB68"/>
  <w16cid:commentId w16cid:paraId="2AA33285" w16cid:durableId="27AEFA3B"/>
  <w16cid:commentId w16cid:paraId="5B2ECECC" w16cid:durableId="27AEFFE3"/>
  <w16cid:commentId w16cid:paraId="38B3359F" w16cid:durableId="27AEFA64"/>
  <w16cid:commentId w16cid:paraId="30301ABD" w16cid:durableId="27AF0D98"/>
  <w16cid:commentId w16cid:paraId="67AEB020" w16cid:durableId="27AF0DFB"/>
  <w16cid:commentId w16cid:paraId="553DFE9B" w16cid:durableId="27AF00FD"/>
  <w16cid:commentId w16cid:paraId="465D6FCD" w16cid:durableId="27AF00C2"/>
  <w16cid:commentId w16cid:paraId="0996F01B" w16cid:durableId="27AF0115"/>
  <w16cid:commentId w16cid:paraId="62A3EC5B" w16cid:durableId="27AF00AC"/>
  <w16cid:commentId w16cid:paraId="6ED31977" w16cid:durableId="27AF0286"/>
  <w16cid:commentId w16cid:paraId="31BBA67C" w16cid:durableId="27AF02AB"/>
  <w16cid:commentId w16cid:paraId="06EEA237" w16cid:durableId="27AF02D1"/>
  <w16cid:commentId w16cid:paraId="722C7C76" w16cid:durableId="27AF031D"/>
  <w16cid:commentId w16cid:paraId="2FAFB394" w16cid:durableId="27AF03A0"/>
  <w16cid:commentId w16cid:paraId="02890039" w16cid:durableId="27AF03CC"/>
  <w16cid:commentId w16cid:paraId="4FCE38E1" w16cid:durableId="27AEFD96"/>
  <w16cid:commentId w16cid:paraId="3568ED1A" w16cid:durableId="27AEFDAA"/>
  <w16cid:commentId w16cid:paraId="4EBECC49" w16cid:durableId="27AEFE0C"/>
  <w16cid:commentId w16cid:paraId="7AFBCDBE" w16cid:durableId="27AEFE76"/>
  <w16cid:commentId w16cid:paraId="2910DC59" w16cid:durableId="27AEFEE2"/>
  <w16cid:commentId w16cid:paraId="06E21296" w16cid:durableId="27AEFF15"/>
  <w16cid:commentId w16cid:paraId="507927B9" w16cid:durableId="27AEFF30"/>
  <w16cid:commentId w16cid:paraId="3A40FA05" w16cid:durableId="27AF049E"/>
  <w16cid:commentId w16cid:paraId="05376144" w16cid:durableId="27AF067C"/>
  <w16cid:commentId w16cid:paraId="50EF0C6F" w16cid:durableId="27AF0789"/>
  <w16cid:commentId w16cid:paraId="75DF733B" w16cid:durableId="27AF07ED"/>
  <w16cid:commentId w16cid:paraId="4BDD9A7F" w16cid:durableId="27AF086A"/>
  <w16cid:commentId w16cid:paraId="244AADF1" w16cid:durableId="27AF0877"/>
  <w16cid:commentId w16cid:paraId="0773794C" w16cid:durableId="27AF0882"/>
  <w16cid:commentId w16cid:paraId="50E2AD3A" w16cid:durableId="27AF0906"/>
  <w16cid:commentId w16cid:paraId="501D40C1" w16cid:durableId="27AF0925"/>
  <w16cid:commentId w16cid:paraId="7C72F688" w16cid:durableId="27AF0993"/>
  <w16cid:commentId w16cid:paraId="289B6706" w16cid:durableId="27AF0AEF"/>
  <w16cid:commentId w16cid:paraId="72F21E2A" w16cid:durableId="27AF0B89"/>
  <w16cid:commentId w16cid:paraId="7185CEBD" w16cid:durableId="27AF0C1E"/>
  <w16cid:commentId w16cid:paraId="1F769C46" w16cid:durableId="27AF0BDE"/>
  <w16cid:commentId w16cid:paraId="011B5A66" w16cid:durableId="27AF0C65"/>
  <w16cid:commentId w16cid:paraId="03F9EF6E" w16cid:durableId="27AF0C9D"/>
  <w16cid:commentId w16cid:paraId="26FD9927" w16cid:durableId="27AF0D27"/>
  <w16cid:commentId w16cid:paraId="6CD34EC5" w16cid:durableId="27D40999"/>
  <w16cid:commentId w16cid:paraId="5069E811" w16cid:durableId="27AF0E5C"/>
  <w16cid:commentId w16cid:paraId="50710060" w16cid:durableId="27AF0E93"/>
  <w16cid:commentId w16cid:paraId="675C4324" w16cid:durableId="27AF0EC7"/>
  <w16cid:commentId w16cid:paraId="49B08EF2" w16cid:durableId="27AF0F22"/>
  <w16cid:commentId w16cid:paraId="156D10F7" w16cid:durableId="27D44014"/>
  <w16cid:commentId w16cid:paraId="3FD4A1FA" w16cid:durableId="27AF0F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39F86" w14:textId="77777777" w:rsidR="006338F0" w:rsidRDefault="006338F0" w:rsidP="00CE2122">
      <w:pPr>
        <w:spacing w:after="0" w:line="240" w:lineRule="auto"/>
      </w:pPr>
      <w:r>
        <w:separator/>
      </w:r>
    </w:p>
  </w:endnote>
  <w:endnote w:type="continuationSeparator" w:id="0">
    <w:p w14:paraId="1C7A7CF4" w14:textId="77777777" w:rsidR="006338F0" w:rsidRDefault="006338F0" w:rsidP="00CE21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NimbusSanL-Bold">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8535617"/>
      <w:docPartObj>
        <w:docPartGallery w:val="Page Numbers (Bottom of Page)"/>
        <w:docPartUnique/>
      </w:docPartObj>
    </w:sdtPr>
    <w:sdtContent>
      <w:p w14:paraId="54DF31F1" w14:textId="33FEDB65" w:rsidR="00B508BC" w:rsidRDefault="00B508BC">
        <w:pPr>
          <w:pStyle w:val="Footer"/>
          <w:jc w:val="right"/>
        </w:pPr>
        <w:r>
          <w:t xml:space="preserve">Page | </w:t>
        </w:r>
        <w:r>
          <w:fldChar w:fldCharType="begin"/>
        </w:r>
        <w:r>
          <w:instrText xml:space="preserve"> PAGE   \* MERGEFORMAT </w:instrText>
        </w:r>
        <w:r>
          <w:fldChar w:fldCharType="separate"/>
        </w:r>
        <w:r w:rsidR="00EA04B1">
          <w:rPr>
            <w:noProof/>
          </w:rPr>
          <w:t>1</w:t>
        </w:r>
        <w:r>
          <w:rPr>
            <w:noProof/>
          </w:rPr>
          <w:fldChar w:fldCharType="end"/>
        </w:r>
        <w:r>
          <w:t xml:space="preserve"> </w:t>
        </w:r>
      </w:p>
    </w:sdtContent>
  </w:sdt>
  <w:p w14:paraId="7EBB0C2C" w14:textId="77777777" w:rsidR="00B508BC" w:rsidRDefault="00B508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5226443"/>
      <w:docPartObj>
        <w:docPartGallery w:val="Page Numbers (Bottom of Page)"/>
        <w:docPartUnique/>
      </w:docPartObj>
    </w:sdtPr>
    <w:sdtContent>
      <w:p w14:paraId="597AF112" w14:textId="72A0D688" w:rsidR="00090D48" w:rsidRDefault="00090D48">
        <w:pPr>
          <w:pStyle w:val="Footer"/>
          <w:jc w:val="right"/>
        </w:pPr>
        <w:r>
          <w:t xml:space="preserve">Page | </w:t>
        </w:r>
        <w:r>
          <w:fldChar w:fldCharType="begin"/>
        </w:r>
        <w:r>
          <w:instrText xml:space="preserve"> PAGE   \* MERGEFORMAT </w:instrText>
        </w:r>
        <w:r>
          <w:fldChar w:fldCharType="separate"/>
        </w:r>
        <w:r w:rsidR="00EA04B1">
          <w:rPr>
            <w:noProof/>
          </w:rPr>
          <w:t>87</w:t>
        </w:r>
        <w:r>
          <w:rPr>
            <w:noProof/>
          </w:rPr>
          <w:fldChar w:fldCharType="end"/>
        </w:r>
        <w:r>
          <w:t xml:space="preserve"> </w:t>
        </w:r>
      </w:p>
    </w:sdtContent>
  </w:sdt>
  <w:p w14:paraId="41567636" w14:textId="77777777" w:rsidR="00090D48" w:rsidRDefault="00090D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A5B892" w14:textId="77777777" w:rsidR="006338F0" w:rsidRDefault="006338F0" w:rsidP="00CE2122">
      <w:pPr>
        <w:spacing w:after="0" w:line="240" w:lineRule="auto"/>
      </w:pPr>
      <w:r>
        <w:separator/>
      </w:r>
    </w:p>
  </w:footnote>
  <w:footnote w:type="continuationSeparator" w:id="0">
    <w:p w14:paraId="4E74E965" w14:textId="77777777" w:rsidR="006338F0" w:rsidRDefault="006338F0" w:rsidP="00CE2122">
      <w:pPr>
        <w:spacing w:after="0" w:line="240" w:lineRule="auto"/>
      </w:pPr>
      <w:r>
        <w:continuationSeparator/>
      </w:r>
    </w:p>
  </w:footnote>
  <w:footnote w:id="1">
    <w:p w14:paraId="599CA5E2" w14:textId="400DFD5B" w:rsidR="009564E2" w:rsidRPr="009564E2" w:rsidRDefault="009564E2" w:rsidP="009564E2">
      <w:pPr>
        <w:rPr>
          <w:rFonts w:ascii="Helvetica" w:hAnsi="Helvetica" w:cs="Helvetica"/>
          <w:sz w:val="24"/>
          <w:szCs w:val="24"/>
        </w:rPr>
      </w:pPr>
      <w:r>
        <w:rPr>
          <w:rStyle w:val="FootnoteReference"/>
        </w:rPr>
        <w:footnoteRef/>
      </w:r>
      <w:r>
        <w:t xml:space="preserve"> </w:t>
      </w:r>
      <w:r>
        <w:rPr>
          <w:rFonts w:ascii="Helvetica" w:hAnsi="Helvetica" w:cs="Helvetica"/>
          <w:sz w:val="24"/>
          <w:szCs w:val="24"/>
        </w:rPr>
        <w:t xml:space="preserve">They are; </w:t>
      </w:r>
      <w:r w:rsidRPr="00996C6F">
        <w:rPr>
          <w:rFonts w:ascii="Helvetica" w:hAnsi="Helvetica" w:cs="Helvetica"/>
          <w:sz w:val="24"/>
          <w:szCs w:val="24"/>
        </w:rPr>
        <w:t>institutionalisation, standardisation, individualisation, pluralisation, and differentiation. They are argued to constitute the life-course and can potentially be independent of one another in the development of life course patterns. Institutionalisation of the life course refers to the normative rules that define temporal organisation – the age that children must stay in school for example. The standardisation of the life course refers to how specific events become popular or common for the population to experience in the same instance –</w:t>
      </w:r>
      <w:r w:rsidRPr="00996C6F">
        <w:rPr>
          <w:rFonts w:ascii="Helvetica" w:hAnsi="Helvetica" w:cs="Helvetica"/>
          <w:sz w:val="24"/>
          <w:szCs w:val="24"/>
        </w:rPr>
        <w:fldChar w:fldCharType="begin"/>
      </w:r>
      <w:r w:rsidR="00332AB9">
        <w:rPr>
          <w:rFonts w:ascii="Helvetica" w:hAnsi="Helvetica" w:cs="Helvetica"/>
          <w:sz w:val="24"/>
          <w:szCs w:val="24"/>
        </w:rPr>
        <w:instrText xml:space="preserve"> ADDIN ZOTERO_ITEM CSL_CITATION {"citationID":"qPE8rzW4","properties":{"formattedCitation":"(Br\\uc0\\u252{}ckner and Mayer, 2005)","plainCitation":"(Brückner and Mayer, 2005)","noteIndex":1},"citationItems":[{"id":6689,"uris":["http://zotero.org/users/8741181/items/K7BZTM68"],"itemData":{"id":6689,"type":"article-journal","container-title":"Advances in Life Course Research","DOI":"10.1016/S1040-2608(04)09002-1","ISSN":"10402608","journalAbbreviation":"Advances in Life Course Research","language":"en","page":"27-53","source":"DOI.org (Crossref)","title":"De-Standardization of the Life Course: What it Might Mean? And if it Means Anything, Whether it Actually Took Place?","title-short":"De-Standardization of the Life Course","volume":"9","author":[{"family":"Brückner","given":"Hannah"},{"family":"Mayer","given":"Karl Ulrich"}],"issued":{"date-parts":[["2005",1]]}}}],"schema":"https://github.com/citation-style-language/schema/raw/master/csl-citation.json"} </w:instrText>
      </w:r>
      <w:r w:rsidRPr="00996C6F">
        <w:rPr>
          <w:rFonts w:ascii="Helvetica" w:hAnsi="Helvetica" w:cs="Helvetica"/>
          <w:sz w:val="24"/>
          <w:szCs w:val="24"/>
        </w:rPr>
        <w:fldChar w:fldCharType="separate"/>
      </w:r>
      <w:r w:rsidRPr="00996C6F">
        <w:rPr>
          <w:rFonts w:ascii="Helvetica" w:hAnsi="Helvetica" w:cs="Helvetica"/>
          <w:sz w:val="24"/>
          <w:szCs w:val="24"/>
        </w:rPr>
        <w:t>(Brückner and Mayer, 2005)</w:t>
      </w:r>
      <w:r w:rsidRPr="00996C6F">
        <w:rPr>
          <w:rFonts w:ascii="Helvetica" w:hAnsi="Helvetica" w:cs="Helvetica"/>
          <w:sz w:val="24"/>
          <w:szCs w:val="24"/>
        </w:rPr>
        <w:fldChar w:fldCharType="end"/>
      </w:r>
      <w:r w:rsidRPr="00996C6F">
        <w:rPr>
          <w:rFonts w:ascii="Helvetica" w:hAnsi="Helvetica" w:cs="Helvetica"/>
          <w:sz w:val="24"/>
          <w:szCs w:val="24"/>
        </w:rPr>
        <w:t xml:space="preserve"> give the example of all workers retiring at age 65. Individualisation is a concept that argues people gain more control over the choices within their lives, with more pathways being open to the individual. Pluralisation refers to the increase in the number of states of life activity – this can refer to the diversification of family types, or the different strands of education that an individual can participate at the same age. Finally, differentiation refers to processes where the number of states across the life course increase- the publicly defined breakdown of education has increasingly seen to be divided into discrete categories of development.</w:t>
      </w:r>
    </w:p>
  </w:footnote>
  <w:footnote w:id="2">
    <w:p w14:paraId="5E026863" w14:textId="05E0035F" w:rsidR="009564E2" w:rsidRDefault="009564E2">
      <w:pPr>
        <w:pStyle w:val="FootnoteText"/>
      </w:pPr>
      <w:r>
        <w:rPr>
          <w:rStyle w:val="FootnoteReference"/>
        </w:rPr>
        <w:footnoteRef/>
      </w:r>
      <w:r>
        <w:t xml:space="preserve"> These three map on to matters of social class, race, and gender</w:t>
      </w:r>
    </w:p>
  </w:footnote>
  <w:footnote w:id="3">
    <w:p w14:paraId="05D6C945" w14:textId="61E3E8DF" w:rsidR="00CE2122" w:rsidRDefault="00CE2122">
      <w:pPr>
        <w:pStyle w:val="FootnoteText"/>
      </w:pPr>
      <w:r>
        <w:rPr>
          <w:rStyle w:val="FootnoteReference"/>
        </w:rPr>
        <w:footnoteRef/>
      </w:r>
      <w:r>
        <w:t xml:space="preserve"> 1944 Education Act refers to the one implemented in England and Wales. Scotland received their act in 1945 and Northern Ireland in 1947. </w:t>
      </w:r>
    </w:p>
  </w:footnote>
  <w:footnote w:id="4">
    <w:p w14:paraId="1EF6CD8C" w14:textId="4DB33773" w:rsidR="00F723A6" w:rsidRDefault="00F723A6">
      <w:pPr>
        <w:pStyle w:val="FootnoteText"/>
      </w:pPr>
      <w:r>
        <w:rPr>
          <w:rStyle w:val="FootnoteReference"/>
        </w:rPr>
        <w:footnoteRef/>
      </w:r>
      <w:r>
        <w:t xml:space="preserve"> </w:t>
      </w:r>
      <w:r w:rsidR="00016FBB">
        <w:t xml:space="preserve">Access to the codebooks can be found in the GitHub repository: </w:t>
      </w:r>
      <w:r w:rsidR="00016FBB" w:rsidRPr="00016FBB">
        <w:t>https://github.com/Scott0atley/YouthTransitions</w:t>
      </w:r>
    </w:p>
  </w:footnote>
  <w:footnote w:id="5">
    <w:p w14:paraId="204367E9" w14:textId="77777777" w:rsidR="00203676" w:rsidRDefault="00203676" w:rsidP="00203676">
      <w:pPr>
        <w:pStyle w:val="FootnoteText"/>
      </w:pPr>
      <w:r>
        <w:rPr>
          <w:rStyle w:val="FootnoteReference"/>
        </w:rPr>
        <w:footnoteRef/>
      </w:r>
      <w:r>
        <w:t xml:space="preserve"> </w:t>
      </w:r>
      <w:r w:rsidRPr="00996C6F">
        <w:rPr>
          <w:rFonts w:ascii="Helvetica" w:hAnsi="Helvetica" w:cs="Helvetica"/>
          <w:sz w:val="24"/>
          <w:szCs w:val="24"/>
        </w:rPr>
        <w:t>The family characteristics</w:t>
      </w:r>
      <w:r>
        <w:rPr>
          <w:rFonts w:ascii="Helvetica" w:hAnsi="Helvetica" w:cs="Helvetica"/>
          <w:sz w:val="24"/>
          <w:szCs w:val="24"/>
        </w:rPr>
        <w:t xml:space="preserve"> in this study refer to</w:t>
      </w:r>
      <w:r w:rsidRPr="00996C6F">
        <w:rPr>
          <w:rFonts w:ascii="Helvetica" w:hAnsi="Helvetica" w:cs="Helvetica"/>
          <w:sz w:val="24"/>
          <w:szCs w:val="24"/>
        </w:rPr>
        <w:t xml:space="preserve">: parental education, fathers’ socio-economic group, number of siblings, adoption and race variables with additional variables included to capture neighbourhood effects such as whether the child was brought up on a council estate – social tenants make up around 24 per cent of households, with owner-occupiers making up 67 per cent </w:t>
      </w:r>
      <w:r w:rsidRPr="00996C6F">
        <w:rPr>
          <w:rFonts w:ascii="Helvetica" w:hAnsi="Helvetica" w:cs="Helvetica"/>
          <w:sz w:val="24"/>
          <w:szCs w:val="24"/>
        </w:rPr>
        <w:fldChar w:fldCharType="begin"/>
      </w:r>
      <w:r>
        <w:rPr>
          <w:rFonts w:ascii="Helvetica" w:hAnsi="Helvetica" w:cs="Helvetica"/>
          <w:sz w:val="24"/>
          <w:szCs w:val="24"/>
        </w:rPr>
        <w:instrText xml:space="preserve"> ADDIN ZOTERO_ITEM CSL_CITATION {"citationID":"QLhRC98n","properties":{"formattedCitation":"(Di Salvo and Ermisch, 1997)","plainCitation":"(Di Salvo and Ermisch, 1997)","dontUpdate":true,"noteIndex":4},"citationItems":[{"id":6474,"uris":["http://zotero.org/users/8741181/items/8HCR37VH"],"itemData":{"id":6474,"type":"article-journal","container-title":"Journal of Urban Economics","DOI":"10.1006/juec.1996.2009","ISSN":"00941190","issue":"1","journalAbbreviation":"Journal of Urban Economics","language":"en","page":"1-17","source":"DOI.org (Crossref)","title":"Analysis of the Dynamics of Housing Tenure Choice in Britain","volume":"42","author":[{"family":"Di Salvo","given":"Pamela"},{"family":"Ermisch","given":"John"}],"issued":{"date-parts":[["1997",7]]}}}],"schema":"https://github.com/citation-style-language/schema/raw/master/csl-citation.json"} </w:instrText>
      </w:r>
      <w:r w:rsidRPr="00996C6F">
        <w:rPr>
          <w:rFonts w:ascii="Helvetica" w:hAnsi="Helvetica" w:cs="Helvetica"/>
          <w:sz w:val="24"/>
          <w:szCs w:val="24"/>
        </w:rPr>
        <w:fldChar w:fldCharType="separate"/>
      </w:r>
      <w:r w:rsidRPr="00996C6F">
        <w:rPr>
          <w:rFonts w:ascii="Helvetica" w:hAnsi="Helvetica" w:cs="Helvetica"/>
          <w:sz w:val="24"/>
          <w:szCs w:val="24"/>
        </w:rPr>
        <w:t>(Di Salvo and Ermisch, 1997 :2)</w:t>
      </w:r>
      <w:r w:rsidRPr="00996C6F">
        <w:rPr>
          <w:rFonts w:ascii="Helvetica" w:hAnsi="Helvetica" w:cs="Helvetica"/>
          <w:sz w:val="24"/>
          <w:szCs w:val="24"/>
        </w:rPr>
        <w:fldChar w:fldCharType="end"/>
      </w:r>
      <w:r w:rsidRPr="00996C6F">
        <w:rPr>
          <w:rFonts w:ascii="Helvetica" w:hAnsi="Helvetica" w:cs="Helvetica"/>
          <w:sz w:val="24"/>
          <w:szCs w:val="24"/>
        </w:rPr>
        <w:t>.</w:t>
      </w:r>
    </w:p>
  </w:footnote>
  <w:footnote w:id="6">
    <w:p w14:paraId="47697A12" w14:textId="547C1AAB" w:rsidR="00B853C6" w:rsidRDefault="00B853C6">
      <w:pPr>
        <w:pStyle w:val="FootnoteText"/>
      </w:pPr>
      <w:r>
        <w:rPr>
          <w:rStyle w:val="FootnoteReference"/>
        </w:rPr>
        <w:footnoteRef/>
      </w:r>
      <w:r>
        <w:t xml:space="preserve"> Discussed at length in section below on Multiple Imputation</w:t>
      </w:r>
    </w:p>
  </w:footnote>
  <w:footnote w:id="7">
    <w:p w14:paraId="0305BD92" w14:textId="7C3DE08A" w:rsidR="008E2E54" w:rsidRDefault="008E2E54">
      <w:pPr>
        <w:pStyle w:val="FootnoteText"/>
      </w:pPr>
      <w:r>
        <w:rPr>
          <w:rStyle w:val="FootnoteReference"/>
        </w:rPr>
        <w:footnoteRef/>
      </w:r>
      <w:r>
        <w:t xml:space="preserve"> Variable n4118 used</w:t>
      </w:r>
    </w:p>
  </w:footnote>
  <w:footnote w:id="8">
    <w:p w14:paraId="5CDA3ACF" w14:textId="77777777" w:rsidR="0086540A" w:rsidRDefault="0086540A" w:rsidP="0086540A">
      <w:pPr>
        <w:pStyle w:val="FootnoteText"/>
      </w:pPr>
      <w:r>
        <w:rPr>
          <w:rStyle w:val="FootnoteReference"/>
        </w:rPr>
        <w:footnoteRef/>
      </w:r>
      <w:r>
        <w:t xml:space="preserve"> This latter category can be considered an ‘Other’ category.</w:t>
      </w:r>
    </w:p>
  </w:footnote>
  <w:footnote w:id="9">
    <w:p w14:paraId="3B0F0892" w14:textId="77777777" w:rsidR="0086540A" w:rsidRDefault="0086540A" w:rsidP="0086540A">
      <w:pPr>
        <w:pStyle w:val="FootnoteText"/>
      </w:pPr>
      <w:r>
        <w:rPr>
          <w:rStyle w:val="FootnoteReference"/>
        </w:rPr>
        <w:footnoteRef/>
      </w:r>
      <w:r>
        <w:t xml:space="preserve"> TOPs is the Training Opportunities scheme that was run by the Training Services Department of the Manpower Services Commission – it consists of a vocational guidance training course. </w:t>
      </w:r>
    </w:p>
  </w:footnote>
  <w:footnote w:id="10">
    <w:p w14:paraId="4AC88CB3" w14:textId="77777777" w:rsidR="0086540A" w:rsidRDefault="0086540A" w:rsidP="0086540A">
      <w:pPr>
        <w:pStyle w:val="FootnoteText"/>
      </w:pPr>
      <w:r>
        <w:rPr>
          <w:rStyle w:val="FootnoteReference"/>
        </w:rPr>
        <w:footnoteRef/>
      </w:r>
      <w:r>
        <w:t xml:space="preserve"> Either in Social Housing or privately rented accommodation. </w:t>
      </w:r>
    </w:p>
  </w:footnote>
  <w:footnote w:id="11">
    <w:p w14:paraId="493189EF" w14:textId="77777777" w:rsidR="00C95AE0" w:rsidRDefault="00C95AE0" w:rsidP="00C95AE0">
      <w:pPr>
        <w:pStyle w:val="FootnoteText"/>
      </w:pPr>
      <w:r>
        <w:rPr>
          <w:rStyle w:val="FootnoteReference"/>
        </w:rPr>
        <w:footnoteRef/>
      </w:r>
      <w:r>
        <w:t xml:space="preserve"> Discussed further in the ‘Registrar General Class Schema’ section below</w:t>
      </w:r>
    </w:p>
  </w:footnote>
  <w:footnote w:id="12">
    <w:p w14:paraId="0C857849" w14:textId="77777777" w:rsidR="00C95AE0" w:rsidRDefault="00C95AE0" w:rsidP="00C95AE0">
      <w:pPr>
        <w:pStyle w:val="FootnoteText"/>
      </w:pPr>
      <w:r>
        <w:rPr>
          <w:rStyle w:val="FootnoteReference"/>
        </w:rPr>
        <w:footnoteRef/>
      </w:r>
      <w:r>
        <w:t xml:space="preserve"> Again, discussed further in the ‘National Statistics Socio-Economic Classification’ section below</w:t>
      </w:r>
    </w:p>
  </w:footnote>
  <w:footnote w:id="13">
    <w:p w14:paraId="0ACA89B2" w14:textId="77777777" w:rsidR="0086540A" w:rsidRDefault="0086540A" w:rsidP="0086540A">
      <w:pPr>
        <w:pStyle w:val="FootnoteText"/>
      </w:pPr>
      <w:r>
        <w:rPr>
          <w:rStyle w:val="FootnoteReference"/>
        </w:rPr>
        <w:footnoteRef/>
      </w:r>
      <w:r>
        <w:t xml:space="preserve"> For a full descriptive breakdown see table 1.4</w:t>
      </w:r>
    </w:p>
  </w:footnote>
  <w:footnote w:id="14">
    <w:p w14:paraId="477521E7" w14:textId="774E7D78" w:rsidR="00542130" w:rsidRDefault="00542130">
      <w:pPr>
        <w:pStyle w:val="FootnoteText"/>
      </w:pPr>
      <w:r>
        <w:rPr>
          <w:rStyle w:val="FootnoteReference"/>
        </w:rPr>
        <w:footnoteRef/>
      </w:r>
      <w:r>
        <w:t xml:space="preserve"> The variable in question was acatnn236, a categorical variable. </w:t>
      </w:r>
    </w:p>
  </w:footnote>
  <w:footnote w:id="15">
    <w:p w14:paraId="2B42F4CF" w14:textId="6974F474" w:rsidR="00996C6F" w:rsidRDefault="00996C6F" w:rsidP="00996C6F">
      <w:pPr>
        <w:pStyle w:val="FootnoteText"/>
      </w:pPr>
      <w:r>
        <w:rPr>
          <w:rStyle w:val="FootnoteReference"/>
        </w:rPr>
        <w:footnoteRef/>
      </w:r>
      <w:r>
        <w:t xml:space="preserve"> See </w:t>
      </w:r>
      <w:r w:rsidR="00542130">
        <w:t>appendix for graphical visualisations of means and standard deviations of all imputed variables.</w:t>
      </w:r>
    </w:p>
  </w:footnote>
  <w:footnote w:id="16">
    <w:p w14:paraId="4A18C318" w14:textId="48AA5F4C" w:rsidR="004C2D73" w:rsidRDefault="004C2D73">
      <w:pPr>
        <w:pStyle w:val="FootnoteText"/>
      </w:pPr>
      <w:r>
        <w:rPr>
          <w:rStyle w:val="FootnoteReference"/>
        </w:rPr>
        <w:footnoteRef/>
      </w:r>
      <w:r>
        <w:t xml:space="preserve"> Tables in this section will be inserted at a later date, see .do file lines 952-955 for subsequent tables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78B7"/>
    <w:multiLevelType w:val="hybridMultilevel"/>
    <w:tmpl w:val="B964CA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F2B3DB3"/>
    <w:multiLevelType w:val="hybridMultilevel"/>
    <w:tmpl w:val="6BF2AC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10323861">
    <w:abstractNumId w:val="0"/>
  </w:num>
  <w:num w:numId="2" w16cid:durableId="114743599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xanne Connelly">
    <w15:presenceInfo w15:providerId="AD" w15:userId="S::rconnel2@ed.ac.uk::f238de02-da01-4830-85bd-bd26a6d5eb6c"/>
  </w15:person>
  <w15:person w15:author="Scott Oatley">
    <w15:presenceInfo w15:providerId="AD" w15:userId="S::s2265605@ed.ac.uk::8e3c7795-9f6e-483c-977c-2010901e54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4C56"/>
    <w:rsid w:val="0000520D"/>
    <w:rsid w:val="0001037F"/>
    <w:rsid w:val="00012DBD"/>
    <w:rsid w:val="00016FBB"/>
    <w:rsid w:val="000240C7"/>
    <w:rsid w:val="00040ECE"/>
    <w:rsid w:val="00042BE4"/>
    <w:rsid w:val="00051933"/>
    <w:rsid w:val="0005342F"/>
    <w:rsid w:val="00065BA4"/>
    <w:rsid w:val="00090D48"/>
    <w:rsid w:val="000A1333"/>
    <w:rsid w:val="000B6B7A"/>
    <w:rsid w:val="000D0B4E"/>
    <w:rsid w:val="000E06A2"/>
    <w:rsid w:val="000E23E4"/>
    <w:rsid w:val="000E60F3"/>
    <w:rsid w:val="000E65D6"/>
    <w:rsid w:val="001113BB"/>
    <w:rsid w:val="0011551E"/>
    <w:rsid w:val="001233EF"/>
    <w:rsid w:val="0013210A"/>
    <w:rsid w:val="00133F51"/>
    <w:rsid w:val="001449E6"/>
    <w:rsid w:val="00173331"/>
    <w:rsid w:val="0018170F"/>
    <w:rsid w:val="00194FA0"/>
    <w:rsid w:val="001B3491"/>
    <w:rsid w:val="001C07E3"/>
    <w:rsid w:val="001E3D6E"/>
    <w:rsid w:val="002020E2"/>
    <w:rsid w:val="00203676"/>
    <w:rsid w:val="002162EC"/>
    <w:rsid w:val="00216D9E"/>
    <w:rsid w:val="00220C73"/>
    <w:rsid w:val="00236307"/>
    <w:rsid w:val="0023760A"/>
    <w:rsid w:val="00241285"/>
    <w:rsid w:val="00241E6D"/>
    <w:rsid w:val="0024532F"/>
    <w:rsid w:val="00245DD0"/>
    <w:rsid w:val="002643A9"/>
    <w:rsid w:val="00265B8A"/>
    <w:rsid w:val="00273322"/>
    <w:rsid w:val="002A5610"/>
    <w:rsid w:val="002C1B1F"/>
    <w:rsid w:val="002C74F0"/>
    <w:rsid w:val="002D72DF"/>
    <w:rsid w:val="003040C6"/>
    <w:rsid w:val="00332AB9"/>
    <w:rsid w:val="00343CB4"/>
    <w:rsid w:val="00351C49"/>
    <w:rsid w:val="003628AC"/>
    <w:rsid w:val="003915B5"/>
    <w:rsid w:val="00395231"/>
    <w:rsid w:val="00396A37"/>
    <w:rsid w:val="00397605"/>
    <w:rsid w:val="003A19B6"/>
    <w:rsid w:val="003A1DBA"/>
    <w:rsid w:val="003C06C8"/>
    <w:rsid w:val="003C66CA"/>
    <w:rsid w:val="003D21F4"/>
    <w:rsid w:val="003D4E94"/>
    <w:rsid w:val="003E7783"/>
    <w:rsid w:val="00405D24"/>
    <w:rsid w:val="00424D86"/>
    <w:rsid w:val="00426CFF"/>
    <w:rsid w:val="00433AB1"/>
    <w:rsid w:val="0043646C"/>
    <w:rsid w:val="00443C1B"/>
    <w:rsid w:val="00464CA3"/>
    <w:rsid w:val="004A5564"/>
    <w:rsid w:val="004B2424"/>
    <w:rsid w:val="004B3325"/>
    <w:rsid w:val="004C2D73"/>
    <w:rsid w:val="004C4323"/>
    <w:rsid w:val="004D2489"/>
    <w:rsid w:val="00521CA9"/>
    <w:rsid w:val="0052350C"/>
    <w:rsid w:val="00523EDD"/>
    <w:rsid w:val="0054118B"/>
    <w:rsid w:val="00542130"/>
    <w:rsid w:val="00551B01"/>
    <w:rsid w:val="0056130B"/>
    <w:rsid w:val="0058319A"/>
    <w:rsid w:val="005903F4"/>
    <w:rsid w:val="005A78EE"/>
    <w:rsid w:val="005C395A"/>
    <w:rsid w:val="005C5BC8"/>
    <w:rsid w:val="005D372E"/>
    <w:rsid w:val="005E7306"/>
    <w:rsid w:val="00600D07"/>
    <w:rsid w:val="006338F0"/>
    <w:rsid w:val="00666A02"/>
    <w:rsid w:val="006804CE"/>
    <w:rsid w:val="006A757D"/>
    <w:rsid w:val="006B2753"/>
    <w:rsid w:val="006D0117"/>
    <w:rsid w:val="00707BF6"/>
    <w:rsid w:val="00714BE4"/>
    <w:rsid w:val="00732D4C"/>
    <w:rsid w:val="0074663F"/>
    <w:rsid w:val="0075688D"/>
    <w:rsid w:val="00795A18"/>
    <w:rsid w:val="007F0032"/>
    <w:rsid w:val="0080403E"/>
    <w:rsid w:val="008047EA"/>
    <w:rsid w:val="00811D1A"/>
    <w:rsid w:val="00815D80"/>
    <w:rsid w:val="008214E7"/>
    <w:rsid w:val="008446E3"/>
    <w:rsid w:val="008527C4"/>
    <w:rsid w:val="0086540A"/>
    <w:rsid w:val="008A6467"/>
    <w:rsid w:val="008C0E7A"/>
    <w:rsid w:val="008D4603"/>
    <w:rsid w:val="008E2E54"/>
    <w:rsid w:val="009071CF"/>
    <w:rsid w:val="009213FB"/>
    <w:rsid w:val="009564E2"/>
    <w:rsid w:val="0095687E"/>
    <w:rsid w:val="00974364"/>
    <w:rsid w:val="009842D2"/>
    <w:rsid w:val="00996C6F"/>
    <w:rsid w:val="009A2BD2"/>
    <w:rsid w:val="009A4CC5"/>
    <w:rsid w:val="009C0602"/>
    <w:rsid w:val="009C6036"/>
    <w:rsid w:val="00A13536"/>
    <w:rsid w:val="00A17725"/>
    <w:rsid w:val="00A4583D"/>
    <w:rsid w:val="00A4695B"/>
    <w:rsid w:val="00AB4878"/>
    <w:rsid w:val="00AC5228"/>
    <w:rsid w:val="00AC5AF1"/>
    <w:rsid w:val="00AC75CA"/>
    <w:rsid w:val="00AF0225"/>
    <w:rsid w:val="00B508BC"/>
    <w:rsid w:val="00B73CBD"/>
    <w:rsid w:val="00B774DD"/>
    <w:rsid w:val="00B853C6"/>
    <w:rsid w:val="00BA5CB4"/>
    <w:rsid w:val="00BB0F03"/>
    <w:rsid w:val="00BC7955"/>
    <w:rsid w:val="00BD13CF"/>
    <w:rsid w:val="00BD7EC8"/>
    <w:rsid w:val="00C3642C"/>
    <w:rsid w:val="00C770F4"/>
    <w:rsid w:val="00C95AE0"/>
    <w:rsid w:val="00C96544"/>
    <w:rsid w:val="00CB38A1"/>
    <w:rsid w:val="00CD39F3"/>
    <w:rsid w:val="00CE2122"/>
    <w:rsid w:val="00CF007F"/>
    <w:rsid w:val="00D021AF"/>
    <w:rsid w:val="00D045BC"/>
    <w:rsid w:val="00D403E2"/>
    <w:rsid w:val="00D477C8"/>
    <w:rsid w:val="00D57452"/>
    <w:rsid w:val="00D64217"/>
    <w:rsid w:val="00D714E6"/>
    <w:rsid w:val="00D816FA"/>
    <w:rsid w:val="00DA41C9"/>
    <w:rsid w:val="00DA694D"/>
    <w:rsid w:val="00DE22AB"/>
    <w:rsid w:val="00E14C56"/>
    <w:rsid w:val="00E612BB"/>
    <w:rsid w:val="00E71A5F"/>
    <w:rsid w:val="00E80C31"/>
    <w:rsid w:val="00E81E09"/>
    <w:rsid w:val="00EA04B1"/>
    <w:rsid w:val="00EB018F"/>
    <w:rsid w:val="00EB4B4D"/>
    <w:rsid w:val="00EB5D9A"/>
    <w:rsid w:val="00EC0788"/>
    <w:rsid w:val="00EC163E"/>
    <w:rsid w:val="00EE2BBE"/>
    <w:rsid w:val="00EF5A81"/>
    <w:rsid w:val="00F01773"/>
    <w:rsid w:val="00F04C86"/>
    <w:rsid w:val="00F17A1F"/>
    <w:rsid w:val="00F22A7D"/>
    <w:rsid w:val="00F22F46"/>
    <w:rsid w:val="00F723A6"/>
    <w:rsid w:val="00FA3358"/>
    <w:rsid w:val="00FB2CFC"/>
    <w:rsid w:val="00FF4D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5DAA9"/>
  <w15:docId w15:val="{7A6F81BF-D5C9-4FA9-84FB-49ACBA926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4C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1B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65B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22F4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E730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4C5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1B01"/>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8D460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D4603"/>
    <w:rPr>
      <w:rFonts w:eastAsiaTheme="minorEastAsia"/>
      <w:color w:val="5A5A5A" w:themeColor="text1" w:themeTint="A5"/>
      <w:spacing w:val="15"/>
    </w:rPr>
  </w:style>
  <w:style w:type="character" w:customStyle="1" w:styleId="highlight">
    <w:name w:val="highlight"/>
    <w:basedOn w:val="DefaultParagraphFont"/>
    <w:rsid w:val="008D4603"/>
  </w:style>
  <w:style w:type="paragraph" w:styleId="BodyText">
    <w:name w:val="Body Text"/>
    <w:basedOn w:val="Normal"/>
    <w:link w:val="BodyTextChar"/>
    <w:uiPriority w:val="1"/>
    <w:qFormat/>
    <w:rsid w:val="00521CA9"/>
    <w:pPr>
      <w:widowControl w:val="0"/>
      <w:autoSpaceDE w:val="0"/>
      <w:autoSpaceDN w:val="0"/>
      <w:spacing w:after="0" w:line="240" w:lineRule="auto"/>
    </w:pPr>
    <w:rPr>
      <w:rFonts w:ascii="Arial Narrow" w:eastAsia="Arial Narrow" w:hAnsi="Arial Narrow" w:cs="Arial Narrow"/>
      <w:sz w:val="24"/>
      <w:szCs w:val="24"/>
      <w:lang w:eastAsia="en-GB" w:bidi="en-GB"/>
    </w:rPr>
  </w:style>
  <w:style w:type="character" w:customStyle="1" w:styleId="BodyTextChar">
    <w:name w:val="Body Text Char"/>
    <w:basedOn w:val="DefaultParagraphFont"/>
    <w:link w:val="BodyText"/>
    <w:uiPriority w:val="1"/>
    <w:rsid w:val="00521CA9"/>
    <w:rPr>
      <w:rFonts w:ascii="Arial Narrow" w:eastAsia="Arial Narrow" w:hAnsi="Arial Narrow" w:cs="Arial Narrow"/>
      <w:sz w:val="24"/>
      <w:szCs w:val="24"/>
      <w:lang w:eastAsia="en-GB" w:bidi="en-GB"/>
    </w:rPr>
  </w:style>
  <w:style w:type="paragraph" w:styleId="ListParagraph">
    <w:name w:val="List Paragraph"/>
    <w:basedOn w:val="Normal"/>
    <w:uiPriority w:val="1"/>
    <w:qFormat/>
    <w:rsid w:val="00521CA9"/>
    <w:pPr>
      <w:widowControl w:val="0"/>
      <w:autoSpaceDE w:val="0"/>
      <w:autoSpaceDN w:val="0"/>
      <w:spacing w:after="0" w:line="240" w:lineRule="auto"/>
      <w:ind w:left="950" w:hanging="360"/>
    </w:pPr>
    <w:rPr>
      <w:rFonts w:ascii="Arial Narrow" w:eastAsia="Arial Narrow" w:hAnsi="Arial Narrow" w:cs="Arial Narrow"/>
      <w:lang w:eastAsia="en-GB" w:bidi="en-GB"/>
    </w:rPr>
  </w:style>
  <w:style w:type="paragraph" w:styleId="Bibliography">
    <w:name w:val="Bibliography"/>
    <w:basedOn w:val="Normal"/>
    <w:next w:val="Normal"/>
    <w:uiPriority w:val="37"/>
    <w:unhideWhenUsed/>
    <w:rsid w:val="00216D9E"/>
    <w:pPr>
      <w:spacing w:after="240" w:line="240" w:lineRule="auto"/>
    </w:pPr>
  </w:style>
  <w:style w:type="paragraph" w:styleId="FootnoteText">
    <w:name w:val="footnote text"/>
    <w:basedOn w:val="Normal"/>
    <w:link w:val="FootnoteTextChar"/>
    <w:uiPriority w:val="99"/>
    <w:semiHidden/>
    <w:unhideWhenUsed/>
    <w:rsid w:val="00CE21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2122"/>
    <w:rPr>
      <w:sz w:val="20"/>
      <w:szCs w:val="20"/>
    </w:rPr>
  </w:style>
  <w:style w:type="character" w:styleId="FootnoteReference">
    <w:name w:val="footnote reference"/>
    <w:basedOn w:val="DefaultParagraphFont"/>
    <w:uiPriority w:val="99"/>
    <w:semiHidden/>
    <w:unhideWhenUsed/>
    <w:rsid w:val="00CE2122"/>
    <w:rPr>
      <w:vertAlign w:val="superscript"/>
    </w:rPr>
  </w:style>
  <w:style w:type="table" w:styleId="TableGrid">
    <w:name w:val="Table Grid"/>
    <w:basedOn w:val="TableNormal"/>
    <w:uiPriority w:val="59"/>
    <w:rsid w:val="00AB4878"/>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3A19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19B6"/>
  </w:style>
  <w:style w:type="paragraph" w:styleId="Footer">
    <w:name w:val="footer"/>
    <w:basedOn w:val="Normal"/>
    <w:link w:val="FooterChar"/>
    <w:uiPriority w:val="99"/>
    <w:unhideWhenUsed/>
    <w:rsid w:val="003A19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19B6"/>
  </w:style>
  <w:style w:type="paragraph" w:styleId="TOCHeading">
    <w:name w:val="TOC Heading"/>
    <w:basedOn w:val="Heading1"/>
    <w:next w:val="Normal"/>
    <w:uiPriority w:val="39"/>
    <w:unhideWhenUsed/>
    <w:qFormat/>
    <w:rsid w:val="00090D48"/>
    <w:pPr>
      <w:outlineLvl w:val="9"/>
    </w:pPr>
    <w:rPr>
      <w:lang w:val="en-US"/>
    </w:rPr>
  </w:style>
  <w:style w:type="paragraph" w:styleId="TOC1">
    <w:name w:val="toc 1"/>
    <w:basedOn w:val="Normal"/>
    <w:next w:val="Normal"/>
    <w:autoRedefine/>
    <w:uiPriority w:val="39"/>
    <w:unhideWhenUsed/>
    <w:rsid w:val="00133F51"/>
    <w:pPr>
      <w:tabs>
        <w:tab w:val="right" w:leader="dot" w:pos="9016"/>
      </w:tabs>
      <w:spacing w:after="100"/>
    </w:pPr>
  </w:style>
  <w:style w:type="paragraph" w:styleId="TOC2">
    <w:name w:val="toc 2"/>
    <w:basedOn w:val="Normal"/>
    <w:next w:val="Normal"/>
    <w:autoRedefine/>
    <w:uiPriority w:val="39"/>
    <w:unhideWhenUsed/>
    <w:rsid w:val="00090D48"/>
    <w:pPr>
      <w:spacing w:after="100"/>
      <w:ind w:left="220"/>
    </w:pPr>
  </w:style>
  <w:style w:type="paragraph" w:styleId="TOC3">
    <w:name w:val="toc 3"/>
    <w:basedOn w:val="Normal"/>
    <w:next w:val="Normal"/>
    <w:autoRedefine/>
    <w:uiPriority w:val="39"/>
    <w:unhideWhenUsed/>
    <w:rsid w:val="00090D48"/>
    <w:pPr>
      <w:spacing w:after="100"/>
      <w:ind w:left="440"/>
    </w:pPr>
    <w:rPr>
      <w:rFonts w:eastAsiaTheme="minorEastAsia"/>
      <w:lang w:eastAsia="en-GB"/>
    </w:rPr>
  </w:style>
  <w:style w:type="paragraph" w:styleId="TOC4">
    <w:name w:val="toc 4"/>
    <w:basedOn w:val="Normal"/>
    <w:next w:val="Normal"/>
    <w:autoRedefine/>
    <w:uiPriority w:val="39"/>
    <w:unhideWhenUsed/>
    <w:rsid w:val="00090D48"/>
    <w:pPr>
      <w:spacing w:after="100"/>
      <w:ind w:left="660"/>
    </w:pPr>
    <w:rPr>
      <w:rFonts w:eastAsiaTheme="minorEastAsia"/>
      <w:lang w:eastAsia="en-GB"/>
    </w:rPr>
  </w:style>
  <w:style w:type="paragraph" w:styleId="TOC5">
    <w:name w:val="toc 5"/>
    <w:basedOn w:val="Normal"/>
    <w:next w:val="Normal"/>
    <w:autoRedefine/>
    <w:uiPriority w:val="39"/>
    <w:unhideWhenUsed/>
    <w:rsid w:val="00090D48"/>
    <w:pPr>
      <w:spacing w:after="100"/>
      <w:ind w:left="880"/>
    </w:pPr>
    <w:rPr>
      <w:rFonts w:eastAsiaTheme="minorEastAsia"/>
      <w:lang w:eastAsia="en-GB"/>
    </w:rPr>
  </w:style>
  <w:style w:type="paragraph" w:styleId="TOC6">
    <w:name w:val="toc 6"/>
    <w:basedOn w:val="Normal"/>
    <w:next w:val="Normal"/>
    <w:autoRedefine/>
    <w:uiPriority w:val="39"/>
    <w:unhideWhenUsed/>
    <w:rsid w:val="00090D48"/>
    <w:pPr>
      <w:spacing w:after="100"/>
      <w:ind w:left="1100"/>
    </w:pPr>
    <w:rPr>
      <w:rFonts w:eastAsiaTheme="minorEastAsia"/>
      <w:lang w:eastAsia="en-GB"/>
    </w:rPr>
  </w:style>
  <w:style w:type="paragraph" w:styleId="TOC7">
    <w:name w:val="toc 7"/>
    <w:basedOn w:val="Normal"/>
    <w:next w:val="Normal"/>
    <w:autoRedefine/>
    <w:uiPriority w:val="39"/>
    <w:unhideWhenUsed/>
    <w:rsid w:val="00090D48"/>
    <w:pPr>
      <w:spacing w:after="100"/>
      <w:ind w:left="1320"/>
    </w:pPr>
    <w:rPr>
      <w:rFonts w:eastAsiaTheme="minorEastAsia"/>
      <w:lang w:eastAsia="en-GB"/>
    </w:rPr>
  </w:style>
  <w:style w:type="paragraph" w:styleId="TOC8">
    <w:name w:val="toc 8"/>
    <w:basedOn w:val="Normal"/>
    <w:next w:val="Normal"/>
    <w:autoRedefine/>
    <w:uiPriority w:val="39"/>
    <w:unhideWhenUsed/>
    <w:rsid w:val="00090D48"/>
    <w:pPr>
      <w:spacing w:after="100"/>
      <w:ind w:left="1540"/>
    </w:pPr>
    <w:rPr>
      <w:rFonts w:eastAsiaTheme="minorEastAsia"/>
      <w:lang w:eastAsia="en-GB"/>
    </w:rPr>
  </w:style>
  <w:style w:type="paragraph" w:styleId="TOC9">
    <w:name w:val="toc 9"/>
    <w:basedOn w:val="Normal"/>
    <w:next w:val="Normal"/>
    <w:autoRedefine/>
    <w:uiPriority w:val="39"/>
    <w:unhideWhenUsed/>
    <w:rsid w:val="00090D48"/>
    <w:pPr>
      <w:spacing w:after="100"/>
      <w:ind w:left="1760"/>
    </w:pPr>
    <w:rPr>
      <w:rFonts w:eastAsiaTheme="minorEastAsia"/>
      <w:lang w:eastAsia="en-GB"/>
    </w:rPr>
  </w:style>
  <w:style w:type="character" w:styleId="Hyperlink">
    <w:name w:val="Hyperlink"/>
    <w:basedOn w:val="DefaultParagraphFont"/>
    <w:uiPriority w:val="99"/>
    <w:unhideWhenUsed/>
    <w:rsid w:val="00090D48"/>
    <w:rPr>
      <w:color w:val="0563C1" w:themeColor="hyperlink"/>
      <w:u w:val="single"/>
    </w:rPr>
  </w:style>
  <w:style w:type="character" w:customStyle="1" w:styleId="UnresolvedMention1">
    <w:name w:val="Unresolved Mention1"/>
    <w:basedOn w:val="DefaultParagraphFont"/>
    <w:uiPriority w:val="99"/>
    <w:semiHidden/>
    <w:unhideWhenUsed/>
    <w:rsid w:val="00090D48"/>
    <w:rPr>
      <w:color w:val="605E5C"/>
      <w:shd w:val="clear" w:color="auto" w:fill="E1DFDD"/>
    </w:rPr>
  </w:style>
  <w:style w:type="table" w:styleId="GridTable2">
    <w:name w:val="Grid Table 2"/>
    <w:basedOn w:val="TableNormal"/>
    <w:uiPriority w:val="47"/>
    <w:rsid w:val="0097436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996C6F"/>
    <w:pPr>
      <w:spacing w:after="200" w:line="240" w:lineRule="auto"/>
    </w:pPr>
    <w:rPr>
      <w:b/>
      <w:bCs/>
      <w:color w:val="4472C4" w:themeColor="accent1"/>
      <w:sz w:val="18"/>
      <w:szCs w:val="18"/>
      <w:lang w:val="en-US"/>
    </w:rPr>
  </w:style>
  <w:style w:type="character" w:styleId="PlaceholderText">
    <w:name w:val="Placeholder Text"/>
    <w:basedOn w:val="DefaultParagraphFont"/>
    <w:uiPriority w:val="99"/>
    <w:semiHidden/>
    <w:rsid w:val="00996C6F"/>
    <w:rPr>
      <w:color w:val="808080"/>
    </w:rPr>
  </w:style>
  <w:style w:type="character" w:customStyle="1" w:styleId="Heading3Char">
    <w:name w:val="Heading 3 Char"/>
    <w:basedOn w:val="DefaultParagraphFont"/>
    <w:link w:val="Heading3"/>
    <w:uiPriority w:val="9"/>
    <w:rsid w:val="00265B8A"/>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016FB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016FBB"/>
    <w:rPr>
      <w:b/>
      <w:bCs/>
    </w:rPr>
  </w:style>
  <w:style w:type="character" w:styleId="CommentReference">
    <w:name w:val="annotation reference"/>
    <w:basedOn w:val="DefaultParagraphFont"/>
    <w:uiPriority w:val="99"/>
    <w:semiHidden/>
    <w:unhideWhenUsed/>
    <w:rsid w:val="00A4695B"/>
    <w:rPr>
      <w:sz w:val="16"/>
      <w:szCs w:val="16"/>
    </w:rPr>
  </w:style>
  <w:style w:type="paragraph" w:styleId="CommentText">
    <w:name w:val="annotation text"/>
    <w:basedOn w:val="Normal"/>
    <w:link w:val="CommentTextChar"/>
    <w:uiPriority w:val="99"/>
    <w:unhideWhenUsed/>
    <w:rsid w:val="00A4695B"/>
    <w:pPr>
      <w:spacing w:line="240" w:lineRule="auto"/>
    </w:pPr>
    <w:rPr>
      <w:sz w:val="20"/>
      <w:szCs w:val="20"/>
    </w:rPr>
  </w:style>
  <w:style w:type="character" w:customStyle="1" w:styleId="CommentTextChar">
    <w:name w:val="Comment Text Char"/>
    <w:basedOn w:val="DefaultParagraphFont"/>
    <w:link w:val="CommentText"/>
    <w:uiPriority w:val="99"/>
    <w:rsid w:val="00A4695B"/>
    <w:rPr>
      <w:sz w:val="20"/>
      <w:szCs w:val="20"/>
    </w:rPr>
  </w:style>
  <w:style w:type="paragraph" w:styleId="CommentSubject">
    <w:name w:val="annotation subject"/>
    <w:basedOn w:val="CommentText"/>
    <w:next w:val="CommentText"/>
    <w:link w:val="CommentSubjectChar"/>
    <w:uiPriority w:val="99"/>
    <w:semiHidden/>
    <w:unhideWhenUsed/>
    <w:rsid w:val="00A4695B"/>
    <w:rPr>
      <w:b/>
      <w:bCs/>
    </w:rPr>
  </w:style>
  <w:style w:type="character" w:customStyle="1" w:styleId="CommentSubjectChar">
    <w:name w:val="Comment Subject Char"/>
    <w:basedOn w:val="CommentTextChar"/>
    <w:link w:val="CommentSubject"/>
    <w:uiPriority w:val="99"/>
    <w:semiHidden/>
    <w:rsid w:val="00A4695B"/>
    <w:rPr>
      <w:b/>
      <w:bCs/>
      <w:sz w:val="20"/>
      <w:szCs w:val="20"/>
    </w:rPr>
  </w:style>
  <w:style w:type="paragraph" w:styleId="Revision">
    <w:name w:val="Revision"/>
    <w:hidden/>
    <w:uiPriority w:val="99"/>
    <w:semiHidden/>
    <w:rsid w:val="002162EC"/>
    <w:pPr>
      <w:spacing w:after="0" w:line="240" w:lineRule="auto"/>
    </w:pPr>
  </w:style>
  <w:style w:type="paragraph" w:styleId="BalloonText">
    <w:name w:val="Balloon Text"/>
    <w:basedOn w:val="Normal"/>
    <w:link w:val="BalloonTextChar"/>
    <w:uiPriority w:val="99"/>
    <w:semiHidden/>
    <w:unhideWhenUsed/>
    <w:rsid w:val="00EA04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04B1"/>
    <w:rPr>
      <w:rFonts w:ascii="Segoe UI" w:hAnsi="Segoe UI" w:cs="Segoe UI"/>
      <w:sz w:val="18"/>
      <w:szCs w:val="18"/>
    </w:rPr>
  </w:style>
  <w:style w:type="character" w:styleId="UnresolvedMention">
    <w:name w:val="Unresolved Mention"/>
    <w:basedOn w:val="DefaultParagraphFont"/>
    <w:uiPriority w:val="99"/>
    <w:semiHidden/>
    <w:unhideWhenUsed/>
    <w:rsid w:val="00D477C8"/>
    <w:rPr>
      <w:color w:val="605E5C"/>
      <w:shd w:val="clear" w:color="auto" w:fill="E1DFDD"/>
    </w:rPr>
  </w:style>
  <w:style w:type="paragraph" w:customStyle="1" w:styleId="pf0">
    <w:name w:val="pf0"/>
    <w:basedOn w:val="Normal"/>
    <w:rsid w:val="00EB018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f01">
    <w:name w:val="cf01"/>
    <w:basedOn w:val="DefaultParagraphFont"/>
    <w:rsid w:val="00EB018F"/>
    <w:rPr>
      <w:rFonts w:ascii="Segoe UI" w:hAnsi="Segoe UI" w:cs="Segoe UI" w:hint="default"/>
      <w:sz w:val="18"/>
      <w:szCs w:val="18"/>
    </w:rPr>
  </w:style>
  <w:style w:type="character" w:customStyle="1" w:styleId="Heading4Char">
    <w:name w:val="Heading 4 Char"/>
    <w:basedOn w:val="DefaultParagraphFont"/>
    <w:link w:val="Heading4"/>
    <w:uiPriority w:val="9"/>
    <w:rsid w:val="00F22F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E7306"/>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434918">
      <w:bodyDiv w:val="1"/>
      <w:marLeft w:val="0"/>
      <w:marRight w:val="0"/>
      <w:marTop w:val="0"/>
      <w:marBottom w:val="0"/>
      <w:divBdr>
        <w:top w:val="none" w:sz="0" w:space="0" w:color="auto"/>
        <w:left w:val="none" w:sz="0" w:space="0" w:color="auto"/>
        <w:bottom w:val="none" w:sz="0" w:space="0" w:color="auto"/>
        <w:right w:val="none" w:sz="0" w:space="0" w:color="auto"/>
      </w:divBdr>
    </w:div>
    <w:div w:id="1307978805">
      <w:bodyDiv w:val="1"/>
      <w:marLeft w:val="0"/>
      <w:marRight w:val="0"/>
      <w:marTop w:val="0"/>
      <w:marBottom w:val="0"/>
      <w:divBdr>
        <w:top w:val="none" w:sz="0" w:space="0" w:color="auto"/>
        <w:left w:val="none" w:sz="0" w:space="0" w:color="auto"/>
        <w:bottom w:val="none" w:sz="0" w:space="0" w:color="auto"/>
        <w:right w:val="none" w:sz="0" w:space="0" w:color="auto"/>
      </w:divBdr>
    </w:div>
    <w:div w:id="13627826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jpg"/><Relationship Id="rId18" Type="http://schemas.openxmlformats.org/officeDocument/2006/relationships/image" Target="media/image5.jp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jp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g"/><Relationship Id="rId10" Type="http://schemas.microsoft.com/office/2016/09/relationships/commentsIds" Target="commentsIds.xml"/><Relationship Id="rId19" Type="http://schemas.openxmlformats.org/officeDocument/2006/relationships/image" Target="media/image6.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9.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916C6E-905D-4083-B44B-ADCC5189B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92</Pages>
  <Words>72666</Words>
  <Characters>412748</Characters>
  <Application>Microsoft Office Word</Application>
  <DocSecurity>0</DocSecurity>
  <Lines>18761</Lines>
  <Paragraphs>9334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Oatley</dc:creator>
  <cp:keywords/>
  <dc:description/>
  <cp:lastModifiedBy>Scott Oatley</cp:lastModifiedBy>
  <cp:revision>2</cp:revision>
  <dcterms:created xsi:type="dcterms:W3CDTF">2023-04-03T08:35:00Z</dcterms:created>
  <dcterms:modified xsi:type="dcterms:W3CDTF">2023-04-03T08:35:00Z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id="LOkrwE85"/&gt;&lt;style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